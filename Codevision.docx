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A407" w14:textId="77777777" w:rsidR="00E32082" w:rsidRDefault="00E32082">
      <w:pPr>
        <w:pStyle w:val="BodyText"/>
      </w:pPr>
      <w:bookmarkStart w:id="0" w:name="bkRunHead"/>
    </w:p>
    <w:p w14:paraId="51419CB3" w14:textId="77777777" w:rsidR="00E32082" w:rsidRDefault="00E32082">
      <w:pPr>
        <w:pStyle w:val="BodyText"/>
      </w:pPr>
    </w:p>
    <w:p w14:paraId="5D25581E" w14:textId="253F5E94" w:rsidR="00E32082" w:rsidRDefault="00E32082">
      <w:pPr>
        <w:pStyle w:val="BodyText"/>
      </w:pPr>
    </w:p>
    <w:p w14:paraId="7CB24F9C" w14:textId="0C450C8A" w:rsidR="00E32082" w:rsidRDefault="00683BEF" w:rsidP="00683BEF">
      <w:pPr>
        <w:pStyle w:val="BodyText"/>
        <w:jc w:val="center"/>
      </w:pPr>
      <w:r>
        <w:rPr>
          <w:noProof/>
        </w:rPr>
        <w:drawing>
          <wp:inline distT="0" distB="0" distL="0" distR="0" wp14:anchorId="4FFED150" wp14:editId="0A061291">
            <wp:extent cx="3968750" cy="1165608"/>
            <wp:effectExtent l="0" t="0" r="0" b="0"/>
            <wp:docPr id="1" name="Imagem 1" descr="Uma imagem com alimen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alimentaçã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986281" cy="1170757"/>
                    </a:xfrm>
                    <a:prstGeom prst="rect">
                      <a:avLst/>
                    </a:prstGeom>
                  </pic:spPr>
                </pic:pic>
              </a:graphicData>
            </a:graphic>
          </wp:inline>
        </w:drawing>
      </w:r>
    </w:p>
    <w:p w14:paraId="5FA51645" w14:textId="77777777" w:rsidR="00E32082" w:rsidRPr="00B731BA" w:rsidRDefault="00E32082">
      <w:pPr>
        <w:pStyle w:val="BodyText"/>
        <w:rPr>
          <w:rFonts w:asciiTheme="minorHAnsi" w:hAnsiTheme="minorHAnsi" w:cstheme="minorHAnsi"/>
        </w:rPr>
      </w:pPr>
    </w:p>
    <w:p w14:paraId="5B5445FB" w14:textId="77777777" w:rsidR="00E32082" w:rsidRPr="00B731BA" w:rsidRDefault="00E32082">
      <w:pPr>
        <w:pStyle w:val="BodyText"/>
        <w:rPr>
          <w:rFonts w:asciiTheme="minorHAnsi" w:hAnsiTheme="minorHAnsi" w:cstheme="minorHAnsi"/>
        </w:rPr>
      </w:pPr>
    </w:p>
    <w:p w14:paraId="4B0DA41F" w14:textId="77777777" w:rsidR="00E32082" w:rsidRPr="00B731BA" w:rsidRDefault="00E32082">
      <w:pPr>
        <w:pStyle w:val="BodyText"/>
        <w:rPr>
          <w:rFonts w:asciiTheme="minorHAnsi" w:hAnsiTheme="minorHAnsi" w:cstheme="minorHAnsi"/>
        </w:rPr>
      </w:pPr>
    </w:p>
    <w:p w14:paraId="655E0F5A" w14:textId="77777777" w:rsidR="00E32082" w:rsidRPr="00B731BA" w:rsidRDefault="00E32082" w:rsidP="00E32082">
      <w:pPr>
        <w:pStyle w:val="Title"/>
        <w:jc w:val="center"/>
        <w:rPr>
          <w:rFonts w:asciiTheme="minorHAnsi" w:hAnsiTheme="minorHAnsi" w:cstheme="minorHAnsi"/>
          <w:b/>
          <w:color w:val="000000"/>
          <w:sz w:val="36"/>
          <w:szCs w:val="36"/>
        </w:rPr>
      </w:pPr>
    </w:p>
    <w:p w14:paraId="647FE495" w14:textId="6ACAE8E0" w:rsidR="00E32082" w:rsidRPr="00B731BA" w:rsidRDefault="00E32082" w:rsidP="00E32082">
      <w:pPr>
        <w:pStyle w:val="Title"/>
        <w:jc w:val="center"/>
        <w:rPr>
          <w:rFonts w:asciiTheme="minorHAnsi" w:hAnsiTheme="minorHAnsi" w:cstheme="minorHAnsi"/>
          <w:b/>
          <w:color w:val="000000"/>
          <w:sz w:val="36"/>
          <w:szCs w:val="36"/>
        </w:rPr>
      </w:pPr>
      <w:r w:rsidRPr="00B731BA">
        <w:rPr>
          <w:rFonts w:asciiTheme="minorHAnsi" w:hAnsiTheme="minorHAnsi" w:cstheme="minorHAnsi"/>
          <w:b/>
          <w:color w:val="000000"/>
          <w:sz w:val="36"/>
          <w:szCs w:val="36"/>
        </w:rPr>
        <w:t>Relatório</w:t>
      </w:r>
      <w:r w:rsidR="00B731BA">
        <w:rPr>
          <w:rFonts w:asciiTheme="minorHAnsi" w:hAnsiTheme="minorHAnsi" w:cstheme="minorHAnsi"/>
          <w:b/>
          <w:color w:val="000000"/>
          <w:sz w:val="36"/>
          <w:szCs w:val="36"/>
        </w:rPr>
        <w:t xml:space="preserve"> de</w:t>
      </w:r>
      <w:r w:rsidRPr="00B731BA">
        <w:rPr>
          <w:rFonts w:asciiTheme="minorHAnsi" w:hAnsiTheme="minorHAnsi" w:cstheme="minorHAnsi"/>
          <w:b/>
          <w:color w:val="000000"/>
          <w:sz w:val="36"/>
          <w:szCs w:val="36"/>
        </w:rPr>
        <w:t xml:space="preserve"> </w:t>
      </w:r>
      <w:r w:rsidR="00927966">
        <w:rPr>
          <w:rFonts w:asciiTheme="minorHAnsi" w:hAnsiTheme="minorHAnsi" w:cstheme="minorHAnsi"/>
          <w:b/>
          <w:color w:val="000000"/>
          <w:sz w:val="36"/>
          <w:szCs w:val="36"/>
        </w:rPr>
        <w:t>Gestão</w:t>
      </w:r>
    </w:p>
    <w:p w14:paraId="19710FC2" w14:textId="5DF5B5C6" w:rsidR="00E32082" w:rsidRPr="00B731BA" w:rsidRDefault="00927966" w:rsidP="00E32082">
      <w:pPr>
        <w:jc w:val="center"/>
        <w:rPr>
          <w:rFonts w:asciiTheme="minorHAnsi" w:hAnsiTheme="minorHAnsi" w:cstheme="minorHAnsi"/>
          <w:b/>
          <w:bCs/>
          <w:sz w:val="28"/>
          <w:szCs w:val="28"/>
        </w:rPr>
      </w:pPr>
      <w:r>
        <w:rPr>
          <w:rFonts w:asciiTheme="minorHAnsi" w:hAnsiTheme="minorHAnsi" w:cstheme="minorHAnsi"/>
          <w:b/>
          <w:bCs/>
          <w:sz w:val="28"/>
          <w:szCs w:val="28"/>
        </w:rPr>
        <w:t xml:space="preserve">Codevision </w:t>
      </w:r>
      <w:r w:rsidR="008A7077">
        <w:rPr>
          <w:rFonts w:asciiTheme="minorHAnsi" w:hAnsiTheme="minorHAnsi" w:cstheme="minorHAnsi"/>
          <w:b/>
          <w:bCs/>
          <w:sz w:val="28"/>
          <w:szCs w:val="28"/>
        </w:rPr>
        <w:t>In</w:t>
      </w:r>
      <w:r w:rsidR="00A466AC">
        <w:rPr>
          <w:rFonts w:asciiTheme="minorHAnsi" w:hAnsiTheme="minorHAnsi" w:cstheme="minorHAnsi"/>
          <w:b/>
          <w:bCs/>
          <w:sz w:val="28"/>
          <w:szCs w:val="28"/>
        </w:rPr>
        <w:t>n</w:t>
      </w:r>
      <w:r w:rsidR="003D4B13">
        <w:rPr>
          <w:rFonts w:asciiTheme="minorHAnsi" w:hAnsiTheme="minorHAnsi" w:cstheme="minorHAnsi"/>
          <w:b/>
          <w:bCs/>
          <w:sz w:val="28"/>
          <w:szCs w:val="28"/>
        </w:rPr>
        <w:t>ova</w:t>
      </w:r>
      <w:r w:rsidR="00B416C9">
        <w:rPr>
          <w:rFonts w:asciiTheme="minorHAnsi" w:hAnsiTheme="minorHAnsi" w:cstheme="minorHAnsi"/>
          <w:b/>
          <w:bCs/>
          <w:sz w:val="28"/>
          <w:szCs w:val="28"/>
        </w:rPr>
        <w:t>ting</w:t>
      </w:r>
      <w:r w:rsidR="00A466AC">
        <w:rPr>
          <w:rFonts w:asciiTheme="minorHAnsi" w:hAnsiTheme="minorHAnsi" w:cstheme="minorHAnsi"/>
          <w:b/>
          <w:bCs/>
          <w:sz w:val="28"/>
          <w:szCs w:val="28"/>
        </w:rPr>
        <w:t xml:space="preserve"> Education SA</w:t>
      </w:r>
    </w:p>
    <w:p w14:paraId="217640F9" w14:textId="77777777" w:rsidR="00E32082" w:rsidRPr="00B731BA" w:rsidRDefault="00E32082">
      <w:pPr>
        <w:pStyle w:val="BodyText"/>
        <w:rPr>
          <w:rFonts w:asciiTheme="minorHAnsi" w:hAnsiTheme="minorHAnsi" w:cstheme="minorHAnsi"/>
        </w:rPr>
      </w:pPr>
    </w:p>
    <w:bookmarkEnd w:id="0"/>
    <w:p w14:paraId="50A74C79" w14:textId="77777777" w:rsidR="00E32082" w:rsidRPr="00B731BA" w:rsidRDefault="00E32082">
      <w:pPr>
        <w:pStyle w:val="BodyText"/>
        <w:rPr>
          <w:rFonts w:asciiTheme="minorHAnsi" w:hAnsiTheme="minorHAnsi" w:cstheme="minorHAnsi"/>
        </w:rPr>
      </w:pPr>
    </w:p>
    <w:p w14:paraId="164FD267" w14:textId="3DD53A15" w:rsidR="00CA01E1" w:rsidRPr="00B731BA" w:rsidRDefault="00CA01E1" w:rsidP="00CA01E1">
      <w:pPr>
        <w:pStyle w:val="NoSpacing"/>
        <w:widowControl w:val="0"/>
        <w:spacing w:line="276" w:lineRule="auto"/>
        <w:jc w:val="center"/>
        <w:rPr>
          <w:rFonts w:asciiTheme="minorHAnsi" w:hAnsiTheme="minorHAnsi" w:cstheme="minorHAnsi"/>
          <w:b/>
          <w:i/>
          <w:sz w:val="24"/>
          <w:szCs w:val="24"/>
        </w:rPr>
      </w:pPr>
      <w:r w:rsidRPr="00B731BA">
        <w:rPr>
          <w:rFonts w:asciiTheme="minorHAnsi" w:hAnsiTheme="minorHAnsi" w:cstheme="minorHAnsi"/>
          <w:b/>
          <w:sz w:val="24"/>
          <w:szCs w:val="24"/>
        </w:rPr>
        <w:t xml:space="preserve">Turma </w:t>
      </w:r>
      <w:r w:rsidR="004170AF">
        <w:rPr>
          <w:rFonts w:asciiTheme="minorHAnsi" w:hAnsiTheme="minorHAnsi" w:cstheme="minorHAnsi"/>
          <w:b/>
          <w:sz w:val="24"/>
          <w:szCs w:val="24"/>
        </w:rPr>
        <w:t>3DG</w:t>
      </w:r>
      <w:r w:rsidRPr="00B731BA">
        <w:rPr>
          <w:rFonts w:asciiTheme="minorHAnsi" w:hAnsiTheme="minorHAnsi" w:cstheme="minorHAnsi"/>
          <w:b/>
          <w:sz w:val="24"/>
          <w:szCs w:val="24"/>
        </w:rPr>
        <w:t xml:space="preserve"> _ Grupo </w:t>
      </w:r>
      <w:r w:rsidR="004170AF">
        <w:rPr>
          <w:rFonts w:asciiTheme="minorHAnsi" w:hAnsiTheme="minorHAnsi" w:cstheme="minorHAnsi"/>
          <w:b/>
          <w:sz w:val="24"/>
          <w:szCs w:val="24"/>
        </w:rPr>
        <w:t>37</w:t>
      </w:r>
    </w:p>
    <w:p w14:paraId="0F476EFF" w14:textId="51AC3EBC" w:rsidR="00CA01E1" w:rsidRPr="00B731BA" w:rsidRDefault="00791FD9" w:rsidP="00CA01E1">
      <w:pPr>
        <w:pStyle w:val="NoSpacing"/>
        <w:widowControl w:val="0"/>
        <w:spacing w:line="276" w:lineRule="auto"/>
        <w:jc w:val="center"/>
        <w:rPr>
          <w:rFonts w:asciiTheme="minorHAnsi" w:hAnsiTheme="minorHAnsi" w:cstheme="minorHAnsi"/>
          <w:sz w:val="24"/>
          <w:szCs w:val="24"/>
        </w:rPr>
      </w:pPr>
      <w:r>
        <w:rPr>
          <w:rFonts w:asciiTheme="minorHAnsi" w:hAnsiTheme="minorHAnsi" w:cstheme="minorHAnsi"/>
          <w:sz w:val="24"/>
          <w:szCs w:val="24"/>
        </w:rPr>
        <w:t>116</w:t>
      </w:r>
      <w:r w:rsidR="00275A97">
        <w:rPr>
          <w:rFonts w:asciiTheme="minorHAnsi" w:hAnsiTheme="minorHAnsi" w:cstheme="minorHAnsi"/>
          <w:sz w:val="24"/>
          <w:szCs w:val="24"/>
        </w:rPr>
        <w:t>1274</w:t>
      </w:r>
      <w:r w:rsidR="00CA01E1" w:rsidRPr="00B731BA">
        <w:rPr>
          <w:rFonts w:asciiTheme="minorHAnsi" w:hAnsiTheme="minorHAnsi" w:cstheme="minorHAnsi"/>
          <w:sz w:val="24"/>
          <w:szCs w:val="24"/>
        </w:rPr>
        <w:t xml:space="preserve"> </w:t>
      </w:r>
      <w:r w:rsidR="00275A97">
        <w:rPr>
          <w:rFonts w:asciiTheme="minorHAnsi" w:hAnsiTheme="minorHAnsi" w:cstheme="minorHAnsi"/>
          <w:sz w:val="24"/>
          <w:szCs w:val="24"/>
        </w:rPr>
        <w:t>- Artur Muiria</w:t>
      </w:r>
    </w:p>
    <w:p w14:paraId="4279DB3E" w14:textId="2D560AA8" w:rsidR="00CA01E1" w:rsidRPr="00B731BA" w:rsidRDefault="00275A97" w:rsidP="00CA01E1">
      <w:pPr>
        <w:pStyle w:val="NoSpacing"/>
        <w:widowControl w:val="0"/>
        <w:spacing w:line="276" w:lineRule="auto"/>
        <w:jc w:val="center"/>
        <w:rPr>
          <w:rFonts w:asciiTheme="minorHAnsi" w:hAnsiTheme="minorHAnsi" w:cstheme="minorHAnsi"/>
          <w:sz w:val="24"/>
          <w:szCs w:val="24"/>
        </w:rPr>
      </w:pPr>
      <w:r>
        <w:rPr>
          <w:rFonts w:asciiTheme="minorHAnsi" w:hAnsiTheme="minorHAnsi" w:cstheme="minorHAnsi"/>
          <w:sz w:val="24"/>
          <w:szCs w:val="24"/>
        </w:rPr>
        <w:t>119</w:t>
      </w:r>
      <w:r w:rsidR="00AD0A06">
        <w:rPr>
          <w:rFonts w:asciiTheme="minorHAnsi" w:hAnsiTheme="minorHAnsi" w:cstheme="minorHAnsi"/>
          <w:sz w:val="24"/>
          <w:szCs w:val="24"/>
        </w:rPr>
        <w:t>0827</w:t>
      </w:r>
      <w:r w:rsidR="00190D42">
        <w:rPr>
          <w:rFonts w:asciiTheme="minorHAnsi" w:hAnsiTheme="minorHAnsi" w:cstheme="minorHAnsi"/>
          <w:sz w:val="24"/>
          <w:szCs w:val="24"/>
        </w:rPr>
        <w:t xml:space="preserve"> –</w:t>
      </w:r>
      <w:r w:rsidR="00CA01E1" w:rsidRPr="00B731BA">
        <w:rPr>
          <w:rFonts w:asciiTheme="minorHAnsi" w:hAnsiTheme="minorHAnsi" w:cstheme="minorHAnsi"/>
          <w:sz w:val="24"/>
          <w:szCs w:val="24"/>
        </w:rPr>
        <w:t xml:space="preserve"> </w:t>
      </w:r>
      <w:r w:rsidR="00190D42">
        <w:rPr>
          <w:rFonts w:asciiTheme="minorHAnsi" w:hAnsiTheme="minorHAnsi" w:cstheme="minorHAnsi"/>
          <w:sz w:val="24"/>
          <w:szCs w:val="24"/>
        </w:rPr>
        <w:t>Luís Araújo</w:t>
      </w:r>
    </w:p>
    <w:p w14:paraId="57DCB29D" w14:textId="3877287B" w:rsidR="00CA01E1" w:rsidRPr="00B731BA" w:rsidRDefault="00190D42" w:rsidP="00CA01E1">
      <w:pPr>
        <w:pStyle w:val="NoSpacing"/>
        <w:widowControl w:val="0"/>
        <w:spacing w:line="276" w:lineRule="auto"/>
        <w:jc w:val="center"/>
        <w:rPr>
          <w:rFonts w:asciiTheme="minorHAnsi" w:hAnsiTheme="minorHAnsi" w:cstheme="minorHAnsi"/>
          <w:sz w:val="24"/>
          <w:szCs w:val="24"/>
        </w:rPr>
      </w:pPr>
      <w:r>
        <w:rPr>
          <w:rFonts w:asciiTheme="minorHAnsi" w:hAnsiTheme="minorHAnsi" w:cstheme="minorHAnsi"/>
          <w:sz w:val="24"/>
          <w:szCs w:val="24"/>
        </w:rPr>
        <w:t>1191240</w:t>
      </w:r>
      <w:r w:rsidR="00CA01E1" w:rsidRPr="00B731BA">
        <w:rPr>
          <w:rFonts w:asciiTheme="minorHAnsi" w:hAnsiTheme="minorHAnsi" w:cstheme="minorHAnsi"/>
          <w:sz w:val="24"/>
          <w:szCs w:val="24"/>
        </w:rPr>
        <w:t xml:space="preserve"> </w:t>
      </w:r>
      <w:r>
        <w:rPr>
          <w:rFonts w:asciiTheme="minorHAnsi" w:hAnsiTheme="minorHAnsi" w:cstheme="minorHAnsi"/>
          <w:sz w:val="24"/>
          <w:szCs w:val="24"/>
        </w:rPr>
        <w:t>–</w:t>
      </w:r>
      <w:r w:rsidR="00CA01E1" w:rsidRPr="00B731BA">
        <w:rPr>
          <w:rFonts w:asciiTheme="minorHAnsi" w:hAnsiTheme="minorHAnsi" w:cstheme="minorHAnsi"/>
          <w:sz w:val="24"/>
          <w:szCs w:val="24"/>
        </w:rPr>
        <w:t xml:space="preserve"> </w:t>
      </w:r>
      <w:r>
        <w:rPr>
          <w:rFonts w:asciiTheme="minorHAnsi" w:hAnsiTheme="minorHAnsi" w:cstheme="minorHAnsi"/>
          <w:sz w:val="24"/>
          <w:szCs w:val="24"/>
        </w:rPr>
        <w:t>Danilton Lopes</w:t>
      </w:r>
    </w:p>
    <w:p w14:paraId="48BD09C0" w14:textId="20C41BD5" w:rsidR="00CA01E1" w:rsidRPr="00B731BA" w:rsidRDefault="00190D42" w:rsidP="00CA01E1">
      <w:pPr>
        <w:pStyle w:val="BodyText"/>
        <w:tabs>
          <w:tab w:val="left" w:pos="4795"/>
        </w:tabs>
        <w:spacing w:line="276" w:lineRule="auto"/>
        <w:ind w:firstLine="0"/>
        <w:jc w:val="center"/>
        <w:rPr>
          <w:rFonts w:asciiTheme="minorHAnsi" w:hAnsiTheme="minorHAnsi" w:cstheme="minorHAnsi"/>
        </w:rPr>
      </w:pPr>
      <w:r>
        <w:rPr>
          <w:rFonts w:asciiTheme="minorHAnsi" w:hAnsiTheme="minorHAnsi" w:cstheme="minorHAnsi"/>
          <w:sz w:val="24"/>
        </w:rPr>
        <w:t>120</w:t>
      </w:r>
      <w:r w:rsidR="002268CC">
        <w:rPr>
          <w:rFonts w:asciiTheme="minorHAnsi" w:hAnsiTheme="minorHAnsi" w:cstheme="minorHAnsi"/>
          <w:sz w:val="24"/>
        </w:rPr>
        <w:t>1183</w:t>
      </w:r>
      <w:r w:rsidR="00CA01E1" w:rsidRPr="00B731BA">
        <w:rPr>
          <w:rFonts w:asciiTheme="minorHAnsi" w:hAnsiTheme="minorHAnsi" w:cstheme="minorHAnsi"/>
          <w:sz w:val="24"/>
        </w:rPr>
        <w:t xml:space="preserve"> </w:t>
      </w:r>
      <w:r w:rsidR="002268CC">
        <w:rPr>
          <w:rFonts w:asciiTheme="minorHAnsi" w:hAnsiTheme="minorHAnsi" w:cstheme="minorHAnsi"/>
          <w:sz w:val="24"/>
        </w:rPr>
        <w:t>–</w:t>
      </w:r>
      <w:r w:rsidR="00CA01E1" w:rsidRPr="00B731BA">
        <w:rPr>
          <w:rFonts w:asciiTheme="minorHAnsi" w:hAnsiTheme="minorHAnsi" w:cstheme="minorHAnsi"/>
          <w:sz w:val="24"/>
        </w:rPr>
        <w:t xml:space="preserve"> </w:t>
      </w:r>
      <w:r w:rsidR="002268CC">
        <w:rPr>
          <w:rFonts w:asciiTheme="minorHAnsi" w:hAnsiTheme="minorHAnsi" w:cstheme="minorHAnsi"/>
          <w:sz w:val="24"/>
        </w:rPr>
        <w:t>João Oliveira</w:t>
      </w:r>
    </w:p>
    <w:p w14:paraId="2E7972EA" w14:textId="77777777" w:rsidR="00E32082" w:rsidRPr="00B731BA" w:rsidRDefault="00E32082">
      <w:pPr>
        <w:pStyle w:val="BodyText"/>
        <w:rPr>
          <w:rFonts w:asciiTheme="minorHAnsi" w:hAnsiTheme="minorHAnsi" w:cstheme="minorHAnsi"/>
        </w:rPr>
      </w:pPr>
    </w:p>
    <w:p w14:paraId="043A4830" w14:textId="77777777" w:rsidR="00B9748E" w:rsidRPr="00B731BA" w:rsidRDefault="00B9748E">
      <w:pPr>
        <w:pStyle w:val="BodyText"/>
        <w:rPr>
          <w:rFonts w:asciiTheme="minorHAnsi" w:hAnsiTheme="minorHAnsi" w:cstheme="minorHAnsi"/>
        </w:rPr>
      </w:pPr>
    </w:p>
    <w:p w14:paraId="4AF0105C" w14:textId="6EA2589E" w:rsidR="00B731BA" w:rsidRDefault="00445BE2" w:rsidP="00445BE2">
      <w:pPr>
        <w:jc w:val="center"/>
        <w:rPr>
          <w:rFonts w:asciiTheme="minorHAnsi" w:eastAsia="Arial Narrow" w:hAnsiTheme="minorHAnsi" w:cstheme="minorHAnsi"/>
          <w:b/>
        </w:rPr>
      </w:pPr>
      <w:bookmarkStart w:id="1" w:name="_Toc448847918"/>
      <w:r w:rsidRPr="00B731BA">
        <w:rPr>
          <w:rFonts w:asciiTheme="minorHAnsi" w:eastAsia="Arial Narrow" w:hAnsiTheme="minorHAnsi" w:cstheme="minorHAnsi"/>
          <w:b/>
        </w:rPr>
        <w:t xml:space="preserve">Data: </w:t>
      </w:r>
      <w:r w:rsidR="002D4B66">
        <w:rPr>
          <w:rFonts w:asciiTheme="minorHAnsi" w:eastAsia="Arial Narrow" w:hAnsiTheme="minorHAnsi" w:cstheme="minorHAnsi"/>
          <w:b/>
        </w:rPr>
        <w:t>21</w:t>
      </w:r>
      <w:r w:rsidR="00B731BA">
        <w:rPr>
          <w:rFonts w:asciiTheme="minorHAnsi" w:eastAsia="Arial Narrow" w:hAnsiTheme="minorHAnsi" w:cstheme="minorHAnsi"/>
          <w:b/>
        </w:rPr>
        <w:t>/</w:t>
      </w:r>
      <w:r w:rsidR="002D4B66">
        <w:rPr>
          <w:rFonts w:asciiTheme="minorHAnsi" w:eastAsia="Arial Narrow" w:hAnsiTheme="minorHAnsi" w:cstheme="minorHAnsi"/>
          <w:b/>
        </w:rPr>
        <w:t>10</w:t>
      </w:r>
      <w:r w:rsidRPr="00B731BA">
        <w:rPr>
          <w:rFonts w:asciiTheme="minorHAnsi" w:eastAsia="Arial Narrow" w:hAnsiTheme="minorHAnsi" w:cstheme="minorHAnsi"/>
          <w:b/>
        </w:rPr>
        <w:t>/</w:t>
      </w:r>
      <w:r w:rsidR="002D4B66">
        <w:rPr>
          <w:rFonts w:asciiTheme="minorHAnsi" w:eastAsia="Arial Narrow" w:hAnsiTheme="minorHAnsi" w:cstheme="minorHAnsi"/>
          <w:b/>
        </w:rPr>
        <w:t>2022</w:t>
      </w:r>
    </w:p>
    <w:p w14:paraId="6BF0CFF7" w14:textId="35F99231" w:rsidR="00CD23C5" w:rsidRDefault="00CD23C5" w:rsidP="00033F6F">
      <w:pPr>
        <w:spacing w:line="240" w:lineRule="auto"/>
        <w:jc w:val="left"/>
        <w:rPr>
          <w:rFonts w:asciiTheme="minorHAnsi" w:eastAsia="Arial Narrow" w:hAnsiTheme="minorHAnsi" w:cstheme="minorHAnsi"/>
          <w:b/>
        </w:rPr>
        <w:sectPr w:rsidR="00CD23C5" w:rsidSect="00E10D64">
          <w:headerReference w:type="default" r:id="rId12"/>
          <w:footerReference w:type="default" r:id="rId13"/>
          <w:headerReference w:type="first" r:id="rId14"/>
          <w:pgSz w:w="12240" w:h="15840" w:code="1"/>
          <w:pgMar w:top="142" w:right="1440" w:bottom="1440" w:left="1440" w:header="720" w:footer="720" w:gutter="0"/>
          <w:pgNumType w:start="0"/>
          <w:cols w:space="708"/>
          <w:titlePg/>
          <w:docGrid w:linePitch="360"/>
        </w:sectPr>
      </w:pPr>
      <w:bookmarkStart w:id="2" w:name="_Toc471979348"/>
      <w:bookmarkEnd w:id="1"/>
    </w:p>
    <w:p w14:paraId="684D9AFB" w14:textId="30985E72" w:rsidR="00F86581" w:rsidRDefault="00F86581" w:rsidP="00F86581">
      <w:pPr>
        <w:pStyle w:val="TOC1"/>
        <w:tabs>
          <w:tab w:val="right" w:leader="dot" w:pos="9360"/>
        </w:tabs>
        <w:rPr>
          <w:rStyle w:val="Hyperlink"/>
          <w:noProof/>
        </w:rPr>
      </w:pPr>
    </w:p>
    <w:sdt>
      <w:sdtPr>
        <w:rPr>
          <w:rFonts w:ascii="Calibri" w:hAnsi="Calibri" w:cs="Times , serif"/>
          <w:bCs w:val="0"/>
          <w:color w:val="0000FF"/>
          <w:sz w:val="22"/>
          <w:szCs w:val="24"/>
          <w:u w:val="single"/>
        </w:rPr>
        <w:id w:val="1896999605"/>
        <w:docPartObj>
          <w:docPartGallery w:val="Table of Contents"/>
          <w:docPartUnique/>
        </w:docPartObj>
      </w:sdtPr>
      <w:sdtEndPr>
        <w:rPr>
          <w:b/>
          <w:color w:val="auto"/>
          <w:u w:val="none"/>
        </w:rPr>
      </w:sdtEndPr>
      <w:sdtContent>
        <w:p w14:paraId="63B8EAEC" w14:textId="6C45B871" w:rsidR="00073251" w:rsidRPr="00F35E2F" w:rsidRDefault="00073251">
          <w:pPr>
            <w:pStyle w:val="TOCHeading"/>
            <w:rPr>
              <w:rFonts w:asciiTheme="minorHAnsi" w:hAnsiTheme="minorHAnsi" w:cstheme="minorHAnsi"/>
              <w:b/>
              <w:bCs w:val="0"/>
              <w:color w:val="auto"/>
              <w:sz w:val="32"/>
              <w:szCs w:val="32"/>
            </w:rPr>
          </w:pPr>
          <w:r w:rsidRPr="00F35E2F">
            <w:rPr>
              <w:rFonts w:asciiTheme="minorHAnsi" w:hAnsiTheme="minorHAnsi" w:cstheme="minorHAnsi"/>
              <w:b/>
              <w:bCs w:val="0"/>
              <w:color w:val="auto"/>
              <w:sz w:val="32"/>
              <w:szCs w:val="32"/>
            </w:rPr>
            <w:t>Índice</w:t>
          </w:r>
        </w:p>
        <w:bookmarkStart w:id="3" w:name="_Toc471979349"/>
        <w:bookmarkEnd w:id="2"/>
        <w:p w14:paraId="4771DE49" w14:textId="15881A86" w:rsidR="00825CD6" w:rsidRDefault="00073251">
          <w:pPr>
            <w:pStyle w:val="TOC1"/>
            <w:tabs>
              <w:tab w:val="right" w:leader="dot" w:pos="88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2190787" w:history="1">
            <w:r w:rsidR="00825CD6" w:rsidRPr="000E28D0">
              <w:rPr>
                <w:rStyle w:val="Hyperlink"/>
                <w:noProof/>
              </w:rPr>
              <w:t>Parte I – Introdução e estrutura do trabalho</w:t>
            </w:r>
            <w:r w:rsidR="00825CD6">
              <w:rPr>
                <w:noProof/>
                <w:webHidden/>
              </w:rPr>
              <w:tab/>
            </w:r>
            <w:r w:rsidR="00825CD6">
              <w:rPr>
                <w:noProof/>
                <w:webHidden/>
              </w:rPr>
              <w:fldChar w:fldCharType="begin"/>
            </w:r>
            <w:r w:rsidR="00825CD6">
              <w:rPr>
                <w:noProof/>
                <w:webHidden/>
              </w:rPr>
              <w:instrText xml:space="preserve"> PAGEREF _Toc122190787 \h </w:instrText>
            </w:r>
            <w:r w:rsidR="00825CD6">
              <w:rPr>
                <w:noProof/>
                <w:webHidden/>
              </w:rPr>
            </w:r>
            <w:r w:rsidR="00825CD6">
              <w:rPr>
                <w:noProof/>
                <w:webHidden/>
              </w:rPr>
              <w:fldChar w:fldCharType="separate"/>
            </w:r>
            <w:r w:rsidR="005D2672">
              <w:rPr>
                <w:noProof/>
                <w:webHidden/>
              </w:rPr>
              <w:t>1</w:t>
            </w:r>
            <w:r w:rsidR="00825CD6">
              <w:rPr>
                <w:noProof/>
                <w:webHidden/>
              </w:rPr>
              <w:fldChar w:fldCharType="end"/>
            </w:r>
          </w:hyperlink>
        </w:p>
        <w:p w14:paraId="76695EF9" w14:textId="216E3B35" w:rsidR="00825CD6" w:rsidRDefault="00000000">
          <w:pPr>
            <w:pStyle w:val="TOC2"/>
            <w:rPr>
              <w:rFonts w:asciiTheme="minorHAnsi" w:eastAsiaTheme="minorEastAsia" w:hAnsiTheme="minorHAnsi" w:cstheme="minorBidi"/>
              <w:noProof/>
              <w:szCs w:val="22"/>
            </w:rPr>
          </w:pPr>
          <w:hyperlink w:anchor="_Toc122190788" w:history="1">
            <w:r w:rsidR="00825CD6" w:rsidRPr="000E28D0">
              <w:rPr>
                <w:rStyle w:val="Hyperlink"/>
                <w:noProof/>
              </w:rPr>
              <w:t>I.1 Caracterização da organização</w:t>
            </w:r>
            <w:r w:rsidR="00825CD6">
              <w:rPr>
                <w:noProof/>
                <w:webHidden/>
              </w:rPr>
              <w:tab/>
            </w:r>
            <w:r w:rsidR="00825CD6">
              <w:rPr>
                <w:noProof/>
                <w:webHidden/>
              </w:rPr>
              <w:fldChar w:fldCharType="begin"/>
            </w:r>
            <w:r w:rsidR="00825CD6">
              <w:rPr>
                <w:noProof/>
                <w:webHidden/>
              </w:rPr>
              <w:instrText xml:space="preserve"> PAGEREF _Toc122190788 \h </w:instrText>
            </w:r>
            <w:r w:rsidR="00825CD6">
              <w:rPr>
                <w:noProof/>
                <w:webHidden/>
              </w:rPr>
            </w:r>
            <w:r w:rsidR="00825CD6">
              <w:rPr>
                <w:noProof/>
                <w:webHidden/>
              </w:rPr>
              <w:fldChar w:fldCharType="separate"/>
            </w:r>
            <w:r w:rsidR="005D2672">
              <w:rPr>
                <w:noProof/>
                <w:webHidden/>
              </w:rPr>
              <w:t>1</w:t>
            </w:r>
            <w:r w:rsidR="00825CD6">
              <w:rPr>
                <w:noProof/>
                <w:webHidden/>
              </w:rPr>
              <w:fldChar w:fldCharType="end"/>
            </w:r>
          </w:hyperlink>
        </w:p>
        <w:p w14:paraId="436D6919" w14:textId="1CE22065" w:rsidR="00825CD6" w:rsidRDefault="00000000">
          <w:pPr>
            <w:pStyle w:val="TOC2"/>
            <w:rPr>
              <w:rFonts w:asciiTheme="minorHAnsi" w:eastAsiaTheme="minorEastAsia" w:hAnsiTheme="minorHAnsi" w:cstheme="minorBidi"/>
              <w:noProof/>
              <w:szCs w:val="22"/>
            </w:rPr>
          </w:pPr>
          <w:hyperlink w:anchor="_Toc122190789" w:history="1">
            <w:r w:rsidR="00825CD6" w:rsidRPr="000E28D0">
              <w:rPr>
                <w:rStyle w:val="Hyperlink"/>
                <w:noProof/>
              </w:rPr>
              <w:t>I.2 Fontes de informação</w:t>
            </w:r>
            <w:r w:rsidR="00825CD6">
              <w:rPr>
                <w:noProof/>
                <w:webHidden/>
              </w:rPr>
              <w:tab/>
            </w:r>
            <w:r w:rsidR="00825CD6">
              <w:rPr>
                <w:noProof/>
                <w:webHidden/>
              </w:rPr>
              <w:fldChar w:fldCharType="begin"/>
            </w:r>
            <w:r w:rsidR="00825CD6">
              <w:rPr>
                <w:noProof/>
                <w:webHidden/>
              </w:rPr>
              <w:instrText xml:space="preserve"> PAGEREF _Toc122190789 \h </w:instrText>
            </w:r>
            <w:r w:rsidR="00825CD6">
              <w:rPr>
                <w:noProof/>
                <w:webHidden/>
              </w:rPr>
            </w:r>
            <w:r w:rsidR="00825CD6">
              <w:rPr>
                <w:noProof/>
                <w:webHidden/>
              </w:rPr>
              <w:fldChar w:fldCharType="separate"/>
            </w:r>
            <w:r w:rsidR="005D2672">
              <w:rPr>
                <w:noProof/>
                <w:webHidden/>
              </w:rPr>
              <w:t>1</w:t>
            </w:r>
            <w:r w:rsidR="00825CD6">
              <w:rPr>
                <w:noProof/>
                <w:webHidden/>
              </w:rPr>
              <w:fldChar w:fldCharType="end"/>
            </w:r>
          </w:hyperlink>
        </w:p>
        <w:p w14:paraId="5765BAA0" w14:textId="2A0188C0" w:rsidR="00825CD6" w:rsidRDefault="00000000">
          <w:pPr>
            <w:pStyle w:val="TOC1"/>
            <w:tabs>
              <w:tab w:val="right" w:leader="dot" w:pos="8828"/>
            </w:tabs>
            <w:rPr>
              <w:rFonts w:asciiTheme="minorHAnsi" w:eastAsiaTheme="minorEastAsia" w:hAnsiTheme="minorHAnsi" w:cstheme="minorBidi"/>
              <w:noProof/>
              <w:szCs w:val="22"/>
            </w:rPr>
          </w:pPr>
          <w:hyperlink w:anchor="_Toc122190790" w:history="1">
            <w:r w:rsidR="00825CD6" w:rsidRPr="000E28D0">
              <w:rPr>
                <w:rStyle w:val="Hyperlink"/>
                <w:noProof/>
              </w:rPr>
              <w:t>Parte II – Desenvolvimento</w:t>
            </w:r>
            <w:r w:rsidR="00825CD6">
              <w:rPr>
                <w:noProof/>
                <w:webHidden/>
              </w:rPr>
              <w:tab/>
            </w:r>
            <w:r w:rsidR="00825CD6">
              <w:rPr>
                <w:noProof/>
                <w:webHidden/>
              </w:rPr>
              <w:fldChar w:fldCharType="begin"/>
            </w:r>
            <w:r w:rsidR="00825CD6">
              <w:rPr>
                <w:noProof/>
                <w:webHidden/>
              </w:rPr>
              <w:instrText xml:space="preserve"> PAGEREF _Toc122190790 \h </w:instrText>
            </w:r>
            <w:r w:rsidR="00825CD6">
              <w:rPr>
                <w:noProof/>
                <w:webHidden/>
              </w:rPr>
            </w:r>
            <w:r w:rsidR="00825CD6">
              <w:rPr>
                <w:noProof/>
                <w:webHidden/>
              </w:rPr>
              <w:fldChar w:fldCharType="separate"/>
            </w:r>
            <w:r w:rsidR="005D2672">
              <w:rPr>
                <w:noProof/>
                <w:webHidden/>
              </w:rPr>
              <w:t>2</w:t>
            </w:r>
            <w:r w:rsidR="00825CD6">
              <w:rPr>
                <w:noProof/>
                <w:webHidden/>
              </w:rPr>
              <w:fldChar w:fldCharType="end"/>
            </w:r>
          </w:hyperlink>
        </w:p>
        <w:p w14:paraId="74B55E18" w14:textId="17E80139" w:rsidR="00825CD6" w:rsidRDefault="00000000">
          <w:pPr>
            <w:pStyle w:val="TOC2"/>
            <w:rPr>
              <w:rFonts w:asciiTheme="minorHAnsi" w:eastAsiaTheme="minorEastAsia" w:hAnsiTheme="minorHAnsi" w:cstheme="minorBidi"/>
              <w:noProof/>
              <w:szCs w:val="22"/>
            </w:rPr>
          </w:pPr>
          <w:hyperlink w:anchor="_Toc122190791" w:history="1">
            <w:r w:rsidR="00825CD6" w:rsidRPr="000E28D0">
              <w:rPr>
                <w:rStyle w:val="Hyperlink"/>
                <w:noProof/>
              </w:rPr>
              <w:t>II.1 Temas complementares</w:t>
            </w:r>
            <w:r w:rsidR="00825CD6">
              <w:rPr>
                <w:noProof/>
                <w:webHidden/>
              </w:rPr>
              <w:tab/>
            </w:r>
            <w:r w:rsidR="00825CD6">
              <w:rPr>
                <w:noProof/>
                <w:webHidden/>
              </w:rPr>
              <w:fldChar w:fldCharType="begin"/>
            </w:r>
            <w:r w:rsidR="00825CD6">
              <w:rPr>
                <w:noProof/>
                <w:webHidden/>
              </w:rPr>
              <w:instrText xml:space="preserve"> PAGEREF _Toc122190791 \h </w:instrText>
            </w:r>
            <w:r w:rsidR="00825CD6">
              <w:rPr>
                <w:noProof/>
                <w:webHidden/>
              </w:rPr>
            </w:r>
            <w:r w:rsidR="00825CD6">
              <w:rPr>
                <w:noProof/>
                <w:webHidden/>
              </w:rPr>
              <w:fldChar w:fldCharType="separate"/>
            </w:r>
            <w:r w:rsidR="005D2672">
              <w:rPr>
                <w:noProof/>
                <w:webHidden/>
              </w:rPr>
              <w:t>2</w:t>
            </w:r>
            <w:r w:rsidR="00825CD6">
              <w:rPr>
                <w:noProof/>
                <w:webHidden/>
              </w:rPr>
              <w:fldChar w:fldCharType="end"/>
            </w:r>
          </w:hyperlink>
        </w:p>
        <w:p w14:paraId="6CE7B3FB" w14:textId="3A83A885" w:rsidR="00825CD6" w:rsidRDefault="00000000">
          <w:pPr>
            <w:pStyle w:val="TOC3"/>
            <w:rPr>
              <w:rFonts w:asciiTheme="minorHAnsi" w:eastAsiaTheme="minorEastAsia" w:hAnsiTheme="minorHAnsi" w:cstheme="minorBidi"/>
              <w:noProof/>
              <w:szCs w:val="22"/>
            </w:rPr>
          </w:pPr>
          <w:hyperlink w:anchor="_Toc122190792" w:history="1">
            <w:r w:rsidR="00825CD6" w:rsidRPr="000E28D0">
              <w:rPr>
                <w:rStyle w:val="Hyperlink"/>
                <w:noProof/>
              </w:rPr>
              <w:t xml:space="preserve">II.1.1 </w:t>
            </w:r>
            <w:r w:rsidR="00825CD6" w:rsidRPr="000E28D0">
              <w:rPr>
                <w:rStyle w:val="Hyperlink"/>
                <w:rFonts w:eastAsia="Calibri" w:cs="Calibri"/>
                <w:noProof/>
              </w:rPr>
              <w:t>Promoção da Produtividade</w:t>
            </w:r>
            <w:r w:rsidR="00825CD6">
              <w:rPr>
                <w:noProof/>
                <w:webHidden/>
              </w:rPr>
              <w:tab/>
            </w:r>
            <w:r w:rsidR="00825CD6">
              <w:rPr>
                <w:noProof/>
                <w:webHidden/>
              </w:rPr>
              <w:fldChar w:fldCharType="begin"/>
            </w:r>
            <w:r w:rsidR="00825CD6">
              <w:rPr>
                <w:noProof/>
                <w:webHidden/>
              </w:rPr>
              <w:instrText xml:space="preserve"> PAGEREF _Toc122190792 \h </w:instrText>
            </w:r>
            <w:r w:rsidR="00825CD6">
              <w:rPr>
                <w:noProof/>
                <w:webHidden/>
              </w:rPr>
            </w:r>
            <w:r w:rsidR="00825CD6">
              <w:rPr>
                <w:noProof/>
                <w:webHidden/>
              </w:rPr>
              <w:fldChar w:fldCharType="separate"/>
            </w:r>
            <w:r w:rsidR="005D2672">
              <w:rPr>
                <w:noProof/>
                <w:webHidden/>
              </w:rPr>
              <w:t>2</w:t>
            </w:r>
            <w:r w:rsidR="00825CD6">
              <w:rPr>
                <w:noProof/>
                <w:webHidden/>
              </w:rPr>
              <w:fldChar w:fldCharType="end"/>
            </w:r>
          </w:hyperlink>
        </w:p>
        <w:p w14:paraId="0FF0885E" w14:textId="67E4D4B9" w:rsidR="00825CD6" w:rsidRDefault="00000000">
          <w:pPr>
            <w:pStyle w:val="TOC3"/>
            <w:rPr>
              <w:rFonts w:asciiTheme="minorHAnsi" w:eastAsiaTheme="minorEastAsia" w:hAnsiTheme="minorHAnsi" w:cstheme="minorBidi"/>
              <w:noProof/>
              <w:szCs w:val="22"/>
            </w:rPr>
          </w:pPr>
          <w:hyperlink w:anchor="_Toc122190793" w:history="1">
            <w:r w:rsidR="00825CD6" w:rsidRPr="000E28D0">
              <w:rPr>
                <w:rStyle w:val="Hyperlink"/>
                <w:noProof/>
              </w:rPr>
              <w:t>II.1.2 Economia Circular</w:t>
            </w:r>
            <w:r w:rsidR="00825CD6">
              <w:rPr>
                <w:noProof/>
                <w:webHidden/>
              </w:rPr>
              <w:tab/>
            </w:r>
            <w:r w:rsidR="00825CD6">
              <w:rPr>
                <w:noProof/>
                <w:webHidden/>
              </w:rPr>
              <w:fldChar w:fldCharType="begin"/>
            </w:r>
            <w:r w:rsidR="00825CD6">
              <w:rPr>
                <w:noProof/>
                <w:webHidden/>
              </w:rPr>
              <w:instrText xml:space="preserve"> PAGEREF _Toc122190793 \h </w:instrText>
            </w:r>
            <w:r w:rsidR="00825CD6">
              <w:rPr>
                <w:noProof/>
                <w:webHidden/>
              </w:rPr>
            </w:r>
            <w:r w:rsidR="00825CD6">
              <w:rPr>
                <w:noProof/>
                <w:webHidden/>
              </w:rPr>
              <w:fldChar w:fldCharType="separate"/>
            </w:r>
            <w:r w:rsidR="005D2672">
              <w:rPr>
                <w:noProof/>
                <w:webHidden/>
              </w:rPr>
              <w:t>2</w:t>
            </w:r>
            <w:r w:rsidR="00825CD6">
              <w:rPr>
                <w:noProof/>
                <w:webHidden/>
              </w:rPr>
              <w:fldChar w:fldCharType="end"/>
            </w:r>
          </w:hyperlink>
        </w:p>
        <w:p w14:paraId="19AC2C15" w14:textId="50C1B850" w:rsidR="00825CD6" w:rsidRDefault="00000000">
          <w:pPr>
            <w:pStyle w:val="TOC2"/>
            <w:rPr>
              <w:rFonts w:asciiTheme="minorHAnsi" w:eastAsiaTheme="minorEastAsia" w:hAnsiTheme="minorHAnsi" w:cstheme="minorBidi"/>
              <w:noProof/>
              <w:szCs w:val="22"/>
            </w:rPr>
          </w:pPr>
          <w:hyperlink w:anchor="_Toc122190794" w:history="1">
            <w:r w:rsidR="00825CD6" w:rsidRPr="000E28D0">
              <w:rPr>
                <w:rStyle w:val="Hyperlink"/>
                <w:noProof/>
              </w:rPr>
              <w:t>II.2 Planeamento</w:t>
            </w:r>
            <w:r w:rsidR="00825CD6">
              <w:rPr>
                <w:noProof/>
                <w:webHidden/>
              </w:rPr>
              <w:tab/>
            </w:r>
            <w:r w:rsidR="00825CD6">
              <w:rPr>
                <w:noProof/>
                <w:webHidden/>
              </w:rPr>
              <w:fldChar w:fldCharType="begin"/>
            </w:r>
            <w:r w:rsidR="00825CD6">
              <w:rPr>
                <w:noProof/>
                <w:webHidden/>
              </w:rPr>
              <w:instrText xml:space="preserve"> PAGEREF _Toc122190794 \h </w:instrText>
            </w:r>
            <w:r w:rsidR="00825CD6">
              <w:rPr>
                <w:noProof/>
                <w:webHidden/>
              </w:rPr>
            </w:r>
            <w:r w:rsidR="00825CD6">
              <w:rPr>
                <w:noProof/>
                <w:webHidden/>
              </w:rPr>
              <w:fldChar w:fldCharType="separate"/>
            </w:r>
            <w:r w:rsidR="005D2672">
              <w:rPr>
                <w:noProof/>
                <w:webHidden/>
              </w:rPr>
              <w:t>3</w:t>
            </w:r>
            <w:r w:rsidR="00825CD6">
              <w:rPr>
                <w:noProof/>
                <w:webHidden/>
              </w:rPr>
              <w:fldChar w:fldCharType="end"/>
            </w:r>
          </w:hyperlink>
        </w:p>
        <w:p w14:paraId="7D23E25D" w14:textId="32C8BF9D" w:rsidR="00825CD6" w:rsidRDefault="00000000">
          <w:pPr>
            <w:pStyle w:val="TOC3"/>
            <w:rPr>
              <w:rFonts w:asciiTheme="minorHAnsi" w:eastAsiaTheme="minorEastAsia" w:hAnsiTheme="minorHAnsi" w:cstheme="minorBidi"/>
              <w:noProof/>
              <w:szCs w:val="22"/>
            </w:rPr>
          </w:pPr>
          <w:hyperlink w:anchor="_Toc122190795" w:history="1">
            <w:r w:rsidR="00825CD6" w:rsidRPr="000E28D0">
              <w:rPr>
                <w:rStyle w:val="Hyperlink"/>
                <w:noProof/>
              </w:rPr>
              <w:t>II.2.1 Níveis de gestão</w:t>
            </w:r>
            <w:r w:rsidR="00825CD6">
              <w:rPr>
                <w:noProof/>
                <w:webHidden/>
              </w:rPr>
              <w:tab/>
            </w:r>
            <w:r w:rsidR="00825CD6">
              <w:rPr>
                <w:noProof/>
                <w:webHidden/>
              </w:rPr>
              <w:fldChar w:fldCharType="begin"/>
            </w:r>
            <w:r w:rsidR="00825CD6">
              <w:rPr>
                <w:noProof/>
                <w:webHidden/>
              </w:rPr>
              <w:instrText xml:space="preserve"> PAGEREF _Toc122190795 \h </w:instrText>
            </w:r>
            <w:r w:rsidR="00825CD6">
              <w:rPr>
                <w:noProof/>
                <w:webHidden/>
              </w:rPr>
            </w:r>
            <w:r w:rsidR="00825CD6">
              <w:rPr>
                <w:noProof/>
                <w:webHidden/>
              </w:rPr>
              <w:fldChar w:fldCharType="separate"/>
            </w:r>
            <w:r w:rsidR="005D2672">
              <w:rPr>
                <w:noProof/>
                <w:webHidden/>
              </w:rPr>
              <w:t>3</w:t>
            </w:r>
            <w:r w:rsidR="00825CD6">
              <w:rPr>
                <w:noProof/>
                <w:webHidden/>
              </w:rPr>
              <w:fldChar w:fldCharType="end"/>
            </w:r>
          </w:hyperlink>
        </w:p>
        <w:p w14:paraId="64B00796" w14:textId="5A6BA8C0" w:rsidR="00825CD6" w:rsidRDefault="00000000">
          <w:pPr>
            <w:pStyle w:val="TOC3"/>
            <w:rPr>
              <w:rFonts w:asciiTheme="minorHAnsi" w:eastAsiaTheme="minorEastAsia" w:hAnsiTheme="minorHAnsi" w:cstheme="minorBidi"/>
              <w:noProof/>
              <w:szCs w:val="22"/>
            </w:rPr>
          </w:pPr>
          <w:hyperlink w:anchor="_Toc122190796" w:history="1">
            <w:r w:rsidR="00825CD6" w:rsidRPr="000E28D0">
              <w:rPr>
                <w:rStyle w:val="Hyperlink"/>
                <w:noProof/>
              </w:rPr>
              <w:t>II.2.2 Objetivos da organização</w:t>
            </w:r>
            <w:r w:rsidR="00825CD6">
              <w:rPr>
                <w:noProof/>
                <w:webHidden/>
              </w:rPr>
              <w:tab/>
            </w:r>
            <w:r w:rsidR="00825CD6">
              <w:rPr>
                <w:noProof/>
                <w:webHidden/>
              </w:rPr>
              <w:fldChar w:fldCharType="begin"/>
            </w:r>
            <w:r w:rsidR="00825CD6">
              <w:rPr>
                <w:noProof/>
                <w:webHidden/>
              </w:rPr>
              <w:instrText xml:space="preserve"> PAGEREF _Toc122190796 \h </w:instrText>
            </w:r>
            <w:r w:rsidR="00825CD6">
              <w:rPr>
                <w:noProof/>
                <w:webHidden/>
              </w:rPr>
            </w:r>
            <w:r w:rsidR="00825CD6">
              <w:rPr>
                <w:noProof/>
                <w:webHidden/>
              </w:rPr>
              <w:fldChar w:fldCharType="separate"/>
            </w:r>
            <w:r w:rsidR="005D2672">
              <w:rPr>
                <w:noProof/>
                <w:webHidden/>
              </w:rPr>
              <w:t>4</w:t>
            </w:r>
            <w:r w:rsidR="00825CD6">
              <w:rPr>
                <w:noProof/>
                <w:webHidden/>
              </w:rPr>
              <w:fldChar w:fldCharType="end"/>
            </w:r>
          </w:hyperlink>
        </w:p>
        <w:p w14:paraId="502004CB" w14:textId="6F35A8DC" w:rsidR="00825CD6" w:rsidRDefault="00000000">
          <w:pPr>
            <w:pStyle w:val="TOC3"/>
            <w:rPr>
              <w:rFonts w:asciiTheme="minorHAnsi" w:eastAsiaTheme="minorEastAsia" w:hAnsiTheme="minorHAnsi" w:cstheme="minorBidi"/>
              <w:noProof/>
              <w:szCs w:val="22"/>
            </w:rPr>
          </w:pPr>
          <w:hyperlink w:anchor="_Toc122190797" w:history="1">
            <w:r w:rsidR="00825CD6" w:rsidRPr="000E28D0">
              <w:rPr>
                <w:rStyle w:val="Hyperlink"/>
                <w:noProof/>
              </w:rPr>
              <w:t>II.2.3 Políticas e/ou Práticas de planeamento</w:t>
            </w:r>
            <w:r w:rsidR="00825CD6">
              <w:rPr>
                <w:noProof/>
                <w:webHidden/>
              </w:rPr>
              <w:tab/>
            </w:r>
            <w:r w:rsidR="00825CD6">
              <w:rPr>
                <w:noProof/>
                <w:webHidden/>
              </w:rPr>
              <w:fldChar w:fldCharType="begin"/>
            </w:r>
            <w:r w:rsidR="00825CD6">
              <w:rPr>
                <w:noProof/>
                <w:webHidden/>
              </w:rPr>
              <w:instrText xml:space="preserve"> PAGEREF _Toc122190797 \h </w:instrText>
            </w:r>
            <w:r w:rsidR="00825CD6">
              <w:rPr>
                <w:noProof/>
                <w:webHidden/>
              </w:rPr>
            </w:r>
            <w:r w:rsidR="00825CD6">
              <w:rPr>
                <w:noProof/>
                <w:webHidden/>
              </w:rPr>
              <w:fldChar w:fldCharType="separate"/>
            </w:r>
            <w:r w:rsidR="005D2672">
              <w:rPr>
                <w:noProof/>
                <w:webHidden/>
              </w:rPr>
              <w:t>4</w:t>
            </w:r>
            <w:r w:rsidR="00825CD6">
              <w:rPr>
                <w:noProof/>
                <w:webHidden/>
              </w:rPr>
              <w:fldChar w:fldCharType="end"/>
            </w:r>
          </w:hyperlink>
        </w:p>
        <w:p w14:paraId="7764D0E2" w14:textId="789BFB53" w:rsidR="00825CD6" w:rsidRDefault="00000000">
          <w:pPr>
            <w:pStyle w:val="TOC3"/>
            <w:rPr>
              <w:rFonts w:asciiTheme="minorHAnsi" w:eastAsiaTheme="minorEastAsia" w:hAnsiTheme="minorHAnsi" w:cstheme="minorBidi"/>
              <w:noProof/>
              <w:szCs w:val="22"/>
            </w:rPr>
          </w:pPr>
          <w:hyperlink w:anchor="_Toc122190798" w:history="1">
            <w:r w:rsidR="00825CD6" w:rsidRPr="000E28D0">
              <w:rPr>
                <w:rStyle w:val="Hyperlink"/>
                <w:noProof/>
              </w:rPr>
              <w:t>II.2.4 Exemplo de aplicação de políticas de planeamento</w:t>
            </w:r>
            <w:r w:rsidR="00825CD6">
              <w:rPr>
                <w:noProof/>
                <w:webHidden/>
              </w:rPr>
              <w:tab/>
            </w:r>
            <w:r w:rsidR="00825CD6">
              <w:rPr>
                <w:noProof/>
                <w:webHidden/>
              </w:rPr>
              <w:fldChar w:fldCharType="begin"/>
            </w:r>
            <w:r w:rsidR="00825CD6">
              <w:rPr>
                <w:noProof/>
                <w:webHidden/>
              </w:rPr>
              <w:instrText xml:space="preserve"> PAGEREF _Toc122190798 \h </w:instrText>
            </w:r>
            <w:r w:rsidR="00825CD6">
              <w:rPr>
                <w:noProof/>
                <w:webHidden/>
              </w:rPr>
            </w:r>
            <w:r w:rsidR="00825CD6">
              <w:rPr>
                <w:noProof/>
                <w:webHidden/>
              </w:rPr>
              <w:fldChar w:fldCharType="separate"/>
            </w:r>
            <w:r w:rsidR="005D2672">
              <w:rPr>
                <w:noProof/>
                <w:webHidden/>
              </w:rPr>
              <w:t>5</w:t>
            </w:r>
            <w:r w:rsidR="00825CD6">
              <w:rPr>
                <w:noProof/>
                <w:webHidden/>
              </w:rPr>
              <w:fldChar w:fldCharType="end"/>
            </w:r>
          </w:hyperlink>
        </w:p>
        <w:p w14:paraId="71AE78F1" w14:textId="1305A5A7" w:rsidR="00825CD6" w:rsidRDefault="00000000">
          <w:pPr>
            <w:pStyle w:val="TOC3"/>
            <w:rPr>
              <w:rFonts w:asciiTheme="minorHAnsi" w:eastAsiaTheme="minorEastAsia" w:hAnsiTheme="minorHAnsi" w:cstheme="minorBidi"/>
              <w:noProof/>
              <w:szCs w:val="22"/>
            </w:rPr>
          </w:pPr>
          <w:hyperlink w:anchor="_Toc122190799" w:history="1">
            <w:r w:rsidR="00825CD6" w:rsidRPr="000E28D0">
              <w:rPr>
                <w:rStyle w:val="Hyperlink"/>
                <w:noProof/>
              </w:rPr>
              <w:t>II.2.5 Importância do planeamento para a organização</w:t>
            </w:r>
            <w:r w:rsidR="00825CD6">
              <w:rPr>
                <w:noProof/>
                <w:webHidden/>
              </w:rPr>
              <w:tab/>
            </w:r>
            <w:r w:rsidR="00825CD6">
              <w:rPr>
                <w:noProof/>
                <w:webHidden/>
              </w:rPr>
              <w:fldChar w:fldCharType="begin"/>
            </w:r>
            <w:r w:rsidR="00825CD6">
              <w:rPr>
                <w:noProof/>
                <w:webHidden/>
              </w:rPr>
              <w:instrText xml:space="preserve"> PAGEREF _Toc122190799 \h </w:instrText>
            </w:r>
            <w:r w:rsidR="00825CD6">
              <w:rPr>
                <w:noProof/>
                <w:webHidden/>
              </w:rPr>
            </w:r>
            <w:r w:rsidR="00825CD6">
              <w:rPr>
                <w:noProof/>
                <w:webHidden/>
              </w:rPr>
              <w:fldChar w:fldCharType="separate"/>
            </w:r>
            <w:r w:rsidR="005D2672">
              <w:rPr>
                <w:noProof/>
                <w:webHidden/>
              </w:rPr>
              <w:t>5</w:t>
            </w:r>
            <w:r w:rsidR="00825CD6">
              <w:rPr>
                <w:noProof/>
                <w:webHidden/>
              </w:rPr>
              <w:fldChar w:fldCharType="end"/>
            </w:r>
          </w:hyperlink>
        </w:p>
        <w:p w14:paraId="4D62A5B8" w14:textId="5AB0ACF1" w:rsidR="00825CD6" w:rsidRDefault="00000000">
          <w:pPr>
            <w:pStyle w:val="TOC3"/>
            <w:rPr>
              <w:rFonts w:asciiTheme="minorHAnsi" w:eastAsiaTheme="minorEastAsia" w:hAnsiTheme="minorHAnsi" w:cstheme="minorBidi"/>
              <w:noProof/>
              <w:szCs w:val="22"/>
            </w:rPr>
          </w:pPr>
          <w:hyperlink w:anchor="_Toc122190800" w:history="1">
            <w:r w:rsidR="00825CD6" w:rsidRPr="000E28D0">
              <w:rPr>
                <w:rStyle w:val="Hyperlink"/>
                <w:noProof/>
              </w:rPr>
              <w:t>II.2.6 Valores, Visão e a Missão da organização</w:t>
            </w:r>
            <w:r w:rsidR="00825CD6">
              <w:rPr>
                <w:noProof/>
                <w:webHidden/>
              </w:rPr>
              <w:tab/>
            </w:r>
            <w:r w:rsidR="00825CD6">
              <w:rPr>
                <w:noProof/>
                <w:webHidden/>
              </w:rPr>
              <w:fldChar w:fldCharType="begin"/>
            </w:r>
            <w:r w:rsidR="00825CD6">
              <w:rPr>
                <w:noProof/>
                <w:webHidden/>
              </w:rPr>
              <w:instrText xml:space="preserve"> PAGEREF _Toc122190800 \h </w:instrText>
            </w:r>
            <w:r w:rsidR="00825CD6">
              <w:rPr>
                <w:noProof/>
                <w:webHidden/>
              </w:rPr>
            </w:r>
            <w:r w:rsidR="00825CD6">
              <w:rPr>
                <w:noProof/>
                <w:webHidden/>
              </w:rPr>
              <w:fldChar w:fldCharType="separate"/>
            </w:r>
            <w:r w:rsidR="005D2672">
              <w:rPr>
                <w:noProof/>
                <w:webHidden/>
              </w:rPr>
              <w:t>5</w:t>
            </w:r>
            <w:r w:rsidR="00825CD6">
              <w:rPr>
                <w:noProof/>
                <w:webHidden/>
              </w:rPr>
              <w:fldChar w:fldCharType="end"/>
            </w:r>
          </w:hyperlink>
        </w:p>
        <w:p w14:paraId="5C7C5A89" w14:textId="46E77902" w:rsidR="00825CD6" w:rsidRDefault="00000000">
          <w:pPr>
            <w:pStyle w:val="TOC3"/>
            <w:rPr>
              <w:rFonts w:asciiTheme="minorHAnsi" w:eastAsiaTheme="minorEastAsia" w:hAnsiTheme="minorHAnsi" w:cstheme="minorBidi"/>
              <w:noProof/>
              <w:szCs w:val="22"/>
            </w:rPr>
          </w:pPr>
          <w:hyperlink w:anchor="_Toc122190801" w:history="1">
            <w:r w:rsidR="00825CD6" w:rsidRPr="000E28D0">
              <w:rPr>
                <w:rStyle w:val="Hyperlink"/>
                <w:noProof/>
              </w:rPr>
              <w:t xml:space="preserve">II.2.7 Identificar 2 itens para cada variável da análise </w:t>
            </w:r>
            <w:r w:rsidR="00825CD6" w:rsidRPr="000E28D0">
              <w:rPr>
                <w:rStyle w:val="Hyperlink"/>
                <w:i/>
                <w:iCs/>
                <w:noProof/>
              </w:rPr>
              <w:t>PEST</w:t>
            </w:r>
            <w:r w:rsidR="00825CD6">
              <w:rPr>
                <w:noProof/>
                <w:webHidden/>
              </w:rPr>
              <w:tab/>
            </w:r>
            <w:r w:rsidR="00825CD6">
              <w:rPr>
                <w:noProof/>
                <w:webHidden/>
              </w:rPr>
              <w:fldChar w:fldCharType="begin"/>
            </w:r>
            <w:r w:rsidR="00825CD6">
              <w:rPr>
                <w:noProof/>
                <w:webHidden/>
              </w:rPr>
              <w:instrText xml:space="preserve"> PAGEREF _Toc122190801 \h </w:instrText>
            </w:r>
            <w:r w:rsidR="00825CD6">
              <w:rPr>
                <w:noProof/>
                <w:webHidden/>
              </w:rPr>
            </w:r>
            <w:r w:rsidR="00825CD6">
              <w:rPr>
                <w:noProof/>
                <w:webHidden/>
              </w:rPr>
              <w:fldChar w:fldCharType="separate"/>
            </w:r>
            <w:r w:rsidR="005D2672">
              <w:rPr>
                <w:noProof/>
                <w:webHidden/>
              </w:rPr>
              <w:t>6</w:t>
            </w:r>
            <w:r w:rsidR="00825CD6">
              <w:rPr>
                <w:noProof/>
                <w:webHidden/>
              </w:rPr>
              <w:fldChar w:fldCharType="end"/>
            </w:r>
          </w:hyperlink>
        </w:p>
        <w:p w14:paraId="29AA19AE" w14:textId="391A2B4D" w:rsidR="00825CD6" w:rsidRDefault="00000000">
          <w:pPr>
            <w:pStyle w:val="TOC3"/>
            <w:rPr>
              <w:rFonts w:asciiTheme="minorHAnsi" w:eastAsiaTheme="minorEastAsia" w:hAnsiTheme="minorHAnsi" w:cstheme="minorBidi"/>
              <w:noProof/>
              <w:szCs w:val="22"/>
            </w:rPr>
          </w:pPr>
          <w:hyperlink w:anchor="_Toc122190802" w:history="1">
            <w:r w:rsidR="00825CD6" w:rsidRPr="000E28D0">
              <w:rPr>
                <w:rStyle w:val="Hyperlink"/>
                <w:noProof/>
              </w:rPr>
              <w:t xml:space="preserve">II.2.8 Identificar 2 itens para cada variável da análise de </w:t>
            </w:r>
            <w:r w:rsidR="00825CD6" w:rsidRPr="000E28D0">
              <w:rPr>
                <w:rStyle w:val="Hyperlink"/>
                <w:i/>
                <w:noProof/>
              </w:rPr>
              <w:t>Porter</w:t>
            </w:r>
            <w:r w:rsidR="00825CD6">
              <w:rPr>
                <w:noProof/>
                <w:webHidden/>
              </w:rPr>
              <w:tab/>
            </w:r>
            <w:r w:rsidR="00825CD6">
              <w:rPr>
                <w:noProof/>
                <w:webHidden/>
              </w:rPr>
              <w:fldChar w:fldCharType="begin"/>
            </w:r>
            <w:r w:rsidR="00825CD6">
              <w:rPr>
                <w:noProof/>
                <w:webHidden/>
              </w:rPr>
              <w:instrText xml:space="preserve"> PAGEREF _Toc122190802 \h </w:instrText>
            </w:r>
            <w:r w:rsidR="00825CD6">
              <w:rPr>
                <w:noProof/>
                <w:webHidden/>
              </w:rPr>
            </w:r>
            <w:r w:rsidR="00825CD6">
              <w:rPr>
                <w:noProof/>
                <w:webHidden/>
              </w:rPr>
              <w:fldChar w:fldCharType="separate"/>
            </w:r>
            <w:r w:rsidR="005D2672">
              <w:rPr>
                <w:noProof/>
                <w:webHidden/>
              </w:rPr>
              <w:t>8</w:t>
            </w:r>
            <w:r w:rsidR="00825CD6">
              <w:rPr>
                <w:noProof/>
                <w:webHidden/>
              </w:rPr>
              <w:fldChar w:fldCharType="end"/>
            </w:r>
          </w:hyperlink>
        </w:p>
        <w:p w14:paraId="7DA7EEDD" w14:textId="3BFC0031" w:rsidR="00825CD6" w:rsidRDefault="00000000">
          <w:pPr>
            <w:pStyle w:val="TOC3"/>
            <w:rPr>
              <w:rFonts w:asciiTheme="minorHAnsi" w:eastAsiaTheme="minorEastAsia" w:hAnsiTheme="minorHAnsi" w:cstheme="minorBidi"/>
              <w:noProof/>
              <w:szCs w:val="22"/>
            </w:rPr>
          </w:pPr>
          <w:hyperlink w:anchor="_Toc122190803" w:history="1">
            <w:r w:rsidR="00825CD6" w:rsidRPr="000E28D0">
              <w:rPr>
                <w:rStyle w:val="Hyperlink"/>
                <w:noProof/>
              </w:rPr>
              <w:t>II.2.9 Cadeia de Valor</w:t>
            </w:r>
            <w:r w:rsidR="00825CD6">
              <w:rPr>
                <w:noProof/>
                <w:webHidden/>
              </w:rPr>
              <w:tab/>
            </w:r>
            <w:r w:rsidR="00825CD6">
              <w:rPr>
                <w:noProof/>
                <w:webHidden/>
              </w:rPr>
              <w:fldChar w:fldCharType="begin"/>
            </w:r>
            <w:r w:rsidR="00825CD6">
              <w:rPr>
                <w:noProof/>
                <w:webHidden/>
              </w:rPr>
              <w:instrText xml:space="preserve"> PAGEREF _Toc122190803 \h </w:instrText>
            </w:r>
            <w:r w:rsidR="00825CD6">
              <w:rPr>
                <w:noProof/>
                <w:webHidden/>
              </w:rPr>
            </w:r>
            <w:r w:rsidR="00825CD6">
              <w:rPr>
                <w:noProof/>
                <w:webHidden/>
              </w:rPr>
              <w:fldChar w:fldCharType="separate"/>
            </w:r>
            <w:r w:rsidR="005D2672">
              <w:rPr>
                <w:noProof/>
                <w:webHidden/>
              </w:rPr>
              <w:t>11</w:t>
            </w:r>
            <w:r w:rsidR="00825CD6">
              <w:rPr>
                <w:noProof/>
                <w:webHidden/>
              </w:rPr>
              <w:fldChar w:fldCharType="end"/>
            </w:r>
          </w:hyperlink>
        </w:p>
        <w:p w14:paraId="2E839F81" w14:textId="4DA01BC3" w:rsidR="00825CD6" w:rsidRDefault="00000000">
          <w:pPr>
            <w:pStyle w:val="TOC3"/>
            <w:rPr>
              <w:rFonts w:asciiTheme="minorHAnsi" w:eastAsiaTheme="minorEastAsia" w:hAnsiTheme="minorHAnsi" w:cstheme="minorBidi"/>
              <w:noProof/>
              <w:szCs w:val="22"/>
            </w:rPr>
          </w:pPr>
          <w:hyperlink w:anchor="_Toc122190804" w:history="1">
            <w:r w:rsidR="00825CD6" w:rsidRPr="000E28D0">
              <w:rPr>
                <w:rStyle w:val="Hyperlink"/>
                <w:noProof/>
              </w:rPr>
              <w:t xml:space="preserve">II.2.10 Responder às questões </w:t>
            </w:r>
            <w:r w:rsidR="00825CD6" w:rsidRPr="000E28D0">
              <w:rPr>
                <w:rStyle w:val="Hyperlink"/>
                <w:i/>
                <w:noProof/>
              </w:rPr>
              <w:t>VRIO</w:t>
            </w:r>
            <w:r w:rsidR="00825CD6" w:rsidRPr="000E28D0">
              <w:rPr>
                <w:rStyle w:val="Hyperlink"/>
                <w:noProof/>
              </w:rPr>
              <w:t xml:space="preserve"> para 1 recurso e para 1 competência da organização</w:t>
            </w:r>
            <w:r w:rsidR="00825CD6">
              <w:rPr>
                <w:noProof/>
                <w:webHidden/>
              </w:rPr>
              <w:tab/>
            </w:r>
            <w:r w:rsidR="00825CD6">
              <w:rPr>
                <w:noProof/>
                <w:webHidden/>
              </w:rPr>
              <w:fldChar w:fldCharType="begin"/>
            </w:r>
            <w:r w:rsidR="00825CD6">
              <w:rPr>
                <w:noProof/>
                <w:webHidden/>
              </w:rPr>
              <w:instrText xml:space="preserve"> PAGEREF _Toc122190804 \h </w:instrText>
            </w:r>
            <w:r w:rsidR="00825CD6">
              <w:rPr>
                <w:noProof/>
                <w:webHidden/>
              </w:rPr>
            </w:r>
            <w:r w:rsidR="00825CD6">
              <w:rPr>
                <w:noProof/>
                <w:webHidden/>
              </w:rPr>
              <w:fldChar w:fldCharType="separate"/>
            </w:r>
            <w:r w:rsidR="005D2672">
              <w:rPr>
                <w:noProof/>
                <w:webHidden/>
              </w:rPr>
              <w:t>11</w:t>
            </w:r>
            <w:r w:rsidR="00825CD6">
              <w:rPr>
                <w:noProof/>
                <w:webHidden/>
              </w:rPr>
              <w:fldChar w:fldCharType="end"/>
            </w:r>
          </w:hyperlink>
        </w:p>
        <w:p w14:paraId="0A8ADE39" w14:textId="1255D804" w:rsidR="00825CD6" w:rsidRDefault="00000000">
          <w:pPr>
            <w:pStyle w:val="TOC3"/>
            <w:rPr>
              <w:rFonts w:asciiTheme="minorHAnsi" w:eastAsiaTheme="minorEastAsia" w:hAnsiTheme="minorHAnsi" w:cstheme="minorBidi"/>
              <w:noProof/>
              <w:szCs w:val="22"/>
            </w:rPr>
          </w:pPr>
          <w:hyperlink w:anchor="_Toc122190805" w:history="1">
            <w:r w:rsidR="00825CD6" w:rsidRPr="000E28D0">
              <w:rPr>
                <w:rStyle w:val="Hyperlink"/>
                <w:noProof/>
              </w:rPr>
              <w:t xml:space="preserve">II.2.11 Análise </w:t>
            </w:r>
            <w:r w:rsidR="00825CD6" w:rsidRPr="000E28D0">
              <w:rPr>
                <w:rStyle w:val="Hyperlink"/>
                <w:i/>
                <w:iCs/>
                <w:noProof/>
              </w:rPr>
              <w:t>SWOT</w:t>
            </w:r>
            <w:r w:rsidR="00825CD6" w:rsidRPr="000E28D0">
              <w:rPr>
                <w:rStyle w:val="Hyperlink"/>
                <w:noProof/>
              </w:rPr>
              <w:t xml:space="preserve"> da organização</w:t>
            </w:r>
            <w:r w:rsidR="00825CD6">
              <w:rPr>
                <w:noProof/>
                <w:webHidden/>
              </w:rPr>
              <w:tab/>
            </w:r>
            <w:r w:rsidR="00825CD6">
              <w:rPr>
                <w:noProof/>
                <w:webHidden/>
              </w:rPr>
              <w:fldChar w:fldCharType="begin"/>
            </w:r>
            <w:r w:rsidR="00825CD6">
              <w:rPr>
                <w:noProof/>
                <w:webHidden/>
              </w:rPr>
              <w:instrText xml:space="preserve"> PAGEREF _Toc122190805 \h </w:instrText>
            </w:r>
            <w:r w:rsidR="00825CD6">
              <w:rPr>
                <w:noProof/>
                <w:webHidden/>
              </w:rPr>
            </w:r>
            <w:r w:rsidR="00825CD6">
              <w:rPr>
                <w:noProof/>
                <w:webHidden/>
              </w:rPr>
              <w:fldChar w:fldCharType="separate"/>
            </w:r>
            <w:r w:rsidR="005D2672">
              <w:rPr>
                <w:noProof/>
                <w:webHidden/>
              </w:rPr>
              <w:t>13</w:t>
            </w:r>
            <w:r w:rsidR="00825CD6">
              <w:rPr>
                <w:noProof/>
                <w:webHidden/>
              </w:rPr>
              <w:fldChar w:fldCharType="end"/>
            </w:r>
          </w:hyperlink>
        </w:p>
        <w:p w14:paraId="0C7BF9B1" w14:textId="024CD292" w:rsidR="00825CD6" w:rsidRDefault="00000000">
          <w:pPr>
            <w:pStyle w:val="TOC3"/>
            <w:rPr>
              <w:rFonts w:asciiTheme="minorHAnsi" w:eastAsiaTheme="minorEastAsia" w:hAnsiTheme="minorHAnsi" w:cstheme="minorBidi"/>
              <w:noProof/>
              <w:szCs w:val="22"/>
            </w:rPr>
          </w:pPr>
          <w:hyperlink w:anchor="_Toc122190806" w:history="1">
            <w:r w:rsidR="00825CD6" w:rsidRPr="000E28D0">
              <w:rPr>
                <w:rStyle w:val="Hyperlink"/>
                <w:noProof/>
              </w:rPr>
              <w:t>II.2.12 Identificação da estratégia da organização</w:t>
            </w:r>
            <w:r w:rsidR="00825CD6">
              <w:rPr>
                <w:noProof/>
                <w:webHidden/>
              </w:rPr>
              <w:tab/>
            </w:r>
            <w:r w:rsidR="00825CD6">
              <w:rPr>
                <w:noProof/>
                <w:webHidden/>
              </w:rPr>
              <w:fldChar w:fldCharType="begin"/>
            </w:r>
            <w:r w:rsidR="00825CD6">
              <w:rPr>
                <w:noProof/>
                <w:webHidden/>
              </w:rPr>
              <w:instrText xml:space="preserve"> PAGEREF _Toc122190806 \h </w:instrText>
            </w:r>
            <w:r w:rsidR="00825CD6">
              <w:rPr>
                <w:noProof/>
                <w:webHidden/>
              </w:rPr>
            </w:r>
            <w:r w:rsidR="00825CD6">
              <w:rPr>
                <w:noProof/>
                <w:webHidden/>
              </w:rPr>
              <w:fldChar w:fldCharType="separate"/>
            </w:r>
            <w:r w:rsidR="005D2672">
              <w:rPr>
                <w:noProof/>
                <w:webHidden/>
              </w:rPr>
              <w:t>14</w:t>
            </w:r>
            <w:r w:rsidR="00825CD6">
              <w:rPr>
                <w:noProof/>
                <w:webHidden/>
              </w:rPr>
              <w:fldChar w:fldCharType="end"/>
            </w:r>
          </w:hyperlink>
        </w:p>
        <w:p w14:paraId="0B26ABA2" w14:textId="5836D898" w:rsidR="00825CD6" w:rsidRDefault="00000000">
          <w:pPr>
            <w:pStyle w:val="TOC2"/>
            <w:rPr>
              <w:rFonts w:asciiTheme="minorHAnsi" w:eastAsiaTheme="minorEastAsia" w:hAnsiTheme="minorHAnsi" w:cstheme="minorBidi"/>
              <w:noProof/>
              <w:szCs w:val="22"/>
            </w:rPr>
          </w:pPr>
          <w:hyperlink w:anchor="_Toc122190807" w:history="1">
            <w:r w:rsidR="00825CD6" w:rsidRPr="000E28D0">
              <w:rPr>
                <w:rStyle w:val="Hyperlink"/>
                <w:noProof/>
              </w:rPr>
              <w:t>II.3 Organização</w:t>
            </w:r>
            <w:r w:rsidR="00825CD6">
              <w:rPr>
                <w:noProof/>
                <w:webHidden/>
              </w:rPr>
              <w:tab/>
            </w:r>
            <w:r w:rsidR="00825CD6">
              <w:rPr>
                <w:noProof/>
                <w:webHidden/>
              </w:rPr>
              <w:fldChar w:fldCharType="begin"/>
            </w:r>
            <w:r w:rsidR="00825CD6">
              <w:rPr>
                <w:noProof/>
                <w:webHidden/>
              </w:rPr>
              <w:instrText xml:space="preserve"> PAGEREF _Toc122190807 \h </w:instrText>
            </w:r>
            <w:r w:rsidR="00825CD6">
              <w:rPr>
                <w:noProof/>
                <w:webHidden/>
              </w:rPr>
            </w:r>
            <w:r w:rsidR="00825CD6">
              <w:rPr>
                <w:noProof/>
                <w:webHidden/>
              </w:rPr>
              <w:fldChar w:fldCharType="separate"/>
            </w:r>
            <w:r w:rsidR="005D2672">
              <w:rPr>
                <w:noProof/>
                <w:webHidden/>
              </w:rPr>
              <w:t>16</w:t>
            </w:r>
            <w:r w:rsidR="00825CD6">
              <w:rPr>
                <w:noProof/>
                <w:webHidden/>
              </w:rPr>
              <w:fldChar w:fldCharType="end"/>
            </w:r>
          </w:hyperlink>
        </w:p>
        <w:p w14:paraId="65931F65" w14:textId="4B2029D8" w:rsidR="00825CD6" w:rsidRDefault="00000000">
          <w:pPr>
            <w:pStyle w:val="TOC3"/>
            <w:rPr>
              <w:rFonts w:asciiTheme="minorHAnsi" w:eastAsiaTheme="minorEastAsia" w:hAnsiTheme="minorHAnsi" w:cstheme="minorBidi"/>
              <w:noProof/>
              <w:szCs w:val="22"/>
            </w:rPr>
          </w:pPr>
          <w:hyperlink w:anchor="_Toc122190808" w:history="1">
            <w:r w:rsidR="00825CD6" w:rsidRPr="000E28D0">
              <w:rPr>
                <w:rStyle w:val="Hyperlink"/>
                <w:noProof/>
              </w:rPr>
              <w:t>II.3.1 Análise de organograma</w:t>
            </w:r>
            <w:r w:rsidR="00825CD6">
              <w:rPr>
                <w:noProof/>
                <w:webHidden/>
              </w:rPr>
              <w:tab/>
            </w:r>
            <w:r w:rsidR="00825CD6">
              <w:rPr>
                <w:noProof/>
                <w:webHidden/>
              </w:rPr>
              <w:fldChar w:fldCharType="begin"/>
            </w:r>
            <w:r w:rsidR="00825CD6">
              <w:rPr>
                <w:noProof/>
                <w:webHidden/>
              </w:rPr>
              <w:instrText xml:space="preserve"> PAGEREF _Toc122190808 \h </w:instrText>
            </w:r>
            <w:r w:rsidR="00825CD6">
              <w:rPr>
                <w:noProof/>
                <w:webHidden/>
              </w:rPr>
            </w:r>
            <w:r w:rsidR="00825CD6">
              <w:rPr>
                <w:noProof/>
                <w:webHidden/>
              </w:rPr>
              <w:fldChar w:fldCharType="separate"/>
            </w:r>
            <w:r w:rsidR="005D2672">
              <w:rPr>
                <w:noProof/>
                <w:webHidden/>
              </w:rPr>
              <w:t>16</w:t>
            </w:r>
            <w:r w:rsidR="00825CD6">
              <w:rPr>
                <w:noProof/>
                <w:webHidden/>
              </w:rPr>
              <w:fldChar w:fldCharType="end"/>
            </w:r>
          </w:hyperlink>
        </w:p>
        <w:p w14:paraId="582852B6" w14:textId="2BF22028" w:rsidR="00825CD6" w:rsidRDefault="00000000">
          <w:pPr>
            <w:pStyle w:val="TOC3"/>
            <w:rPr>
              <w:rFonts w:asciiTheme="minorHAnsi" w:eastAsiaTheme="minorEastAsia" w:hAnsiTheme="minorHAnsi" w:cstheme="minorBidi"/>
              <w:noProof/>
              <w:szCs w:val="22"/>
            </w:rPr>
          </w:pPr>
          <w:hyperlink w:anchor="_Toc122190809" w:history="1">
            <w:r w:rsidR="00825CD6" w:rsidRPr="000E28D0">
              <w:rPr>
                <w:rStyle w:val="Hyperlink"/>
                <w:noProof/>
              </w:rPr>
              <w:t>II.3.2 Organização formal e informal</w:t>
            </w:r>
            <w:r w:rsidR="00825CD6">
              <w:rPr>
                <w:noProof/>
                <w:webHidden/>
              </w:rPr>
              <w:tab/>
            </w:r>
            <w:r w:rsidR="00825CD6">
              <w:rPr>
                <w:noProof/>
                <w:webHidden/>
              </w:rPr>
              <w:fldChar w:fldCharType="begin"/>
            </w:r>
            <w:r w:rsidR="00825CD6">
              <w:rPr>
                <w:noProof/>
                <w:webHidden/>
              </w:rPr>
              <w:instrText xml:space="preserve"> PAGEREF _Toc122190809 \h </w:instrText>
            </w:r>
            <w:r w:rsidR="00825CD6">
              <w:rPr>
                <w:noProof/>
                <w:webHidden/>
              </w:rPr>
            </w:r>
            <w:r w:rsidR="00825CD6">
              <w:rPr>
                <w:noProof/>
                <w:webHidden/>
              </w:rPr>
              <w:fldChar w:fldCharType="separate"/>
            </w:r>
            <w:r w:rsidR="005D2672">
              <w:rPr>
                <w:noProof/>
                <w:webHidden/>
              </w:rPr>
              <w:t>17</w:t>
            </w:r>
            <w:r w:rsidR="00825CD6">
              <w:rPr>
                <w:noProof/>
                <w:webHidden/>
              </w:rPr>
              <w:fldChar w:fldCharType="end"/>
            </w:r>
          </w:hyperlink>
        </w:p>
        <w:p w14:paraId="1DF9F4F9" w14:textId="02C86C76" w:rsidR="00825CD6" w:rsidRDefault="00000000">
          <w:pPr>
            <w:pStyle w:val="TOC3"/>
            <w:rPr>
              <w:rFonts w:asciiTheme="minorHAnsi" w:eastAsiaTheme="minorEastAsia" w:hAnsiTheme="minorHAnsi" w:cstheme="minorBidi"/>
              <w:noProof/>
              <w:szCs w:val="22"/>
            </w:rPr>
          </w:pPr>
          <w:hyperlink w:anchor="_Toc122190810" w:history="1">
            <w:r w:rsidR="00825CD6" w:rsidRPr="000E28D0">
              <w:rPr>
                <w:rStyle w:val="Hyperlink"/>
                <w:noProof/>
              </w:rPr>
              <w:t>II.3.3 Comentário breve à estrutura organizacional</w:t>
            </w:r>
            <w:r w:rsidR="00825CD6">
              <w:rPr>
                <w:noProof/>
                <w:webHidden/>
              </w:rPr>
              <w:tab/>
            </w:r>
            <w:r w:rsidR="00825CD6">
              <w:rPr>
                <w:noProof/>
                <w:webHidden/>
              </w:rPr>
              <w:fldChar w:fldCharType="begin"/>
            </w:r>
            <w:r w:rsidR="00825CD6">
              <w:rPr>
                <w:noProof/>
                <w:webHidden/>
              </w:rPr>
              <w:instrText xml:space="preserve"> PAGEREF _Toc122190810 \h </w:instrText>
            </w:r>
            <w:r w:rsidR="00825CD6">
              <w:rPr>
                <w:noProof/>
                <w:webHidden/>
              </w:rPr>
            </w:r>
            <w:r w:rsidR="00825CD6">
              <w:rPr>
                <w:noProof/>
                <w:webHidden/>
              </w:rPr>
              <w:fldChar w:fldCharType="separate"/>
            </w:r>
            <w:r w:rsidR="005D2672">
              <w:rPr>
                <w:noProof/>
                <w:webHidden/>
              </w:rPr>
              <w:t>18</w:t>
            </w:r>
            <w:r w:rsidR="00825CD6">
              <w:rPr>
                <w:noProof/>
                <w:webHidden/>
              </w:rPr>
              <w:fldChar w:fldCharType="end"/>
            </w:r>
          </w:hyperlink>
        </w:p>
        <w:p w14:paraId="741632B9" w14:textId="5DF59ABF" w:rsidR="00825CD6" w:rsidRDefault="00000000">
          <w:pPr>
            <w:pStyle w:val="TOC3"/>
            <w:rPr>
              <w:rStyle w:val="Hyperlink"/>
              <w:noProof/>
            </w:rPr>
            <w:sectPr w:rsidR="00825CD6" w:rsidSect="006E379F">
              <w:footerReference w:type="default" r:id="rId15"/>
              <w:pgSz w:w="12240" w:h="15840" w:code="1"/>
              <w:pgMar w:top="1417" w:right="1701" w:bottom="1417" w:left="1701" w:header="720" w:footer="720" w:gutter="0"/>
              <w:pgNumType w:start="0"/>
              <w:cols w:space="708"/>
              <w:titlePg/>
              <w:docGrid w:linePitch="360"/>
            </w:sectPr>
          </w:pPr>
          <w:hyperlink w:anchor="_Toc122190811" w:history="1">
            <w:r w:rsidR="00825CD6" w:rsidRPr="000E28D0">
              <w:rPr>
                <w:rStyle w:val="Hyperlink"/>
                <w:bCs/>
                <w:noProof/>
              </w:rPr>
              <w:t>II.3.</w:t>
            </w:r>
            <w:r w:rsidR="00825CD6" w:rsidRPr="000E28D0">
              <w:rPr>
                <w:rStyle w:val="Hyperlink"/>
                <w:noProof/>
              </w:rPr>
              <w:t>4 Alteração do tipo de departamentalização</w:t>
            </w:r>
            <w:r w:rsidR="00825CD6">
              <w:rPr>
                <w:noProof/>
                <w:webHidden/>
              </w:rPr>
              <w:tab/>
            </w:r>
            <w:r w:rsidR="00825CD6">
              <w:rPr>
                <w:noProof/>
                <w:webHidden/>
              </w:rPr>
              <w:fldChar w:fldCharType="begin"/>
            </w:r>
            <w:r w:rsidR="00825CD6">
              <w:rPr>
                <w:noProof/>
                <w:webHidden/>
              </w:rPr>
              <w:instrText xml:space="preserve"> PAGEREF _Toc122190811 \h </w:instrText>
            </w:r>
            <w:r w:rsidR="00825CD6">
              <w:rPr>
                <w:noProof/>
                <w:webHidden/>
              </w:rPr>
            </w:r>
            <w:r w:rsidR="00825CD6">
              <w:rPr>
                <w:noProof/>
                <w:webHidden/>
              </w:rPr>
              <w:fldChar w:fldCharType="separate"/>
            </w:r>
            <w:r w:rsidR="005D2672">
              <w:rPr>
                <w:noProof/>
                <w:webHidden/>
              </w:rPr>
              <w:t>19</w:t>
            </w:r>
            <w:r w:rsidR="00825CD6">
              <w:rPr>
                <w:noProof/>
                <w:webHidden/>
              </w:rPr>
              <w:fldChar w:fldCharType="end"/>
            </w:r>
          </w:hyperlink>
        </w:p>
        <w:p w14:paraId="0A00ED2B" w14:textId="323E6DDA" w:rsidR="00825CD6" w:rsidRDefault="00000000">
          <w:pPr>
            <w:pStyle w:val="TOC2"/>
            <w:rPr>
              <w:rFonts w:asciiTheme="minorHAnsi" w:eastAsiaTheme="minorEastAsia" w:hAnsiTheme="minorHAnsi" w:cstheme="minorBidi"/>
              <w:noProof/>
              <w:szCs w:val="22"/>
            </w:rPr>
          </w:pPr>
          <w:hyperlink w:anchor="_Toc122190812" w:history="1">
            <w:r w:rsidR="00825CD6" w:rsidRPr="000E28D0">
              <w:rPr>
                <w:rStyle w:val="Hyperlink"/>
                <w:noProof/>
              </w:rPr>
              <w:t>II.4 Controlo e Sistemas de informação</w:t>
            </w:r>
            <w:r w:rsidR="00825CD6">
              <w:rPr>
                <w:noProof/>
                <w:webHidden/>
              </w:rPr>
              <w:tab/>
            </w:r>
            <w:r w:rsidR="00825CD6">
              <w:rPr>
                <w:noProof/>
                <w:webHidden/>
              </w:rPr>
              <w:fldChar w:fldCharType="begin"/>
            </w:r>
            <w:r w:rsidR="00825CD6">
              <w:rPr>
                <w:noProof/>
                <w:webHidden/>
              </w:rPr>
              <w:instrText xml:space="preserve"> PAGEREF _Toc122190812 \h </w:instrText>
            </w:r>
            <w:r w:rsidR="00825CD6">
              <w:rPr>
                <w:noProof/>
                <w:webHidden/>
              </w:rPr>
            </w:r>
            <w:r w:rsidR="00825CD6">
              <w:rPr>
                <w:noProof/>
                <w:webHidden/>
              </w:rPr>
              <w:fldChar w:fldCharType="separate"/>
            </w:r>
            <w:r w:rsidR="005D2672">
              <w:rPr>
                <w:noProof/>
                <w:webHidden/>
              </w:rPr>
              <w:t>19</w:t>
            </w:r>
            <w:r w:rsidR="00825CD6">
              <w:rPr>
                <w:noProof/>
                <w:webHidden/>
              </w:rPr>
              <w:fldChar w:fldCharType="end"/>
            </w:r>
          </w:hyperlink>
        </w:p>
        <w:p w14:paraId="60974331" w14:textId="20091439" w:rsidR="00825CD6" w:rsidRDefault="00000000">
          <w:pPr>
            <w:pStyle w:val="TOC3"/>
            <w:rPr>
              <w:rFonts w:asciiTheme="minorHAnsi" w:eastAsiaTheme="minorEastAsia" w:hAnsiTheme="minorHAnsi" w:cstheme="minorBidi"/>
              <w:noProof/>
              <w:szCs w:val="22"/>
            </w:rPr>
          </w:pPr>
          <w:hyperlink w:anchor="_Toc122190813" w:history="1">
            <w:r w:rsidR="00825CD6" w:rsidRPr="000E28D0">
              <w:rPr>
                <w:rStyle w:val="Hyperlink"/>
                <w:noProof/>
              </w:rPr>
              <w:t>II.4.1 Sistemas de controlo da organização e as suas características</w:t>
            </w:r>
            <w:r w:rsidR="00825CD6">
              <w:rPr>
                <w:noProof/>
                <w:webHidden/>
              </w:rPr>
              <w:tab/>
            </w:r>
            <w:r w:rsidR="00825CD6">
              <w:rPr>
                <w:noProof/>
                <w:webHidden/>
              </w:rPr>
              <w:fldChar w:fldCharType="begin"/>
            </w:r>
            <w:r w:rsidR="00825CD6">
              <w:rPr>
                <w:noProof/>
                <w:webHidden/>
              </w:rPr>
              <w:instrText xml:space="preserve"> PAGEREF _Toc122190813 \h </w:instrText>
            </w:r>
            <w:r w:rsidR="00825CD6">
              <w:rPr>
                <w:noProof/>
                <w:webHidden/>
              </w:rPr>
            </w:r>
            <w:r w:rsidR="00825CD6">
              <w:rPr>
                <w:noProof/>
                <w:webHidden/>
              </w:rPr>
              <w:fldChar w:fldCharType="separate"/>
            </w:r>
            <w:r w:rsidR="005D2672">
              <w:rPr>
                <w:noProof/>
                <w:webHidden/>
              </w:rPr>
              <w:t>19</w:t>
            </w:r>
            <w:r w:rsidR="00825CD6">
              <w:rPr>
                <w:noProof/>
                <w:webHidden/>
              </w:rPr>
              <w:fldChar w:fldCharType="end"/>
            </w:r>
          </w:hyperlink>
        </w:p>
        <w:p w14:paraId="25F98DF6" w14:textId="175981E3" w:rsidR="00825CD6" w:rsidRDefault="00000000">
          <w:pPr>
            <w:pStyle w:val="TOC3"/>
            <w:rPr>
              <w:rFonts w:asciiTheme="minorHAnsi" w:eastAsiaTheme="minorEastAsia" w:hAnsiTheme="minorHAnsi" w:cstheme="minorBidi"/>
              <w:noProof/>
              <w:szCs w:val="22"/>
            </w:rPr>
          </w:pPr>
          <w:hyperlink w:anchor="_Toc122190814" w:history="1">
            <w:r w:rsidR="00825CD6" w:rsidRPr="000E28D0">
              <w:rPr>
                <w:rStyle w:val="Hyperlink"/>
                <w:noProof/>
              </w:rPr>
              <w:t>II.4.2 Avaliação dos sistemas de controlo de gestão</w:t>
            </w:r>
            <w:r w:rsidR="00825CD6">
              <w:rPr>
                <w:noProof/>
                <w:webHidden/>
              </w:rPr>
              <w:tab/>
            </w:r>
            <w:r w:rsidR="00825CD6">
              <w:rPr>
                <w:noProof/>
                <w:webHidden/>
              </w:rPr>
              <w:fldChar w:fldCharType="begin"/>
            </w:r>
            <w:r w:rsidR="00825CD6">
              <w:rPr>
                <w:noProof/>
                <w:webHidden/>
              </w:rPr>
              <w:instrText xml:space="preserve"> PAGEREF _Toc122190814 \h </w:instrText>
            </w:r>
            <w:r w:rsidR="00825CD6">
              <w:rPr>
                <w:noProof/>
                <w:webHidden/>
              </w:rPr>
            </w:r>
            <w:r w:rsidR="00825CD6">
              <w:rPr>
                <w:noProof/>
                <w:webHidden/>
              </w:rPr>
              <w:fldChar w:fldCharType="separate"/>
            </w:r>
            <w:r w:rsidR="005D2672">
              <w:rPr>
                <w:noProof/>
                <w:webHidden/>
              </w:rPr>
              <w:t>21</w:t>
            </w:r>
            <w:r w:rsidR="00825CD6">
              <w:rPr>
                <w:noProof/>
                <w:webHidden/>
              </w:rPr>
              <w:fldChar w:fldCharType="end"/>
            </w:r>
          </w:hyperlink>
        </w:p>
        <w:p w14:paraId="71C7E411" w14:textId="5FD89743" w:rsidR="00825CD6" w:rsidRDefault="00000000">
          <w:pPr>
            <w:pStyle w:val="TOC3"/>
            <w:rPr>
              <w:rFonts w:asciiTheme="minorHAnsi" w:eastAsiaTheme="minorEastAsia" w:hAnsiTheme="minorHAnsi" w:cstheme="minorBidi"/>
              <w:noProof/>
              <w:szCs w:val="22"/>
            </w:rPr>
          </w:pPr>
          <w:hyperlink w:anchor="_Toc122190815" w:history="1">
            <w:r w:rsidR="00825CD6" w:rsidRPr="000E28D0">
              <w:rPr>
                <w:rStyle w:val="Hyperlink"/>
                <w:noProof/>
              </w:rPr>
              <w:t xml:space="preserve">II.4.3 Dar exemplos </w:t>
            </w:r>
            <w:r w:rsidR="00825CD6" w:rsidRPr="000E28D0">
              <w:rPr>
                <w:rStyle w:val="Hyperlink"/>
                <w:bCs/>
                <w:noProof/>
              </w:rPr>
              <w:t>de KPI´s utilizados na organização em cada um dos níveis de gestão e refletir sobre as diferenças</w:t>
            </w:r>
            <w:r w:rsidR="00825CD6">
              <w:rPr>
                <w:noProof/>
                <w:webHidden/>
              </w:rPr>
              <w:tab/>
            </w:r>
            <w:r w:rsidR="00825CD6">
              <w:rPr>
                <w:noProof/>
                <w:webHidden/>
              </w:rPr>
              <w:fldChar w:fldCharType="begin"/>
            </w:r>
            <w:r w:rsidR="00825CD6">
              <w:rPr>
                <w:noProof/>
                <w:webHidden/>
              </w:rPr>
              <w:instrText xml:space="preserve"> PAGEREF _Toc122190815 \h </w:instrText>
            </w:r>
            <w:r w:rsidR="00825CD6">
              <w:rPr>
                <w:noProof/>
                <w:webHidden/>
              </w:rPr>
            </w:r>
            <w:r w:rsidR="00825CD6">
              <w:rPr>
                <w:noProof/>
                <w:webHidden/>
              </w:rPr>
              <w:fldChar w:fldCharType="separate"/>
            </w:r>
            <w:r w:rsidR="005D2672">
              <w:rPr>
                <w:noProof/>
                <w:webHidden/>
              </w:rPr>
              <w:t>22</w:t>
            </w:r>
            <w:r w:rsidR="00825CD6">
              <w:rPr>
                <w:noProof/>
                <w:webHidden/>
              </w:rPr>
              <w:fldChar w:fldCharType="end"/>
            </w:r>
          </w:hyperlink>
        </w:p>
        <w:p w14:paraId="1C8547E1" w14:textId="132FCF37" w:rsidR="00825CD6" w:rsidRDefault="00000000">
          <w:pPr>
            <w:pStyle w:val="TOC3"/>
            <w:rPr>
              <w:rFonts w:asciiTheme="minorHAnsi" w:eastAsiaTheme="minorEastAsia" w:hAnsiTheme="minorHAnsi" w:cstheme="minorBidi"/>
              <w:noProof/>
              <w:szCs w:val="22"/>
            </w:rPr>
          </w:pPr>
          <w:hyperlink w:anchor="_Toc122190816" w:history="1">
            <w:r w:rsidR="00825CD6" w:rsidRPr="000E28D0">
              <w:rPr>
                <w:rStyle w:val="Hyperlink"/>
                <w:noProof/>
              </w:rPr>
              <w:t>II.4.4 Sistemas de informação</w:t>
            </w:r>
            <w:r w:rsidR="00825CD6">
              <w:rPr>
                <w:noProof/>
                <w:webHidden/>
              </w:rPr>
              <w:tab/>
            </w:r>
            <w:r w:rsidR="00825CD6">
              <w:rPr>
                <w:noProof/>
                <w:webHidden/>
              </w:rPr>
              <w:fldChar w:fldCharType="begin"/>
            </w:r>
            <w:r w:rsidR="00825CD6">
              <w:rPr>
                <w:noProof/>
                <w:webHidden/>
              </w:rPr>
              <w:instrText xml:space="preserve"> PAGEREF _Toc122190816 \h </w:instrText>
            </w:r>
            <w:r w:rsidR="00825CD6">
              <w:rPr>
                <w:noProof/>
                <w:webHidden/>
              </w:rPr>
            </w:r>
            <w:r w:rsidR="00825CD6">
              <w:rPr>
                <w:noProof/>
                <w:webHidden/>
              </w:rPr>
              <w:fldChar w:fldCharType="separate"/>
            </w:r>
            <w:r w:rsidR="005D2672">
              <w:rPr>
                <w:noProof/>
                <w:webHidden/>
              </w:rPr>
              <w:t>23</w:t>
            </w:r>
            <w:r w:rsidR="00825CD6">
              <w:rPr>
                <w:noProof/>
                <w:webHidden/>
              </w:rPr>
              <w:fldChar w:fldCharType="end"/>
            </w:r>
          </w:hyperlink>
        </w:p>
        <w:p w14:paraId="40234533" w14:textId="2C2D3DB5" w:rsidR="00825CD6" w:rsidRDefault="00000000">
          <w:pPr>
            <w:pStyle w:val="TOC2"/>
            <w:rPr>
              <w:rFonts w:asciiTheme="minorHAnsi" w:eastAsiaTheme="minorEastAsia" w:hAnsiTheme="minorHAnsi" w:cstheme="minorBidi"/>
              <w:noProof/>
              <w:szCs w:val="22"/>
            </w:rPr>
          </w:pPr>
          <w:hyperlink w:anchor="_Toc122190817" w:history="1">
            <w:r w:rsidR="00825CD6" w:rsidRPr="000E28D0">
              <w:rPr>
                <w:rStyle w:val="Hyperlink"/>
                <w:noProof/>
              </w:rPr>
              <w:t>II: 5 Gestão de Pessoas e Direção</w:t>
            </w:r>
            <w:r w:rsidR="00825CD6">
              <w:rPr>
                <w:noProof/>
                <w:webHidden/>
              </w:rPr>
              <w:tab/>
            </w:r>
            <w:r w:rsidR="00825CD6">
              <w:rPr>
                <w:noProof/>
                <w:webHidden/>
              </w:rPr>
              <w:fldChar w:fldCharType="begin"/>
            </w:r>
            <w:r w:rsidR="00825CD6">
              <w:rPr>
                <w:noProof/>
                <w:webHidden/>
              </w:rPr>
              <w:instrText xml:space="preserve"> PAGEREF _Toc122190817 \h </w:instrText>
            </w:r>
            <w:r w:rsidR="00825CD6">
              <w:rPr>
                <w:noProof/>
                <w:webHidden/>
              </w:rPr>
            </w:r>
            <w:r w:rsidR="00825CD6">
              <w:rPr>
                <w:noProof/>
                <w:webHidden/>
              </w:rPr>
              <w:fldChar w:fldCharType="separate"/>
            </w:r>
            <w:r w:rsidR="005D2672">
              <w:rPr>
                <w:noProof/>
                <w:webHidden/>
              </w:rPr>
              <w:t>24</w:t>
            </w:r>
            <w:r w:rsidR="00825CD6">
              <w:rPr>
                <w:noProof/>
                <w:webHidden/>
              </w:rPr>
              <w:fldChar w:fldCharType="end"/>
            </w:r>
          </w:hyperlink>
        </w:p>
        <w:p w14:paraId="242293CA" w14:textId="5EA52297" w:rsidR="00825CD6" w:rsidRDefault="00000000">
          <w:pPr>
            <w:pStyle w:val="TOC3"/>
            <w:rPr>
              <w:rFonts w:asciiTheme="minorHAnsi" w:eastAsiaTheme="minorEastAsia" w:hAnsiTheme="minorHAnsi" w:cstheme="minorBidi"/>
              <w:noProof/>
              <w:szCs w:val="22"/>
            </w:rPr>
          </w:pPr>
          <w:hyperlink w:anchor="_Toc122190818" w:history="1">
            <w:r w:rsidR="00825CD6" w:rsidRPr="000E28D0">
              <w:rPr>
                <w:rStyle w:val="Hyperlink"/>
                <w:noProof/>
              </w:rPr>
              <w:t xml:space="preserve">II.5.1 Descrição das abordagens e estilo(s) de liderança utilizados na </w:t>
            </w:r>
            <w:r w:rsidR="00825CD6" w:rsidRPr="000E28D0">
              <w:rPr>
                <w:rStyle w:val="Hyperlink"/>
                <w:bCs/>
                <w:noProof/>
              </w:rPr>
              <w:t>organização e suas implicações para a organização</w:t>
            </w:r>
            <w:r w:rsidR="00825CD6">
              <w:rPr>
                <w:noProof/>
                <w:webHidden/>
              </w:rPr>
              <w:tab/>
            </w:r>
            <w:r w:rsidR="00825CD6">
              <w:rPr>
                <w:noProof/>
                <w:webHidden/>
              </w:rPr>
              <w:fldChar w:fldCharType="begin"/>
            </w:r>
            <w:r w:rsidR="00825CD6">
              <w:rPr>
                <w:noProof/>
                <w:webHidden/>
              </w:rPr>
              <w:instrText xml:space="preserve"> PAGEREF _Toc122190818 \h </w:instrText>
            </w:r>
            <w:r w:rsidR="00825CD6">
              <w:rPr>
                <w:noProof/>
                <w:webHidden/>
              </w:rPr>
            </w:r>
            <w:r w:rsidR="00825CD6">
              <w:rPr>
                <w:noProof/>
                <w:webHidden/>
              </w:rPr>
              <w:fldChar w:fldCharType="separate"/>
            </w:r>
            <w:r w:rsidR="005D2672">
              <w:rPr>
                <w:noProof/>
                <w:webHidden/>
              </w:rPr>
              <w:t>24</w:t>
            </w:r>
            <w:r w:rsidR="00825CD6">
              <w:rPr>
                <w:noProof/>
                <w:webHidden/>
              </w:rPr>
              <w:fldChar w:fldCharType="end"/>
            </w:r>
          </w:hyperlink>
        </w:p>
        <w:p w14:paraId="5D8C7330" w14:textId="002CF2E5" w:rsidR="00825CD6" w:rsidRDefault="00000000">
          <w:pPr>
            <w:pStyle w:val="TOC3"/>
            <w:rPr>
              <w:rFonts w:asciiTheme="minorHAnsi" w:eastAsiaTheme="minorEastAsia" w:hAnsiTheme="minorHAnsi" w:cstheme="minorBidi"/>
              <w:noProof/>
              <w:szCs w:val="22"/>
            </w:rPr>
          </w:pPr>
          <w:hyperlink w:anchor="_Toc122190819" w:history="1">
            <w:r w:rsidR="00825CD6" w:rsidRPr="000E28D0">
              <w:rPr>
                <w:rStyle w:val="Hyperlink"/>
                <w:noProof/>
              </w:rPr>
              <w:t>II.5.2 P</w:t>
            </w:r>
            <w:r w:rsidR="00825CD6" w:rsidRPr="000E28D0">
              <w:rPr>
                <w:rStyle w:val="Hyperlink"/>
                <w:rFonts w:eastAsia="Calibri" w:cs="Calibri"/>
                <w:bCs/>
                <w:noProof/>
              </w:rPr>
              <w:t>ráticas de motivação</w:t>
            </w:r>
            <w:r w:rsidR="00825CD6">
              <w:rPr>
                <w:noProof/>
                <w:webHidden/>
              </w:rPr>
              <w:tab/>
            </w:r>
            <w:r w:rsidR="00825CD6">
              <w:rPr>
                <w:noProof/>
                <w:webHidden/>
              </w:rPr>
              <w:fldChar w:fldCharType="begin"/>
            </w:r>
            <w:r w:rsidR="00825CD6">
              <w:rPr>
                <w:noProof/>
                <w:webHidden/>
              </w:rPr>
              <w:instrText xml:space="preserve"> PAGEREF _Toc122190819 \h </w:instrText>
            </w:r>
            <w:r w:rsidR="00825CD6">
              <w:rPr>
                <w:noProof/>
                <w:webHidden/>
              </w:rPr>
            </w:r>
            <w:r w:rsidR="00825CD6">
              <w:rPr>
                <w:noProof/>
                <w:webHidden/>
              </w:rPr>
              <w:fldChar w:fldCharType="separate"/>
            </w:r>
            <w:r w:rsidR="005D2672">
              <w:rPr>
                <w:noProof/>
                <w:webHidden/>
              </w:rPr>
              <w:t>25</w:t>
            </w:r>
            <w:r w:rsidR="00825CD6">
              <w:rPr>
                <w:noProof/>
                <w:webHidden/>
              </w:rPr>
              <w:fldChar w:fldCharType="end"/>
            </w:r>
          </w:hyperlink>
        </w:p>
        <w:p w14:paraId="702BEB3A" w14:textId="576EEE37" w:rsidR="00825CD6" w:rsidRDefault="00000000">
          <w:pPr>
            <w:pStyle w:val="TOC3"/>
            <w:rPr>
              <w:rFonts w:asciiTheme="minorHAnsi" w:eastAsiaTheme="minorEastAsia" w:hAnsiTheme="minorHAnsi" w:cstheme="minorBidi"/>
              <w:noProof/>
              <w:szCs w:val="22"/>
            </w:rPr>
          </w:pPr>
          <w:hyperlink w:anchor="_Toc122190820" w:history="1">
            <w:r w:rsidR="00825CD6" w:rsidRPr="000E28D0">
              <w:rPr>
                <w:rStyle w:val="Hyperlink"/>
                <w:noProof/>
              </w:rPr>
              <w:t>II.5.3 Processos de comunicação</w:t>
            </w:r>
            <w:r w:rsidR="00825CD6">
              <w:rPr>
                <w:noProof/>
                <w:webHidden/>
              </w:rPr>
              <w:tab/>
            </w:r>
            <w:r w:rsidR="00825CD6">
              <w:rPr>
                <w:noProof/>
                <w:webHidden/>
              </w:rPr>
              <w:fldChar w:fldCharType="begin"/>
            </w:r>
            <w:r w:rsidR="00825CD6">
              <w:rPr>
                <w:noProof/>
                <w:webHidden/>
              </w:rPr>
              <w:instrText xml:space="preserve"> PAGEREF _Toc122190820 \h </w:instrText>
            </w:r>
            <w:r w:rsidR="00825CD6">
              <w:rPr>
                <w:noProof/>
                <w:webHidden/>
              </w:rPr>
            </w:r>
            <w:r w:rsidR="00825CD6">
              <w:rPr>
                <w:noProof/>
                <w:webHidden/>
              </w:rPr>
              <w:fldChar w:fldCharType="separate"/>
            </w:r>
            <w:r w:rsidR="005D2672">
              <w:rPr>
                <w:noProof/>
                <w:webHidden/>
              </w:rPr>
              <w:t>25</w:t>
            </w:r>
            <w:r w:rsidR="00825CD6">
              <w:rPr>
                <w:noProof/>
                <w:webHidden/>
              </w:rPr>
              <w:fldChar w:fldCharType="end"/>
            </w:r>
          </w:hyperlink>
        </w:p>
        <w:p w14:paraId="5FEBF466" w14:textId="55B5A892" w:rsidR="00825CD6" w:rsidRDefault="00000000">
          <w:pPr>
            <w:pStyle w:val="TOC3"/>
            <w:rPr>
              <w:rFonts w:asciiTheme="minorHAnsi" w:eastAsiaTheme="minorEastAsia" w:hAnsiTheme="minorHAnsi" w:cstheme="minorBidi"/>
              <w:noProof/>
              <w:szCs w:val="22"/>
            </w:rPr>
          </w:pPr>
          <w:hyperlink w:anchor="_Toc122190821" w:history="1">
            <w:r w:rsidR="00825CD6" w:rsidRPr="000E28D0">
              <w:rPr>
                <w:rStyle w:val="Hyperlink"/>
                <w:noProof/>
              </w:rPr>
              <w:t>II.5.4 Principais práticas de gestão de pessoas</w:t>
            </w:r>
            <w:r w:rsidR="00825CD6">
              <w:rPr>
                <w:noProof/>
                <w:webHidden/>
              </w:rPr>
              <w:tab/>
            </w:r>
            <w:r w:rsidR="00825CD6">
              <w:rPr>
                <w:noProof/>
                <w:webHidden/>
              </w:rPr>
              <w:fldChar w:fldCharType="begin"/>
            </w:r>
            <w:r w:rsidR="00825CD6">
              <w:rPr>
                <w:noProof/>
                <w:webHidden/>
              </w:rPr>
              <w:instrText xml:space="preserve"> PAGEREF _Toc122190821 \h </w:instrText>
            </w:r>
            <w:r w:rsidR="00825CD6">
              <w:rPr>
                <w:noProof/>
                <w:webHidden/>
              </w:rPr>
            </w:r>
            <w:r w:rsidR="00825CD6">
              <w:rPr>
                <w:noProof/>
                <w:webHidden/>
              </w:rPr>
              <w:fldChar w:fldCharType="separate"/>
            </w:r>
            <w:r w:rsidR="005D2672">
              <w:rPr>
                <w:noProof/>
                <w:webHidden/>
              </w:rPr>
              <w:t>26</w:t>
            </w:r>
            <w:r w:rsidR="00825CD6">
              <w:rPr>
                <w:noProof/>
                <w:webHidden/>
              </w:rPr>
              <w:fldChar w:fldCharType="end"/>
            </w:r>
          </w:hyperlink>
        </w:p>
        <w:p w14:paraId="7A0BCF48" w14:textId="3510C32E" w:rsidR="00825CD6" w:rsidRDefault="00000000">
          <w:pPr>
            <w:pStyle w:val="TOC2"/>
            <w:rPr>
              <w:rFonts w:asciiTheme="minorHAnsi" w:eastAsiaTheme="minorEastAsia" w:hAnsiTheme="minorHAnsi" w:cstheme="minorBidi"/>
              <w:noProof/>
              <w:szCs w:val="22"/>
            </w:rPr>
          </w:pPr>
          <w:hyperlink w:anchor="_Toc122190822" w:history="1">
            <w:r w:rsidR="00825CD6" w:rsidRPr="000E28D0">
              <w:rPr>
                <w:rStyle w:val="Hyperlink"/>
                <w:noProof/>
              </w:rPr>
              <w:t>II. 6 Gestão Financeira</w:t>
            </w:r>
            <w:r w:rsidR="00825CD6">
              <w:rPr>
                <w:noProof/>
                <w:webHidden/>
              </w:rPr>
              <w:tab/>
            </w:r>
            <w:r w:rsidR="00825CD6">
              <w:rPr>
                <w:noProof/>
                <w:webHidden/>
              </w:rPr>
              <w:fldChar w:fldCharType="begin"/>
            </w:r>
            <w:r w:rsidR="00825CD6">
              <w:rPr>
                <w:noProof/>
                <w:webHidden/>
              </w:rPr>
              <w:instrText xml:space="preserve"> PAGEREF _Toc122190822 \h </w:instrText>
            </w:r>
            <w:r w:rsidR="00825CD6">
              <w:rPr>
                <w:noProof/>
                <w:webHidden/>
              </w:rPr>
            </w:r>
            <w:r w:rsidR="00825CD6">
              <w:rPr>
                <w:noProof/>
                <w:webHidden/>
              </w:rPr>
              <w:fldChar w:fldCharType="separate"/>
            </w:r>
            <w:r w:rsidR="005D2672">
              <w:rPr>
                <w:noProof/>
                <w:webHidden/>
              </w:rPr>
              <w:t>27</w:t>
            </w:r>
            <w:r w:rsidR="00825CD6">
              <w:rPr>
                <w:noProof/>
                <w:webHidden/>
              </w:rPr>
              <w:fldChar w:fldCharType="end"/>
            </w:r>
          </w:hyperlink>
        </w:p>
        <w:p w14:paraId="321C0261" w14:textId="5F1C82E4" w:rsidR="00825CD6" w:rsidRDefault="00000000">
          <w:pPr>
            <w:pStyle w:val="TOC3"/>
            <w:rPr>
              <w:rFonts w:asciiTheme="minorHAnsi" w:eastAsiaTheme="minorEastAsia" w:hAnsiTheme="minorHAnsi" w:cstheme="minorBidi"/>
              <w:noProof/>
              <w:szCs w:val="22"/>
            </w:rPr>
          </w:pPr>
          <w:hyperlink w:anchor="_Toc122190823" w:history="1">
            <w:r w:rsidR="00825CD6" w:rsidRPr="000E28D0">
              <w:rPr>
                <w:rStyle w:val="Hyperlink"/>
                <w:noProof/>
              </w:rPr>
              <w:t>II.6.1 Obtenção de Balanço e demonstração de Resultados</w:t>
            </w:r>
            <w:r w:rsidR="00825CD6">
              <w:rPr>
                <w:noProof/>
                <w:webHidden/>
              </w:rPr>
              <w:tab/>
            </w:r>
            <w:r w:rsidR="00825CD6">
              <w:rPr>
                <w:noProof/>
                <w:webHidden/>
              </w:rPr>
              <w:fldChar w:fldCharType="begin"/>
            </w:r>
            <w:r w:rsidR="00825CD6">
              <w:rPr>
                <w:noProof/>
                <w:webHidden/>
              </w:rPr>
              <w:instrText xml:space="preserve"> PAGEREF _Toc122190823 \h </w:instrText>
            </w:r>
            <w:r w:rsidR="00825CD6">
              <w:rPr>
                <w:noProof/>
                <w:webHidden/>
              </w:rPr>
            </w:r>
            <w:r w:rsidR="00825CD6">
              <w:rPr>
                <w:noProof/>
                <w:webHidden/>
              </w:rPr>
              <w:fldChar w:fldCharType="separate"/>
            </w:r>
            <w:r w:rsidR="005D2672">
              <w:rPr>
                <w:noProof/>
                <w:webHidden/>
              </w:rPr>
              <w:t>28</w:t>
            </w:r>
            <w:r w:rsidR="00825CD6">
              <w:rPr>
                <w:noProof/>
                <w:webHidden/>
              </w:rPr>
              <w:fldChar w:fldCharType="end"/>
            </w:r>
          </w:hyperlink>
        </w:p>
        <w:p w14:paraId="77941B93" w14:textId="63D65418" w:rsidR="00825CD6" w:rsidRDefault="00000000">
          <w:pPr>
            <w:pStyle w:val="TOC2"/>
            <w:rPr>
              <w:rFonts w:asciiTheme="minorHAnsi" w:eastAsiaTheme="minorEastAsia" w:hAnsiTheme="minorHAnsi" w:cstheme="minorBidi"/>
              <w:noProof/>
              <w:szCs w:val="22"/>
            </w:rPr>
          </w:pPr>
          <w:hyperlink w:anchor="_Toc122190824" w:history="1">
            <w:r w:rsidR="00825CD6" w:rsidRPr="000E28D0">
              <w:rPr>
                <w:rStyle w:val="Hyperlink"/>
                <w:rFonts w:eastAsia="Arial"/>
                <w:noProof/>
              </w:rPr>
              <w:t>1.</w:t>
            </w:r>
            <w:r w:rsidR="00825CD6">
              <w:rPr>
                <w:rFonts w:asciiTheme="minorHAnsi" w:eastAsiaTheme="minorEastAsia" w:hAnsiTheme="minorHAnsi" w:cstheme="minorBidi"/>
                <w:noProof/>
                <w:szCs w:val="22"/>
              </w:rPr>
              <w:tab/>
            </w:r>
            <w:r w:rsidR="00825CD6" w:rsidRPr="000E28D0">
              <w:rPr>
                <w:rStyle w:val="Hyperlink"/>
                <w:rFonts w:eastAsia="Arial"/>
                <w:noProof/>
              </w:rPr>
              <w:t>Balanço individual em 31 de dezembro de 2021 (Codevision, 2021)</w:t>
            </w:r>
            <w:r w:rsidR="00825CD6">
              <w:rPr>
                <w:noProof/>
                <w:webHidden/>
              </w:rPr>
              <w:tab/>
            </w:r>
            <w:r w:rsidR="00825CD6">
              <w:rPr>
                <w:noProof/>
                <w:webHidden/>
              </w:rPr>
              <w:fldChar w:fldCharType="begin"/>
            </w:r>
            <w:r w:rsidR="00825CD6">
              <w:rPr>
                <w:noProof/>
                <w:webHidden/>
              </w:rPr>
              <w:instrText xml:space="preserve"> PAGEREF _Toc122190824 \h </w:instrText>
            </w:r>
            <w:r w:rsidR="00825CD6">
              <w:rPr>
                <w:noProof/>
                <w:webHidden/>
              </w:rPr>
            </w:r>
            <w:r w:rsidR="00825CD6">
              <w:rPr>
                <w:noProof/>
                <w:webHidden/>
              </w:rPr>
              <w:fldChar w:fldCharType="separate"/>
            </w:r>
            <w:r w:rsidR="005D2672">
              <w:rPr>
                <w:noProof/>
                <w:webHidden/>
              </w:rPr>
              <w:t>28</w:t>
            </w:r>
            <w:r w:rsidR="00825CD6">
              <w:rPr>
                <w:noProof/>
                <w:webHidden/>
              </w:rPr>
              <w:fldChar w:fldCharType="end"/>
            </w:r>
          </w:hyperlink>
        </w:p>
        <w:p w14:paraId="07F2DC87" w14:textId="306512CF" w:rsidR="00825CD6" w:rsidRDefault="00000000">
          <w:pPr>
            <w:pStyle w:val="TOC2"/>
            <w:rPr>
              <w:rFonts w:asciiTheme="minorHAnsi" w:eastAsiaTheme="minorEastAsia" w:hAnsiTheme="minorHAnsi" w:cstheme="minorBidi"/>
              <w:noProof/>
              <w:szCs w:val="22"/>
            </w:rPr>
          </w:pPr>
          <w:hyperlink w:anchor="_Toc122190825" w:history="1">
            <w:r w:rsidR="00825CD6" w:rsidRPr="000E28D0">
              <w:rPr>
                <w:rStyle w:val="Hyperlink"/>
                <w:rFonts w:eastAsia="Arial"/>
                <w:noProof/>
              </w:rPr>
              <w:t>2.</w:t>
            </w:r>
            <w:r w:rsidR="00825CD6">
              <w:rPr>
                <w:rFonts w:asciiTheme="minorHAnsi" w:eastAsiaTheme="minorEastAsia" w:hAnsiTheme="minorHAnsi" w:cstheme="minorBidi"/>
                <w:noProof/>
                <w:szCs w:val="22"/>
              </w:rPr>
              <w:tab/>
            </w:r>
            <w:r w:rsidR="00825CD6" w:rsidRPr="000E28D0">
              <w:rPr>
                <w:rStyle w:val="Hyperlink"/>
                <w:rFonts w:eastAsia="Arial"/>
                <w:noProof/>
              </w:rPr>
              <w:t>Demonstração individual dos resultados por naturezas</w:t>
            </w:r>
            <w:r w:rsidR="00825CD6">
              <w:rPr>
                <w:noProof/>
                <w:webHidden/>
              </w:rPr>
              <w:tab/>
            </w:r>
            <w:r w:rsidR="00825CD6">
              <w:rPr>
                <w:noProof/>
                <w:webHidden/>
              </w:rPr>
              <w:fldChar w:fldCharType="begin"/>
            </w:r>
            <w:r w:rsidR="00825CD6">
              <w:rPr>
                <w:noProof/>
                <w:webHidden/>
              </w:rPr>
              <w:instrText xml:space="preserve"> PAGEREF _Toc122190825 \h </w:instrText>
            </w:r>
            <w:r w:rsidR="00825CD6">
              <w:rPr>
                <w:noProof/>
                <w:webHidden/>
              </w:rPr>
            </w:r>
            <w:r w:rsidR="00825CD6">
              <w:rPr>
                <w:noProof/>
                <w:webHidden/>
              </w:rPr>
              <w:fldChar w:fldCharType="separate"/>
            </w:r>
            <w:r w:rsidR="005D2672">
              <w:rPr>
                <w:noProof/>
                <w:webHidden/>
              </w:rPr>
              <w:t>30</w:t>
            </w:r>
            <w:r w:rsidR="00825CD6">
              <w:rPr>
                <w:noProof/>
                <w:webHidden/>
              </w:rPr>
              <w:fldChar w:fldCharType="end"/>
            </w:r>
          </w:hyperlink>
        </w:p>
        <w:p w14:paraId="0B02DFEB" w14:textId="308F4CDE" w:rsidR="00825CD6" w:rsidRDefault="00000000">
          <w:pPr>
            <w:pStyle w:val="TOC3"/>
            <w:rPr>
              <w:rFonts w:asciiTheme="minorHAnsi" w:eastAsiaTheme="minorEastAsia" w:hAnsiTheme="minorHAnsi" w:cstheme="minorBidi"/>
              <w:noProof/>
              <w:szCs w:val="22"/>
            </w:rPr>
          </w:pPr>
          <w:hyperlink w:anchor="_Toc122190826" w:history="1">
            <w:r w:rsidR="00825CD6" w:rsidRPr="000E28D0">
              <w:rPr>
                <w:rStyle w:val="Hyperlink"/>
                <w:noProof/>
              </w:rPr>
              <w:t>II.6.2 Analise da evolução das principais rubricas do Balanço e da Demonstração dos Resultados (ano n e ano n-1)</w:t>
            </w:r>
            <w:r w:rsidR="00825CD6">
              <w:rPr>
                <w:noProof/>
                <w:webHidden/>
              </w:rPr>
              <w:tab/>
            </w:r>
            <w:r w:rsidR="00825CD6">
              <w:rPr>
                <w:noProof/>
                <w:webHidden/>
              </w:rPr>
              <w:fldChar w:fldCharType="begin"/>
            </w:r>
            <w:r w:rsidR="00825CD6">
              <w:rPr>
                <w:noProof/>
                <w:webHidden/>
              </w:rPr>
              <w:instrText xml:space="preserve"> PAGEREF _Toc122190826 \h </w:instrText>
            </w:r>
            <w:r w:rsidR="00825CD6">
              <w:rPr>
                <w:noProof/>
                <w:webHidden/>
              </w:rPr>
            </w:r>
            <w:r w:rsidR="00825CD6">
              <w:rPr>
                <w:noProof/>
                <w:webHidden/>
              </w:rPr>
              <w:fldChar w:fldCharType="separate"/>
            </w:r>
            <w:r w:rsidR="005D2672">
              <w:rPr>
                <w:noProof/>
                <w:webHidden/>
              </w:rPr>
              <w:t>31</w:t>
            </w:r>
            <w:r w:rsidR="00825CD6">
              <w:rPr>
                <w:noProof/>
                <w:webHidden/>
              </w:rPr>
              <w:fldChar w:fldCharType="end"/>
            </w:r>
          </w:hyperlink>
        </w:p>
        <w:p w14:paraId="0854E8AE" w14:textId="0484A6EF" w:rsidR="00825CD6" w:rsidRDefault="00000000">
          <w:pPr>
            <w:pStyle w:val="TOC3"/>
            <w:rPr>
              <w:rFonts w:asciiTheme="minorHAnsi" w:eastAsiaTheme="minorEastAsia" w:hAnsiTheme="minorHAnsi" w:cstheme="minorBidi"/>
              <w:noProof/>
              <w:szCs w:val="22"/>
            </w:rPr>
          </w:pPr>
          <w:hyperlink w:anchor="_Toc122190827" w:history="1">
            <w:r w:rsidR="00825CD6" w:rsidRPr="000E28D0">
              <w:rPr>
                <w:rStyle w:val="Hyperlink"/>
                <w:noProof/>
              </w:rPr>
              <w:t>II.6.3 Avaliação da situação do desempenho económico-financeiro da organização com o uso de método dos rácios</w:t>
            </w:r>
            <w:r w:rsidR="00825CD6">
              <w:rPr>
                <w:noProof/>
                <w:webHidden/>
              </w:rPr>
              <w:tab/>
            </w:r>
            <w:r w:rsidR="00825CD6">
              <w:rPr>
                <w:noProof/>
                <w:webHidden/>
              </w:rPr>
              <w:fldChar w:fldCharType="begin"/>
            </w:r>
            <w:r w:rsidR="00825CD6">
              <w:rPr>
                <w:noProof/>
                <w:webHidden/>
              </w:rPr>
              <w:instrText xml:space="preserve"> PAGEREF _Toc122190827 \h </w:instrText>
            </w:r>
            <w:r w:rsidR="00825CD6">
              <w:rPr>
                <w:noProof/>
                <w:webHidden/>
              </w:rPr>
            </w:r>
            <w:r w:rsidR="00825CD6">
              <w:rPr>
                <w:noProof/>
                <w:webHidden/>
              </w:rPr>
              <w:fldChar w:fldCharType="separate"/>
            </w:r>
            <w:r w:rsidR="005D2672">
              <w:rPr>
                <w:noProof/>
                <w:webHidden/>
              </w:rPr>
              <w:t>31</w:t>
            </w:r>
            <w:r w:rsidR="00825CD6">
              <w:rPr>
                <w:noProof/>
                <w:webHidden/>
              </w:rPr>
              <w:fldChar w:fldCharType="end"/>
            </w:r>
          </w:hyperlink>
        </w:p>
        <w:p w14:paraId="3C6F186E" w14:textId="7004E0D5" w:rsidR="00825CD6" w:rsidRDefault="00000000">
          <w:pPr>
            <w:pStyle w:val="TOC3"/>
            <w:rPr>
              <w:rFonts w:asciiTheme="minorHAnsi" w:eastAsiaTheme="minorEastAsia" w:hAnsiTheme="minorHAnsi" w:cstheme="minorBidi"/>
              <w:noProof/>
              <w:szCs w:val="22"/>
            </w:rPr>
          </w:pPr>
          <w:hyperlink w:anchor="_Toc122190828" w:history="1">
            <w:r w:rsidR="00825CD6" w:rsidRPr="000E28D0">
              <w:rPr>
                <w:rStyle w:val="Hyperlink"/>
                <w:noProof/>
              </w:rPr>
              <w:t>II.6.4 Comentário acerca da situação económica e financeira da organização</w:t>
            </w:r>
            <w:r w:rsidR="00825CD6">
              <w:rPr>
                <w:noProof/>
                <w:webHidden/>
              </w:rPr>
              <w:tab/>
            </w:r>
            <w:r w:rsidR="00825CD6">
              <w:rPr>
                <w:noProof/>
                <w:webHidden/>
              </w:rPr>
              <w:fldChar w:fldCharType="begin"/>
            </w:r>
            <w:r w:rsidR="00825CD6">
              <w:rPr>
                <w:noProof/>
                <w:webHidden/>
              </w:rPr>
              <w:instrText xml:space="preserve"> PAGEREF _Toc122190828 \h </w:instrText>
            </w:r>
            <w:r w:rsidR="00825CD6">
              <w:rPr>
                <w:noProof/>
                <w:webHidden/>
              </w:rPr>
            </w:r>
            <w:r w:rsidR="00825CD6">
              <w:rPr>
                <w:noProof/>
                <w:webHidden/>
              </w:rPr>
              <w:fldChar w:fldCharType="separate"/>
            </w:r>
            <w:r w:rsidR="005D2672">
              <w:rPr>
                <w:noProof/>
                <w:webHidden/>
              </w:rPr>
              <w:t>33</w:t>
            </w:r>
            <w:r w:rsidR="00825CD6">
              <w:rPr>
                <w:noProof/>
                <w:webHidden/>
              </w:rPr>
              <w:fldChar w:fldCharType="end"/>
            </w:r>
          </w:hyperlink>
        </w:p>
        <w:p w14:paraId="0D08F6CD" w14:textId="06324C8F" w:rsidR="00825CD6" w:rsidRDefault="00000000">
          <w:pPr>
            <w:pStyle w:val="TOC2"/>
            <w:rPr>
              <w:rFonts w:asciiTheme="minorHAnsi" w:eastAsiaTheme="minorEastAsia" w:hAnsiTheme="minorHAnsi" w:cstheme="minorBidi"/>
              <w:noProof/>
              <w:szCs w:val="22"/>
            </w:rPr>
          </w:pPr>
          <w:hyperlink w:anchor="_Toc122190829" w:history="1">
            <w:r w:rsidR="00825CD6" w:rsidRPr="000E28D0">
              <w:rPr>
                <w:rStyle w:val="Hyperlink"/>
                <w:rFonts w:cstheme="minorHAnsi"/>
                <w:bCs/>
                <w:noProof/>
              </w:rPr>
              <w:t>Fundo de maneio:</w:t>
            </w:r>
            <w:r w:rsidR="00825CD6">
              <w:rPr>
                <w:noProof/>
                <w:webHidden/>
              </w:rPr>
              <w:tab/>
            </w:r>
            <w:r w:rsidR="00825CD6">
              <w:rPr>
                <w:noProof/>
                <w:webHidden/>
              </w:rPr>
              <w:fldChar w:fldCharType="begin"/>
            </w:r>
            <w:r w:rsidR="00825CD6">
              <w:rPr>
                <w:noProof/>
                <w:webHidden/>
              </w:rPr>
              <w:instrText xml:space="preserve"> PAGEREF _Toc122190829 \h </w:instrText>
            </w:r>
            <w:r w:rsidR="00825CD6">
              <w:rPr>
                <w:noProof/>
                <w:webHidden/>
              </w:rPr>
            </w:r>
            <w:r w:rsidR="00825CD6">
              <w:rPr>
                <w:noProof/>
                <w:webHidden/>
              </w:rPr>
              <w:fldChar w:fldCharType="separate"/>
            </w:r>
            <w:r w:rsidR="005D2672">
              <w:rPr>
                <w:noProof/>
                <w:webHidden/>
              </w:rPr>
              <w:t>33</w:t>
            </w:r>
            <w:r w:rsidR="00825CD6">
              <w:rPr>
                <w:noProof/>
                <w:webHidden/>
              </w:rPr>
              <w:fldChar w:fldCharType="end"/>
            </w:r>
          </w:hyperlink>
        </w:p>
        <w:p w14:paraId="2BF0CAD9" w14:textId="52AFC31E" w:rsidR="00825CD6" w:rsidRDefault="00000000">
          <w:pPr>
            <w:pStyle w:val="TOC2"/>
            <w:rPr>
              <w:rFonts w:asciiTheme="minorHAnsi" w:eastAsiaTheme="minorEastAsia" w:hAnsiTheme="minorHAnsi" w:cstheme="minorBidi"/>
              <w:noProof/>
              <w:szCs w:val="22"/>
            </w:rPr>
          </w:pPr>
          <w:hyperlink w:anchor="_Toc122190830" w:history="1">
            <w:r w:rsidR="00825CD6" w:rsidRPr="000E28D0">
              <w:rPr>
                <w:rStyle w:val="Hyperlink"/>
                <w:noProof/>
              </w:rPr>
              <w:t>II.7 Marketing</w:t>
            </w:r>
            <w:r w:rsidR="00825CD6">
              <w:rPr>
                <w:noProof/>
                <w:webHidden/>
              </w:rPr>
              <w:tab/>
            </w:r>
            <w:r w:rsidR="00825CD6">
              <w:rPr>
                <w:noProof/>
                <w:webHidden/>
              </w:rPr>
              <w:fldChar w:fldCharType="begin"/>
            </w:r>
            <w:r w:rsidR="00825CD6">
              <w:rPr>
                <w:noProof/>
                <w:webHidden/>
              </w:rPr>
              <w:instrText xml:space="preserve"> PAGEREF _Toc122190830 \h </w:instrText>
            </w:r>
            <w:r w:rsidR="00825CD6">
              <w:rPr>
                <w:noProof/>
                <w:webHidden/>
              </w:rPr>
            </w:r>
            <w:r w:rsidR="00825CD6">
              <w:rPr>
                <w:noProof/>
                <w:webHidden/>
              </w:rPr>
              <w:fldChar w:fldCharType="separate"/>
            </w:r>
            <w:r w:rsidR="005D2672">
              <w:rPr>
                <w:noProof/>
                <w:webHidden/>
              </w:rPr>
              <w:t>36</w:t>
            </w:r>
            <w:r w:rsidR="00825CD6">
              <w:rPr>
                <w:noProof/>
                <w:webHidden/>
              </w:rPr>
              <w:fldChar w:fldCharType="end"/>
            </w:r>
          </w:hyperlink>
        </w:p>
        <w:p w14:paraId="4FA2BF66" w14:textId="3BDD4671" w:rsidR="00825CD6" w:rsidRDefault="00000000">
          <w:pPr>
            <w:pStyle w:val="TOC3"/>
            <w:rPr>
              <w:rFonts w:asciiTheme="minorHAnsi" w:eastAsiaTheme="minorEastAsia" w:hAnsiTheme="minorHAnsi" w:cstheme="minorBidi"/>
              <w:noProof/>
              <w:szCs w:val="22"/>
            </w:rPr>
          </w:pPr>
          <w:hyperlink w:anchor="_Toc122190831" w:history="1">
            <w:r w:rsidR="00825CD6" w:rsidRPr="000E28D0">
              <w:rPr>
                <w:rStyle w:val="Hyperlink"/>
                <w:noProof/>
              </w:rPr>
              <w:t>II.7.1 Ótica adotada pela organização</w:t>
            </w:r>
            <w:r w:rsidR="00825CD6">
              <w:rPr>
                <w:noProof/>
                <w:webHidden/>
              </w:rPr>
              <w:tab/>
            </w:r>
            <w:r w:rsidR="00825CD6">
              <w:rPr>
                <w:noProof/>
                <w:webHidden/>
              </w:rPr>
              <w:fldChar w:fldCharType="begin"/>
            </w:r>
            <w:r w:rsidR="00825CD6">
              <w:rPr>
                <w:noProof/>
                <w:webHidden/>
              </w:rPr>
              <w:instrText xml:space="preserve"> PAGEREF _Toc122190831 \h </w:instrText>
            </w:r>
            <w:r w:rsidR="00825CD6">
              <w:rPr>
                <w:noProof/>
                <w:webHidden/>
              </w:rPr>
            </w:r>
            <w:r w:rsidR="00825CD6">
              <w:rPr>
                <w:noProof/>
                <w:webHidden/>
              </w:rPr>
              <w:fldChar w:fldCharType="separate"/>
            </w:r>
            <w:r w:rsidR="005D2672">
              <w:rPr>
                <w:noProof/>
                <w:webHidden/>
              </w:rPr>
              <w:t>36</w:t>
            </w:r>
            <w:r w:rsidR="00825CD6">
              <w:rPr>
                <w:noProof/>
                <w:webHidden/>
              </w:rPr>
              <w:fldChar w:fldCharType="end"/>
            </w:r>
          </w:hyperlink>
        </w:p>
        <w:p w14:paraId="31957A5B" w14:textId="32E43026" w:rsidR="00825CD6" w:rsidRDefault="00000000">
          <w:pPr>
            <w:pStyle w:val="TOC3"/>
            <w:rPr>
              <w:rFonts w:asciiTheme="minorHAnsi" w:eastAsiaTheme="minorEastAsia" w:hAnsiTheme="minorHAnsi" w:cstheme="minorBidi"/>
              <w:noProof/>
              <w:szCs w:val="22"/>
            </w:rPr>
          </w:pPr>
          <w:hyperlink w:anchor="_Toc122190832" w:history="1">
            <w:r w:rsidR="00825CD6" w:rsidRPr="000E28D0">
              <w:rPr>
                <w:rStyle w:val="Hyperlink"/>
                <w:noProof/>
              </w:rPr>
              <w:t>II.7.2 Segmentos de mercado e as suas características</w:t>
            </w:r>
            <w:r w:rsidR="00825CD6">
              <w:rPr>
                <w:noProof/>
                <w:webHidden/>
              </w:rPr>
              <w:tab/>
            </w:r>
            <w:r w:rsidR="00825CD6">
              <w:rPr>
                <w:noProof/>
                <w:webHidden/>
              </w:rPr>
              <w:fldChar w:fldCharType="begin"/>
            </w:r>
            <w:r w:rsidR="00825CD6">
              <w:rPr>
                <w:noProof/>
                <w:webHidden/>
              </w:rPr>
              <w:instrText xml:space="preserve"> PAGEREF _Toc122190832 \h </w:instrText>
            </w:r>
            <w:r w:rsidR="00825CD6">
              <w:rPr>
                <w:noProof/>
                <w:webHidden/>
              </w:rPr>
            </w:r>
            <w:r w:rsidR="00825CD6">
              <w:rPr>
                <w:noProof/>
                <w:webHidden/>
              </w:rPr>
              <w:fldChar w:fldCharType="separate"/>
            </w:r>
            <w:r w:rsidR="005D2672">
              <w:rPr>
                <w:noProof/>
                <w:webHidden/>
              </w:rPr>
              <w:t>36</w:t>
            </w:r>
            <w:r w:rsidR="00825CD6">
              <w:rPr>
                <w:noProof/>
                <w:webHidden/>
              </w:rPr>
              <w:fldChar w:fldCharType="end"/>
            </w:r>
          </w:hyperlink>
        </w:p>
        <w:p w14:paraId="4E83C7C7" w14:textId="7717E623" w:rsidR="00825CD6" w:rsidRDefault="00000000">
          <w:pPr>
            <w:pStyle w:val="TOC3"/>
            <w:rPr>
              <w:rFonts w:asciiTheme="minorHAnsi" w:eastAsiaTheme="minorEastAsia" w:hAnsiTheme="minorHAnsi" w:cstheme="minorBidi"/>
              <w:noProof/>
              <w:szCs w:val="22"/>
            </w:rPr>
          </w:pPr>
          <w:hyperlink w:anchor="_Toc122190833" w:history="1">
            <w:r w:rsidR="00825CD6" w:rsidRPr="000E28D0">
              <w:rPr>
                <w:rStyle w:val="Hyperlink"/>
                <w:noProof/>
              </w:rPr>
              <w:t>II.7.3 Posicionamento da marca e dos produtos</w:t>
            </w:r>
            <w:r w:rsidR="00825CD6">
              <w:rPr>
                <w:noProof/>
                <w:webHidden/>
              </w:rPr>
              <w:tab/>
            </w:r>
            <w:r w:rsidR="00825CD6">
              <w:rPr>
                <w:noProof/>
                <w:webHidden/>
              </w:rPr>
              <w:fldChar w:fldCharType="begin"/>
            </w:r>
            <w:r w:rsidR="00825CD6">
              <w:rPr>
                <w:noProof/>
                <w:webHidden/>
              </w:rPr>
              <w:instrText xml:space="preserve"> PAGEREF _Toc122190833 \h </w:instrText>
            </w:r>
            <w:r w:rsidR="00825CD6">
              <w:rPr>
                <w:noProof/>
                <w:webHidden/>
              </w:rPr>
            </w:r>
            <w:r w:rsidR="00825CD6">
              <w:rPr>
                <w:noProof/>
                <w:webHidden/>
              </w:rPr>
              <w:fldChar w:fldCharType="separate"/>
            </w:r>
            <w:r w:rsidR="005D2672">
              <w:rPr>
                <w:noProof/>
                <w:webHidden/>
              </w:rPr>
              <w:t>37</w:t>
            </w:r>
            <w:r w:rsidR="00825CD6">
              <w:rPr>
                <w:noProof/>
                <w:webHidden/>
              </w:rPr>
              <w:fldChar w:fldCharType="end"/>
            </w:r>
          </w:hyperlink>
        </w:p>
        <w:p w14:paraId="30940B84" w14:textId="6AE4BFBA" w:rsidR="00825CD6" w:rsidRDefault="00000000">
          <w:pPr>
            <w:pStyle w:val="TOC3"/>
            <w:rPr>
              <w:rFonts w:asciiTheme="minorHAnsi" w:eastAsiaTheme="minorEastAsia" w:hAnsiTheme="minorHAnsi" w:cstheme="minorBidi"/>
              <w:noProof/>
              <w:szCs w:val="22"/>
            </w:rPr>
          </w:pPr>
          <w:hyperlink w:anchor="_Toc122190834" w:history="1">
            <w:r w:rsidR="00825CD6" w:rsidRPr="000E28D0">
              <w:rPr>
                <w:rStyle w:val="Hyperlink"/>
                <w:noProof/>
              </w:rPr>
              <w:t>II.7.4 Marketing Mix</w:t>
            </w:r>
            <w:r w:rsidR="00825CD6">
              <w:rPr>
                <w:noProof/>
                <w:webHidden/>
              </w:rPr>
              <w:tab/>
            </w:r>
            <w:r w:rsidR="00825CD6">
              <w:rPr>
                <w:noProof/>
                <w:webHidden/>
              </w:rPr>
              <w:fldChar w:fldCharType="begin"/>
            </w:r>
            <w:r w:rsidR="00825CD6">
              <w:rPr>
                <w:noProof/>
                <w:webHidden/>
              </w:rPr>
              <w:instrText xml:space="preserve"> PAGEREF _Toc122190834 \h </w:instrText>
            </w:r>
            <w:r w:rsidR="00825CD6">
              <w:rPr>
                <w:noProof/>
                <w:webHidden/>
              </w:rPr>
            </w:r>
            <w:r w:rsidR="00825CD6">
              <w:rPr>
                <w:noProof/>
                <w:webHidden/>
              </w:rPr>
              <w:fldChar w:fldCharType="separate"/>
            </w:r>
            <w:r w:rsidR="005D2672">
              <w:rPr>
                <w:noProof/>
                <w:webHidden/>
              </w:rPr>
              <w:t>38</w:t>
            </w:r>
            <w:r w:rsidR="00825CD6">
              <w:rPr>
                <w:noProof/>
                <w:webHidden/>
              </w:rPr>
              <w:fldChar w:fldCharType="end"/>
            </w:r>
          </w:hyperlink>
        </w:p>
        <w:p w14:paraId="21ED1F31" w14:textId="649C3BE1" w:rsidR="00825CD6" w:rsidRDefault="00000000">
          <w:pPr>
            <w:pStyle w:val="TOC2"/>
            <w:rPr>
              <w:rStyle w:val="Hyperlink"/>
              <w:noProof/>
            </w:rPr>
            <w:sectPr w:rsidR="00825CD6" w:rsidSect="006E379F">
              <w:pgSz w:w="12240" w:h="15840" w:code="1"/>
              <w:pgMar w:top="1417" w:right="1701" w:bottom="1417" w:left="1701" w:header="720" w:footer="720" w:gutter="0"/>
              <w:pgNumType w:start="0"/>
              <w:cols w:space="708"/>
              <w:titlePg/>
              <w:docGrid w:linePitch="360"/>
            </w:sectPr>
          </w:pPr>
          <w:hyperlink w:anchor="_Toc122190835" w:history="1">
            <w:r w:rsidR="00825CD6" w:rsidRPr="000E28D0">
              <w:rPr>
                <w:rStyle w:val="Hyperlink"/>
                <w:rFonts w:cs="Calibri"/>
                <w:bCs/>
                <w:noProof/>
              </w:rPr>
              <w:t>1.</w:t>
            </w:r>
            <w:r w:rsidR="00825CD6">
              <w:rPr>
                <w:rFonts w:asciiTheme="minorHAnsi" w:eastAsiaTheme="minorEastAsia" w:hAnsiTheme="minorHAnsi" w:cstheme="minorBidi"/>
                <w:noProof/>
                <w:szCs w:val="22"/>
              </w:rPr>
              <w:tab/>
            </w:r>
            <w:r w:rsidR="00825CD6" w:rsidRPr="000E28D0">
              <w:rPr>
                <w:rStyle w:val="Hyperlink"/>
                <w:rFonts w:cs="Calibri"/>
                <w:bCs/>
                <w:noProof/>
              </w:rPr>
              <w:t>Produto</w:t>
            </w:r>
            <w:r w:rsidR="00825CD6">
              <w:rPr>
                <w:noProof/>
                <w:webHidden/>
              </w:rPr>
              <w:tab/>
            </w:r>
            <w:r w:rsidR="00825CD6">
              <w:rPr>
                <w:noProof/>
                <w:webHidden/>
              </w:rPr>
              <w:fldChar w:fldCharType="begin"/>
            </w:r>
            <w:r w:rsidR="00825CD6">
              <w:rPr>
                <w:noProof/>
                <w:webHidden/>
              </w:rPr>
              <w:instrText xml:space="preserve"> PAGEREF _Toc122190835 \h </w:instrText>
            </w:r>
            <w:r w:rsidR="00825CD6">
              <w:rPr>
                <w:noProof/>
                <w:webHidden/>
              </w:rPr>
            </w:r>
            <w:r w:rsidR="00825CD6">
              <w:rPr>
                <w:noProof/>
                <w:webHidden/>
              </w:rPr>
              <w:fldChar w:fldCharType="separate"/>
            </w:r>
            <w:r w:rsidR="005D2672">
              <w:rPr>
                <w:noProof/>
                <w:webHidden/>
              </w:rPr>
              <w:t>38</w:t>
            </w:r>
            <w:r w:rsidR="00825CD6">
              <w:rPr>
                <w:noProof/>
                <w:webHidden/>
              </w:rPr>
              <w:fldChar w:fldCharType="end"/>
            </w:r>
          </w:hyperlink>
        </w:p>
        <w:p w14:paraId="6EA432D4" w14:textId="58B20393" w:rsidR="00825CD6" w:rsidRDefault="00000000">
          <w:pPr>
            <w:pStyle w:val="TOC3"/>
            <w:rPr>
              <w:rFonts w:asciiTheme="minorHAnsi" w:eastAsiaTheme="minorEastAsia" w:hAnsiTheme="minorHAnsi" w:cstheme="minorBidi"/>
              <w:noProof/>
              <w:szCs w:val="22"/>
            </w:rPr>
          </w:pPr>
          <w:hyperlink w:anchor="_Toc122190836" w:history="1">
            <w:r w:rsidR="00825CD6" w:rsidRPr="000E28D0">
              <w:rPr>
                <w:rStyle w:val="Hyperlink"/>
                <w:noProof/>
              </w:rPr>
              <w:t>a)</w:t>
            </w:r>
            <w:r w:rsidR="00825CD6">
              <w:rPr>
                <w:rFonts w:asciiTheme="minorHAnsi" w:eastAsiaTheme="minorEastAsia" w:hAnsiTheme="minorHAnsi" w:cstheme="minorBidi"/>
                <w:noProof/>
                <w:szCs w:val="22"/>
              </w:rPr>
              <w:tab/>
            </w:r>
            <w:r w:rsidR="00825CD6" w:rsidRPr="000E28D0">
              <w:rPr>
                <w:rStyle w:val="Hyperlink"/>
                <w:noProof/>
              </w:rPr>
              <w:t>Quais os principais benefícios para o mercado a que se destina?</w:t>
            </w:r>
            <w:r w:rsidR="00825CD6">
              <w:rPr>
                <w:noProof/>
                <w:webHidden/>
              </w:rPr>
              <w:tab/>
            </w:r>
            <w:r w:rsidR="00825CD6">
              <w:rPr>
                <w:noProof/>
                <w:webHidden/>
              </w:rPr>
              <w:fldChar w:fldCharType="begin"/>
            </w:r>
            <w:r w:rsidR="00825CD6">
              <w:rPr>
                <w:noProof/>
                <w:webHidden/>
              </w:rPr>
              <w:instrText xml:space="preserve"> PAGEREF _Toc122190836 \h </w:instrText>
            </w:r>
            <w:r w:rsidR="00825CD6">
              <w:rPr>
                <w:noProof/>
                <w:webHidden/>
              </w:rPr>
            </w:r>
            <w:r w:rsidR="00825CD6">
              <w:rPr>
                <w:noProof/>
                <w:webHidden/>
              </w:rPr>
              <w:fldChar w:fldCharType="separate"/>
            </w:r>
            <w:r w:rsidR="005D2672">
              <w:rPr>
                <w:noProof/>
                <w:webHidden/>
              </w:rPr>
              <w:t>38</w:t>
            </w:r>
            <w:r w:rsidR="00825CD6">
              <w:rPr>
                <w:noProof/>
                <w:webHidden/>
              </w:rPr>
              <w:fldChar w:fldCharType="end"/>
            </w:r>
          </w:hyperlink>
        </w:p>
        <w:p w14:paraId="2C3ED66B" w14:textId="403FFA44" w:rsidR="00825CD6" w:rsidRDefault="00000000">
          <w:pPr>
            <w:pStyle w:val="TOC3"/>
            <w:rPr>
              <w:rFonts w:asciiTheme="minorHAnsi" w:eastAsiaTheme="minorEastAsia" w:hAnsiTheme="minorHAnsi" w:cstheme="minorBidi"/>
              <w:noProof/>
              <w:szCs w:val="22"/>
            </w:rPr>
          </w:pPr>
          <w:hyperlink w:anchor="_Toc122190837" w:history="1">
            <w:r w:rsidR="00825CD6" w:rsidRPr="000E28D0">
              <w:rPr>
                <w:rStyle w:val="Hyperlink"/>
                <w:noProof/>
              </w:rPr>
              <w:t>b)</w:t>
            </w:r>
            <w:r w:rsidR="00825CD6">
              <w:rPr>
                <w:rFonts w:asciiTheme="minorHAnsi" w:eastAsiaTheme="minorEastAsia" w:hAnsiTheme="minorHAnsi" w:cstheme="minorBidi"/>
                <w:noProof/>
                <w:szCs w:val="22"/>
              </w:rPr>
              <w:tab/>
            </w:r>
            <w:r w:rsidR="00825CD6" w:rsidRPr="000E28D0">
              <w:rPr>
                <w:rStyle w:val="Hyperlink"/>
                <w:noProof/>
              </w:rPr>
              <w:t>Qual o posicionamento, ou seja, que características distintivas tem este produto relativamente a outros semelhantes?</w:t>
            </w:r>
            <w:r w:rsidR="00825CD6">
              <w:rPr>
                <w:noProof/>
                <w:webHidden/>
              </w:rPr>
              <w:tab/>
            </w:r>
            <w:r w:rsidR="00825CD6">
              <w:rPr>
                <w:noProof/>
                <w:webHidden/>
              </w:rPr>
              <w:fldChar w:fldCharType="begin"/>
            </w:r>
            <w:r w:rsidR="00825CD6">
              <w:rPr>
                <w:noProof/>
                <w:webHidden/>
              </w:rPr>
              <w:instrText xml:space="preserve"> PAGEREF _Toc122190837 \h </w:instrText>
            </w:r>
            <w:r w:rsidR="00825CD6">
              <w:rPr>
                <w:noProof/>
                <w:webHidden/>
              </w:rPr>
            </w:r>
            <w:r w:rsidR="00825CD6">
              <w:rPr>
                <w:noProof/>
                <w:webHidden/>
              </w:rPr>
              <w:fldChar w:fldCharType="separate"/>
            </w:r>
            <w:r w:rsidR="005D2672">
              <w:rPr>
                <w:noProof/>
                <w:webHidden/>
              </w:rPr>
              <w:t>38</w:t>
            </w:r>
            <w:r w:rsidR="00825CD6">
              <w:rPr>
                <w:noProof/>
                <w:webHidden/>
              </w:rPr>
              <w:fldChar w:fldCharType="end"/>
            </w:r>
          </w:hyperlink>
        </w:p>
        <w:p w14:paraId="01B493D4" w14:textId="7170D0B3" w:rsidR="00825CD6" w:rsidRDefault="00000000">
          <w:pPr>
            <w:pStyle w:val="TOC3"/>
            <w:rPr>
              <w:rFonts w:asciiTheme="minorHAnsi" w:eastAsiaTheme="minorEastAsia" w:hAnsiTheme="minorHAnsi" w:cstheme="minorBidi"/>
              <w:noProof/>
              <w:szCs w:val="22"/>
            </w:rPr>
          </w:pPr>
          <w:hyperlink w:anchor="_Toc122190838" w:history="1">
            <w:r w:rsidR="00825CD6" w:rsidRPr="000E28D0">
              <w:rPr>
                <w:rStyle w:val="Hyperlink"/>
                <w:noProof/>
              </w:rPr>
              <w:t>c)</w:t>
            </w:r>
            <w:r w:rsidR="00825CD6">
              <w:rPr>
                <w:rFonts w:asciiTheme="minorHAnsi" w:eastAsiaTheme="minorEastAsia" w:hAnsiTheme="minorHAnsi" w:cstheme="minorBidi"/>
                <w:noProof/>
                <w:szCs w:val="22"/>
              </w:rPr>
              <w:tab/>
            </w:r>
            <w:r w:rsidR="00825CD6" w:rsidRPr="000E28D0">
              <w:rPr>
                <w:rStyle w:val="Hyperlink"/>
                <w:noProof/>
              </w:rPr>
              <w:t>Em que fase do ciclo de vida se encontra?</w:t>
            </w:r>
            <w:r w:rsidR="00825CD6">
              <w:rPr>
                <w:noProof/>
                <w:webHidden/>
              </w:rPr>
              <w:tab/>
            </w:r>
            <w:r w:rsidR="00825CD6">
              <w:rPr>
                <w:noProof/>
                <w:webHidden/>
              </w:rPr>
              <w:fldChar w:fldCharType="begin"/>
            </w:r>
            <w:r w:rsidR="00825CD6">
              <w:rPr>
                <w:noProof/>
                <w:webHidden/>
              </w:rPr>
              <w:instrText xml:space="preserve"> PAGEREF _Toc122190838 \h </w:instrText>
            </w:r>
            <w:r w:rsidR="00825CD6">
              <w:rPr>
                <w:noProof/>
                <w:webHidden/>
              </w:rPr>
            </w:r>
            <w:r w:rsidR="00825CD6">
              <w:rPr>
                <w:noProof/>
                <w:webHidden/>
              </w:rPr>
              <w:fldChar w:fldCharType="separate"/>
            </w:r>
            <w:r w:rsidR="005D2672">
              <w:rPr>
                <w:noProof/>
                <w:webHidden/>
              </w:rPr>
              <w:t>38</w:t>
            </w:r>
            <w:r w:rsidR="00825CD6">
              <w:rPr>
                <w:noProof/>
                <w:webHidden/>
              </w:rPr>
              <w:fldChar w:fldCharType="end"/>
            </w:r>
          </w:hyperlink>
        </w:p>
        <w:p w14:paraId="0797CE09" w14:textId="1003669B" w:rsidR="00825CD6" w:rsidRDefault="00000000">
          <w:pPr>
            <w:pStyle w:val="TOC2"/>
            <w:rPr>
              <w:rFonts w:asciiTheme="minorHAnsi" w:eastAsiaTheme="minorEastAsia" w:hAnsiTheme="minorHAnsi" w:cstheme="minorBidi"/>
              <w:noProof/>
              <w:szCs w:val="22"/>
            </w:rPr>
          </w:pPr>
          <w:hyperlink w:anchor="_Toc122190839" w:history="1">
            <w:r w:rsidR="00825CD6" w:rsidRPr="000E28D0">
              <w:rPr>
                <w:rStyle w:val="Hyperlink"/>
                <w:noProof/>
              </w:rPr>
              <w:t>2.</w:t>
            </w:r>
            <w:r w:rsidR="00825CD6">
              <w:rPr>
                <w:rFonts w:asciiTheme="minorHAnsi" w:eastAsiaTheme="minorEastAsia" w:hAnsiTheme="minorHAnsi" w:cstheme="minorBidi"/>
                <w:noProof/>
                <w:szCs w:val="22"/>
              </w:rPr>
              <w:tab/>
            </w:r>
            <w:r w:rsidR="00825CD6" w:rsidRPr="000E28D0">
              <w:rPr>
                <w:rStyle w:val="Hyperlink"/>
                <w:noProof/>
              </w:rPr>
              <w:t>Preço</w:t>
            </w:r>
            <w:r w:rsidR="00825CD6">
              <w:rPr>
                <w:noProof/>
                <w:webHidden/>
              </w:rPr>
              <w:tab/>
            </w:r>
            <w:r w:rsidR="00825CD6">
              <w:rPr>
                <w:noProof/>
                <w:webHidden/>
              </w:rPr>
              <w:fldChar w:fldCharType="begin"/>
            </w:r>
            <w:r w:rsidR="00825CD6">
              <w:rPr>
                <w:noProof/>
                <w:webHidden/>
              </w:rPr>
              <w:instrText xml:space="preserve"> PAGEREF _Toc122190839 \h </w:instrText>
            </w:r>
            <w:r w:rsidR="00825CD6">
              <w:rPr>
                <w:noProof/>
                <w:webHidden/>
              </w:rPr>
            </w:r>
            <w:r w:rsidR="00825CD6">
              <w:rPr>
                <w:noProof/>
                <w:webHidden/>
              </w:rPr>
              <w:fldChar w:fldCharType="separate"/>
            </w:r>
            <w:r w:rsidR="005D2672">
              <w:rPr>
                <w:noProof/>
                <w:webHidden/>
              </w:rPr>
              <w:t>39</w:t>
            </w:r>
            <w:r w:rsidR="00825CD6">
              <w:rPr>
                <w:noProof/>
                <w:webHidden/>
              </w:rPr>
              <w:fldChar w:fldCharType="end"/>
            </w:r>
          </w:hyperlink>
        </w:p>
        <w:p w14:paraId="65C7F494" w14:textId="6D83FA49" w:rsidR="00825CD6" w:rsidRDefault="00000000">
          <w:pPr>
            <w:pStyle w:val="TOC2"/>
            <w:rPr>
              <w:rFonts w:asciiTheme="minorHAnsi" w:eastAsiaTheme="minorEastAsia" w:hAnsiTheme="minorHAnsi" w:cstheme="minorBidi"/>
              <w:noProof/>
              <w:szCs w:val="22"/>
            </w:rPr>
          </w:pPr>
          <w:hyperlink w:anchor="_Toc122190840" w:history="1">
            <w:r w:rsidR="00825CD6" w:rsidRPr="000E28D0">
              <w:rPr>
                <w:rStyle w:val="Hyperlink"/>
                <w:noProof/>
              </w:rPr>
              <w:t>3.</w:t>
            </w:r>
            <w:r w:rsidR="00825CD6">
              <w:rPr>
                <w:rFonts w:asciiTheme="minorHAnsi" w:eastAsiaTheme="minorEastAsia" w:hAnsiTheme="minorHAnsi" w:cstheme="minorBidi"/>
                <w:noProof/>
                <w:szCs w:val="22"/>
              </w:rPr>
              <w:tab/>
            </w:r>
            <w:r w:rsidR="00825CD6" w:rsidRPr="000E28D0">
              <w:rPr>
                <w:rStyle w:val="Hyperlink"/>
                <w:rFonts w:cs="Calibri"/>
                <w:bCs/>
                <w:noProof/>
              </w:rPr>
              <w:t>Distribuição</w:t>
            </w:r>
            <w:r w:rsidR="00825CD6">
              <w:rPr>
                <w:noProof/>
                <w:webHidden/>
              </w:rPr>
              <w:tab/>
            </w:r>
            <w:r w:rsidR="00825CD6">
              <w:rPr>
                <w:noProof/>
                <w:webHidden/>
              </w:rPr>
              <w:fldChar w:fldCharType="begin"/>
            </w:r>
            <w:r w:rsidR="00825CD6">
              <w:rPr>
                <w:noProof/>
                <w:webHidden/>
              </w:rPr>
              <w:instrText xml:space="preserve"> PAGEREF _Toc122190840 \h </w:instrText>
            </w:r>
            <w:r w:rsidR="00825CD6">
              <w:rPr>
                <w:noProof/>
                <w:webHidden/>
              </w:rPr>
            </w:r>
            <w:r w:rsidR="00825CD6">
              <w:rPr>
                <w:noProof/>
                <w:webHidden/>
              </w:rPr>
              <w:fldChar w:fldCharType="separate"/>
            </w:r>
            <w:r w:rsidR="005D2672">
              <w:rPr>
                <w:noProof/>
                <w:webHidden/>
              </w:rPr>
              <w:t>39</w:t>
            </w:r>
            <w:r w:rsidR="00825CD6">
              <w:rPr>
                <w:noProof/>
                <w:webHidden/>
              </w:rPr>
              <w:fldChar w:fldCharType="end"/>
            </w:r>
          </w:hyperlink>
        </w:p>
        <w:p w14:paraId="42FEC346" w14:textId="7B25A246" w:rsidR="00825CD6" w:rsidRDefault="00000000">
          <w:pPr>
            <w:pStyle w:val="TOC3"/>
            <w:rPr>
              <w:rFonts w:asciiTheme="minorHAnsi" w:eastAsiaTheme="minorEastAsia" w:hAnsiTheme="minorHAnsi" w:cstheme="minorBidi"/>
              <w:noProof/>
              <w:szCs w:val="22"/>
            </w:rPr>
          </w:pPr>
          <w:hyperlink w:anchor="_Toc122190841" w:history="1">
            <w:r w:rsidR="00825CD6" w:rsidRPr="000E28D0">
              <w:rPr>
                <w:rStyle w:val="Hyperlink"/>
                <w:noProof/>
              </w:rPr>
              <w:t>4.</w:t>
            </w:r>
            <w:r w:rsidR="00825CD6">
              <w:rPr>
                <w:rFonts w:asciiTheme="minorHAnsi" w:eastAsiaTheme="minorEastAsia" w:hAnsiTheme="minorHAnsi" w:cstheme="minorBidi"/>
                <w:noProof/>
                <w:szCs w:val="22"/>
              </w:rPr>
              <w:tab/>
            </w:r>
            <w:r w:rsidR="00825CD6" w:rsidRPr="000E28D0">
              <w:rPr>
                <w:rStyle w:val="Hyperlink"/>
                <w:noProof/>
              </w:rPr>
              <w:t>Comunicação</w:t>
            </w:r>
            <w:r w:rsidR="00825CD6">
              <w:rPr>
                <w:noProof/>
                <w:webHidden/>
              </w:rPr>
              <w:tab/>
            </w:r>
            <w:r w:rsidR="00825CD6">
              <w:rPr>
                <w:noProof/>
                <w:webHidden/>
              </w:rPr>
              <w:fldChar w:fldCharType="begin"/>
            </w:r>
            <w:r w:rsidR="00825CD6">
              <w:rPr>
                <w:noProof/>
                <w:webHidden/>
              </w:rPr>
              <w:instrText xml:space="preserve"> PAGEREF _Toc122190841 \h </w:instrText>
            </w:r>
            <w:r w:rsidR="00825CD6">
              <w:rPr>
                <w:noProof/>
                <w:webHidden/>
              </w:rPr>
            </w:r>
            <w:r w:rsidR="00825CD6">
              <w:rPr>
                <w:noProof/>
                <w:webHidden/>
              </w:rPr>
              <w:fldChar w:fldCharType="separate"/>
            </w:r>
            <w:r w:rsidR="005D2672">
              <w:rPr>
                <w:noProof/>
                <w:webHidden/>
              </w:rPr>
              <w:t>39</w:t>
            </w:r>
            <w:r w:rsidR="00825CD6">
              <w:rPr>
                <w:noProof/>
                <w:webHidden/>
              </w:rPr>
              <w:fldChar w:fldCharType="end"/>
            </w:r>
          </w:hyperlink>
        </w:p>
        <w:p w14:paraId="4296261A" w14:textId="6DCF5D06" w:rsidR="00825CD6" w:rsidRDefault="00000000">
          <w:pPr>
            <w:pStyle w:val="TOC2"/>
            <w:rPr>
              <w:rFonts w:asciiTheme="minorHAnsi" w:eastAsiaTheme="minorEastAsia" w:hAnsiTheme="minorHAnsi" w:cstheme="minorBidi"/>
              <w:noProof/>
              <w:szCs w:val="22"/>
            </w:rPr>
          </w:pPr>
          <w:hyperlink w:anchor="_Toc122190842" w:history="1">
            <w:r w:rsidR="00825CD6" w:rsidRPr="000E28D0">
              <w:rPr>
                <w:rStyle w:val="Hyperlink"/>
                <w:noProof/>
              </w:rPr>
              <w:t>II.8 Gestão das Operações e Indústria 4.0</w:t>
            </w:r>
            <w:r w:rsidR="00825CD6">
              <w:rPr>
                <w:noProof/>
                <w:webHidden/>
              </w:rPr>
              <w:tab/>
            </w:r>
            <w:r w:rsidR="00825CD6">
              <w:rPr>
                <w:noProof/>
                <w:webHidden/>
              </w:rPr>
              <w:fldChar w:fldCharType="begin"/>
            </w:r>
            <w:r w:rsidR="00825CD6">
              <w:rPr>
                <w:noProof/>
                <w:webHidden/>
              </w:rPr>
              <w:instrText xml:space="preserve"> PAGEREF _Toc122190842 \h </w:instrText>
            </w:r>
            <w:r w:rsidR="00825CD6">
              <w:rPr>
                <w:noProof/>
                <w:webHidden/>
              </w:rPr>
            </w:r>
            <w:r w:rsidR="00825CD6">
              <w:rPr>
                <w:noProof/>
                <w:webHidden/>
              </w:rPr>
              <w:fldChar w:fldCharType="separate"/>
            </w:r>
            <w:r w:rsidR="005D2672">
              <w:rPr>
                <w:noProof/>
                <w:webHidden/>
              </w:rPr>
              <w:t>40</w:t>
            </w:r>
            <w:r w:rsidR="00825CD6">
              <w:rPr>
                <w:noProof/>
                <w:webHidden/>
              </w:rPr>
              <w:fldChar w:fldCharType="end"/>
            </w:r>
          </w:hyperlink>
        </w:p>
        <w:p w14:paraId="15408CD6" w14:textId="4730AA49" w:rsidR="00825CD6" w:rsidRDefault="00000000">
          <w:pPr>
            <w:pStyle w:val="TOC3"/>
            <w:rPr>
              <w:rFonts w:asciiTheme="minorHAnsi" w:eastAsiaTheme="minorEastAsia" w:hAnsiTheme="minorHAnsi" w:cstheme="minorBidi"/>
              <w:noProof/>
              <w:szCs w:val="22"/>
            </w:rPr>
          </w:pPr>
          <w:hyperlink w:anchor="_Toc122190843" w:history="1">
            <w:r w:rsidR="00825CD6" w:rsidRPr="000E28D0">
              <w:rPr>
                <w:rStyle w:val="Hyperlink"/>
                <w:noProof/>
              </w:rPr>
              <w:t>II.8.1 Tipo de operações de produção que a organização desenvolve: de bens e/ou de serviços</w:t>
            </w:r>
            <w:r w:rsidR="00825CD6">
              <w:rPr>
                <w:noProof/>
                <w:webHidden/>
              </w:rPr>
              <w:tab/>
            </w:r>
            <w:r w:rsidR="00825CD6">
              <w:rPr>
                <w:noProof/>
                <w:webHidden/>
              </w:rPr>
              <w:fldChar w:fldCharType="begin"/>
            </w:r>
            <w:r w:rsidR="00825CD6">
              <w:rPr>
                <w:noProof/>
                <w:webHidden/>
              </w:rPr>
              <w:instrText xml:space="preserve"> PAGEREF _Toc122190843 \h </w:instrText>
            </w:r>
            <w:r w:rsidR="00825CD6">
              <w:rPr>
                <w:noProof/>
                <w:webHidden/>
              </w:rPr>
            </w:r>
            <w:r w:rsidR="00825CD6">
              <w:rPr>
                <w:noProof/>
                <w:webHidden/>
              </w:rPr>
              <w:fldChar w:fldCharType="separate"/>
            </w:r>
            <w:r w:rsidR="005D2672">
              <w:rPr>
                <w:noProof/>
                <w:webHidden/>
              </w:rPr>
              <w:t>40</w:t>
            </w:r>
            <w:r w:rsidR="00825CD6">
              <w:rPr>
                <w:noProof/>
                <w:webHidden/>
              </w:rPr>
              <w:fldChar w:fldCharType="end"/>
            </w:r>
          </w:hyperlink>
        </w:p>
        <w:p w14:paraId="6867BBF7" w14:textId="31019D25" w:rsidR="00825CD6" w:rsidRDefault="00000000">
          <w:pPr>
            <w:pStyle w:val="TOC3"/>
            <w:rPr>
              <w:rFonts w:asciiTheme="minorHAnsi" w:eastAsiaTheme="minorEastAsia" w:hAnsiTheme="minorHAnsi" w:cstheme="minorBidi"/>
              <w:noProof/>
              <w:szCs w:val="22"/>
            </w:rPr>
          </w:pPr>
          <w:hyperlink w:anchor="_Toc122190844" w:history="1">
            <w:r w:rsidR="00825CD6" w:rsidRPr="000E28D0">
              <w:rPr>
                <w:rStyle w:val="Hyperlink"/>
                <w:noProof/>
              </w:rPr>
              <w:t>II.8.2 Principais elementos da cadeia de abastecimento da organização</w:t>
            </w:r>
            <w:r w:rsidR="00825CD6">
              <w:rPr>
                <w:noProof/>
                <w:webHidden/>
              </w:rPr>
              <w:tab/>
            </w:r>
            <w:r w:rsidR="00825CD6">
              <w:rPr>
                <w:noProof/>
                <w:webHidden/>
              </w:rPr>
              <w:fldChar w:fldCharType="begin"/>
            </w:r>
            <w:r w:rsidR="00825CD6">
              <w:rPr>
                <w:noProof/>
                <w:webHidden/>
              </w:rPr>
              <w:instrText xml:space="preserve"> PAGEREF _Toc122190844 \h </w:instrText>
            </w:r>
            <w:r w:rsidR="00825CD6">
              <w:rPr>
                <w:noProof/>
                <w:webHidden/>
              </w:rPr>
            </w:r>
            <w:r w:rsidR="00825CD6">
              <w:rPr>
                <w:noProof/>
                <w:webHidden/>
              </w:rPr>
              <w:fldChar w:fldCharType="separate"/>
            </w:r>
            <w:r w:rsidR="005D2672">
              <w:rPr>
                <w:noProof/>
                <w:webHidden/>
              </w:rPr>
              <w:t>40</w:t>
            </w:r>
            <w:r w:rsidR="00825CD6">
              <w:rPr>
                <w:noProof/>
                <w:webHidden/>
              </w:rPr>
              <w:fldChar w:fldCharType="end"/>
            </w:r>
          </w:hyperlink>
        </w:p>
        <w:p w14:paraId="6EA2E4D8" w14:textId="25F65A20" w:rsidR="00825CD6" w:rsidRDefault="00000000">
          <w:pPr>
            <w:pStyle w:val="TOC3"/>
            <w:rPr>
              <w:rFonts w:asciiTheme="minorHAnsi" w:eastAsiaTheme="minorEastAsia" w:hAnsiTheme="minorHAnsi" w:cstheme="minorBidi"/>
              <w:noProof/>
              <w:szCs w:val="22"/>
            </w:rPr>
          </w:pPr>
          <w:hyperlink w:anchor="_Toc122190845" w:history="1">
            <w:r w:rsidR="00825CD6" w:rsidRPr="000E28D0">
              <w:rPr>
                <w:rStyle w:val="Hyperlink"/>
                <w:noProof/>
              </w:rPr>
              <w:t>II.8.3 Tipo de sistema produtivo adotado na organização e qual a organização da produção na relação com o mercado</w:t>
            </w:r>
            <w:r w:rsidR="00825CD6">
              <w:rPr>
                <w:noProof/>
                <w:webHidden/>
              </w:rPr>
              <w:tab/>
            </w:r>
            <w:r w:rsidR="00825CD6">
              <w:rPr>
                <w:noProof/>
                <w:webHidden/>
              </w:rPr>
              <w:fldChar w:fldCharType="begin"/>
            </w:r>
            <w:r w:rsidR="00825CD6">
              <w:rPr>
                <w:noProof/>
                <w:webHidden/>
              </w:rPr>
              <w:instrText xml:space="preserve"> PAGEREF _Toc122190845 \h </w:instrText>
            </w:r>
            <w:r w:rsidR="00825CD6">
              <w:rPr>
                <w:noProof/>
                <w:webHidden/>
              </w:rPr>
            </w:r>
            <w:r w:rsidR="00825CD6">
              <w:rPr>
                <w:noProof/>
                <w:webHidden/>
              </w:rPr>
              <w:fldChar w:fldCharType="separate"/>
            </w:r>
            <w:r w:rsidR="005D2672">
              <w:rPr>
                <w:noProof/>
                <w:webHidden/>
              </w:rPr>
              <w:t>40</w:t>
            </w:r>
            <w:r w:rsidR="00825CD6">
              <w:rPr>
                <w:noProof/>
                <w:webHidden/>
              </w:rPr>
              <w:fldChar w:fldCharType="end"/>
            </w:r>
          </w:hyperlink>
        </w:p>
        <w:p w14:paraId="7A3224CE" w14:textId="76EC549D" w:rsidR="00825CD6" w:rsidRDefault="00000000">
          <w:pPr>
            <w:pStyle w:val="TOC3"/>
            <w:rPr>
              <w:rFonts w:asciiTheme="minorHAnsi" w:eastAsiaTheme="minorEastAsia" w:hAnsiTheme="minorHAnsi" w:cstheme="minorBidi"/>
              <w:noProof/>
              <w:szCs w:val="22"/>
            </w:rPr>
          </w:pPr>
          <w:hyperlink w:anchor="_Toc122190846" w:history="1">
            <w:r w:rsidR="00825CD6" w:rsidRPr="000E28D0">
              <w:rPr>
                <w:rStyle w:val="Hyperlink"/>
                <w:noProof/>
              </w:rPr>
              <w:t xml:space="preserve">II.8.4 Relacionar a organização da produção com as opções de </w:t>
            </w:r>
            <w:r w:rsidR="00825CD6" w:rsidRPr="000E28D0">
              <w:rPr>
                <w:rStyle w:val="Hyperlink"/>
                <w:i/>
                <w:noProof/>
              </w:rPr>
              <w:t>marketing</w:t>
            </w:r>
            <w:r w:rsidR="00825CD6">
              <w:rPr>
                <w:noProof/>
                <w:webHidden/>
              </w:rPr>
              <w:tab/>
            </w:r>
            <w:r w:rsidR="00825CD6">
              <w:rPr>
                <w:noProof/>
                <w:webHidden/>
              </w:rPr>
              <w:fldChar w:fldCharType="begin"/>
            </w:r>
            <w:r w:rsidR="00825CD6">
              <w:rPr>
                <w:noProof/>
                <w:webHidden/>
              </w:rPr>
              <w:instrText xml:space="preserve"> PAGEREF _Toc122190846 \h </w:instrText>
            </w:r>
            <w:r w:rsidR="00825CD6">
              <w:rPr>
                <w:noProof/>
                <w:webHidden/>
              </w:rPr>
            </w:r>
            <w:r w:rsidR="00825CD6">
              <w:rPr>
                <w:noProof/>
                <w:webHidden/>
              </w:rPr>
              <w:fldChar w:fldCharType="separate"/>
            </w:r>
            <w:r w:rsidR="005D2672">
              <w:rPr>
                <w:noProof/>
                <w:webHidden/>
              </w:rPr>
              <w:t>41</w:t>
            </w:r>
            <w:r w:rsidR="00825CD6">
              <w:rPr>
                <w:noProof/>
                <w:webHidden/>
              </w:rPr>
              <w:fldChar w:fldCharType="end"/>
            </w:r>
          </w:hyperlink>
        </w:p>
        <w:p w14:paraId="70BAFA3B" w14:textId="637706D1" w:rsidR="00825CD6" w:rsidRDefault="00000000">
          <w:pPr>
            <w:pStyle w:val="TOC3"/>
            <w:rPr>
              <w:rFonts w:asciiTheme="minorHAnsi" w:eastAsiaTheme="minorEastAsia" w:hAnsiTheme="minorHAnsi" w:cstheme="minorBidi"/>
              <w:noProof/>
              <w:szCs w:val="22"/>
            </w:rPr>
          </w:pPr>
          <w:hyperlink w:anchor="_Toc122190847" w:history="1">
            <w:r w:rsidR="00825CD6" w:rsidRPr="000E28D0">
              <w:rPr>
                <w:rStyle w:val="Hyperlink"/>
                <w:noProof/>
              </w:rPr>
              <w:t>II.8.5 KPI´s de gestão de operações de produção</w:t>
            </w:r>
            <w:r w:rsidR="00825CD6">
              <w:rPr>
                <w:noProof/>
                <w:webHidden/>
              </w:rPr>
              <w:tab/>
            </w:r>
            <w:r w:rsidR="00825CD6">
              <w:rPr>
                <w:noProof/>
                <w:webHidden/>
              </w:rPr>
              <w:fldChar w:fldCharType="begin"/>
            </w:r>
            <w:r w:rsidR="00825CD6">
              <w:rPr>
                <w:noProof/>
                <w:webHidden/>
              </w:rPr>
              <w:instrText xml:space="preserve"> PAGEREF _Toc122190847 \h </w:instrText>
            </w:r>
            <w:r w:rsidR="00825CD6">
              <w:rPr>
                <w:noProof/>
                <w:webHidden/>
              </w:rPr>
            </w:r>
            <w:r w:rsidR="00825CD6">
              <w:rPr>
                <w:noProof/>
                <w:webHidden/>
              </w:rPr>
              <w:fldChar w:fldCharType="separate"/>
            </w:r>
            <w:r w:rsidR="005D2672">
              <w:rPr>
                <w:noProof/>
                <w:webHidden/>
              </w:rPr>
              <w:t>41</w:t>
            </w:r>
            <w:r w:rsidR="00825CD6">
              <w:rPr>
                <w:noProof/>
                <w:webHidden/>
              </w:rPr>
              <w:fldChar w:fldCharType="end"/>
            </w:r>
          </w:hyperlink>
        </w:p>
        <w:p w14:paraId="501E8BF7" w14:textId="684D5C76" w:rsidR="00825CD6" w:rsidRDefault="00000000">
          <w:pPr>
            <w:pStyle w:val="TOC3"/>
            <w:rPr>
              <w:rFonts w:asciiTheme="minorHAnsi" w:eastAsiaTheme="minorEastAsia" w:hAnsiTheme="minorHAnsi" w:cstheme="minorBidi"/>
              <w:noProof/>
              <w:szCs w:val="22"/>
            </w:rPr>
          </w:pPr>
          <w:hyperlink w:anchor="_Toc122190848" w:history="1">
            <w:r w:rsidR="00825CD6" w:rsidRPr="000E28D0">
              <w:rPr>
                <w:rStyle w:val="Hyperlink"/>
                <w:noProof/>
              </w:rPr>
              <w:t>II.8.6 Tecnologias utilizadas para a recolha e tratamento de dados referentes à gestão das operações de produção</w:t>
            </w:r>
            <w:r w:rsidR="00825CD6">
              <w:rPr>
                <w:noProof/>
                <w:webHidden/>
              </w:rPr>
              <w:tab/>
            </w:r>
            <w:r w:rsidR="00825CD6">
              <w:rPr>
                <w:noProof/>
                <w:webHidden/>
              </w:rPr>
              <w:fldChar w:fldCharType="begin"/>
            </w:r>
            <w:r w:rsidR="00825CD6">
              <w:rPr>
                <w:noProof/>
                <w:webHidden/>
              </w:rPr>
              <w:instrText xml:space="preserve"> PAGEREF _Toc122190848 \h </w:instrText>
            </w:r>
            <w:r w:rsidR="00825CD6">
              <w:rPr>
                <w:noProof/>
                <w:webHidden/>
              </w:rPr>
            </w:r>
            <w:r w:rsidR="00825CD6">
              <w:rPr>
                <w:noProof/>
                <w:webHidden/>
              </w:rPr>
              <w:fldChar w:fldCharType="separate"/>
            </w:r>
            <w:r w:rsidR="005D2672">
              <w:rPr>
                <w:noProof/>
                <w:webHidden/>
              </w:rPr>
              <w:t>42</w:t>
            </w:r>
            <w:r w:rsidR="00825CD6">
              <w:rPr>
                <w:noProof/>
                <w:webHidden/>
              </w:rPr>
              <w:fldChar w:fldCharType="end"/>
            </w:r>
          </w:hyperlink>
        </w:p>
        <w:p w14:paraId="3EEC572D" w14:textId="7AE10137" w:rsidR="00825CD6" w:rsidRDefault="00000000">
          <w:pPr>
            <w:pStyle w:val="TOC3"/>
            <w:rPr>
              <w:rFonts w:asciiTheme="minorHAnsi" w:eastAsiaTheme="minorEastAsia" w:hAnsiTheme="minorHAnsi" w:cstheme="minorBidi"/>
              <w:noProof/>
              <w:szCs w:val="22"/>
            </w:rPr>
          </w:pPr>
          <w:hyperlink w:anchor="_Toc122190849" w:history="1">
            <w:r w:rsidR="00825CD6" w:rsidRPr="000E28D0">
              <w:rPr>
                <w:rStyle w:val="Hyperlink"/>
                <w:noProof/>
              </w:rPr>
              <w:t xml:space="preserve">II.8.7 </w:t>
            </w:r>
            <w:r w:rsidR="00825CD6" w:rsidRPr="000E28D0">
              <w:rPr>
                <w:rStyle w:val="Hyperlink"/>
                <w:bCs/>
                <w:noProof/>
              </w:rPr>
              <w:t>Exemplos da utilização das tecnologias da Indústria 4.0 nas operações de produção da organização</w:t>
            </w:r>
            <w:r w:rsidR="00825CD6">
              <w:rPr>
                <w:noProof/>
                <w:webHidden/>
              </w:rPr>
              <w:tab/>
            </w:r>
            <w:r w:rsidR="00825CD6">
              <w:rPr>
                <w:noProof/>
                <w:webHidden/>
              </w:rPr>
              <w:fldChar w:fldCharType="begin"/>
            </w:r>
            <w:r w:rsidR="00825CD6">
              <w:rPr>
                <w:noProof/>
                <w:webHidden/>
              </w:rPr>
              <w:instrText xml:space="preserve"> PAGEREF _Toc122190849 \h </w:instrText>
            </w:r>
            <w:r w:rsidR="00825CD6">
              <w:rPr>
                <w:noProof/>
                <w:webHidden/>
              </w:rPr>
            </w:r>
            <w:r w:rsidR="00825CD6">
              <w:rPr>
                <w:noProof/>
                <w:webHidden/>
              </w:rPr>
              <w:fldChar w:fldCharType="separate"/>
            </w:r>
            <w:r w:rsidR="005D2672">
              <w:rPr>
                <w:noProof/>
                <w:webHidden/>
              </w:rPr>
              <w:t>42</w:t>
            </w:r>
            <w:r w:rsidR="00825CD6">
              <w:rPr>
                <w:noProof/>
                <w:webHidden/>
              </w:rPr>
              <w:fldChar w:fldCharType="end"/>
            </w:r>
          </w:hyperlink>
        </w:p>
        <w:p w14:paraId="0BD92807" w14:textId="24F89FD5" w:rsidR="00825CD6" w:rsidRDefault="00000000">
          <w:pPr>
            <w:pStyle w:val="TOC1"/>
            <w:tabs>
              <w:tab w:val="right" w:leader="dot" w:pos="8828"/>
            </w:tabs>
            <w:rPr>
              <w:rFonts w:asciiTheme="minorHAnsi" w:eastAsiaTheme="minorEastAsia" w:hAnsiTheme="minorHAnsi" w:cstheme="minorBidi"/>
              <w:noProof/>
              <w:szCs w:val="22"/>
            </w:rPr>
          </w:pPr>
          <w:hyperlink w:anchor="_Toc122190850" w:history="1">
            <w:r w:rsidR="00825CD6" w:rsidRPr="000E28D0">
              <w:rPr>
                <w:rStyle w:val="Hyperlink"/>
                <w:noProof/>
              </w:rPr>
              <w:t>Parte III – Conclusão</w:t>
            </w:r>
            <w:r w:rsidR="00825CD6">
              <w:rPr>
                <w:noProof/>
                <w:webHidden/>
              </w:rPr>
              <w:tab/>
            </w:r>
            <w:r w:rsidR="00825CD6">
              <w:rPr>
                <w:noProof/>
                <w:webHidden/>
              </w:rPr>
              <w:fldChar w:fldCharType="begin"/>
            </w:r>
            <w:r w:rsidR="00825CD6">
              <w:rPr>
                <w:noProof/>
                <w:webHidden/>
              </w:rPr>
              <w:instrText xml:space="preserve"> PAGEREF _Toc122190850 \h </w:instrText>
            </w:r>
            <w:r w:rsidR="00825CD6">
              <w:rPr>
                <w:noProof/>
                <w:webHidden/>
              </w:rPr>
            </w:r>
            <w:r w:rsidR="00825CD6">
              <w:rPr>
                <w:noProof/>
                <w:webHidden/>
              </w:rPr>
              <w:fldChar w:fldCharType="separate"/>
            </w:r>
            <w:r w:rsidR="005D2672">
              <w:rPr>
                <w:noProof/>
                <w:webHidden/>
              </w:rPr>
              <w:t>44</w:t>
            </w:r>
            <w:r w:rsidR="00825CD6">
              <w:rPr>
                <w:noProof/>
                <w:webHidden/>
              </w:rPr>
              <w:fldChar w:fldCharType="end"/>
            </w:r>
          </w:hyperlink>
        </w:p>
        <w:p w14:paraId="24E13D62" w14:textId="711863CD" w:rsidR="00825CD6" w:rsidRDefault="00000000">
          <w:pPr>
            <w:pStyle w:val="TOC2"/>
            <w:rPr>
              <w:rFonts w:asciiTheme="minorHAnsi" w:eastAsiaTheme="minorEastAsia" w:hAnsiTheme="minorHAnsi" w:cstheme="minorBidi"/>
              <w:noProof/>
              <w:szCs w:val="22"/>
            </w:rPr>
          </w:pPr>
          <w:hyperlink w:anchor="_Toc122190851" w:history="1">
            <w:r w:rsidR="00825CD6" w:rsidRPr="000E28D0">
              <w:rPr>
                <w:rStyle w:val="Hyperlink"/>
                <w:noProof/>
              </w:rPr>
              <w:t>III.1 Conclusão</w:t>
            </w:r>
            <w:r w:rsidR="00825CD6">
              <w:rPr>
                <w:noProof/>
                <w:webHidden/>
              </w:rPr>
              <w:tab/>
            </w:r>
            <w:r w:rsidR="00825CD6">
              <w:rPr>
                <w:noProof/>
                <w:webHidden/>
              </w:rPr>
              <w:fldChar w:fldCharType="begin"/>
            </w:r>
            <w:r w:rsidR="00825CD6">
              <w:rPr>
                <w:noProof/>
                <w:webHidden/>
              </w:rPr>
              <w:instrText xml:space="preserve"> PAGEREF _Toc122190851 \h </w:instrText>
            </w:r>
            <w:r w:rsidR="00825CD6">
              <w:rPr>
                <w:noProof/>
                <w:webHidden/>
              </w:rPr>
            </w:r>
            <w:r w:rsidR="00825CD6">
              <w:rPr>
                <w:noProof/>
                <w:webHidden/>
              </w:rPr>
              <w:fldChar w:fldCharType="separate"/>
            </w:r>
            <w:r w:rsidR="005D2672">
              <w:rPr>
                <w:noProof/>
                <w:webHidden/>
              </w:rPr>
              <w:t>44</w:t>
            </w:r>
            <w:r w:rsidR="00825CD6">
              <w:rPr>
                <w:noProof/>
                <w:webHidden/>
              </w:rPr>
              <w:fldChar w:fldCharType="end"/>
            </w:r>
          </w:hyperlink>
        </w:p>
        <w:p w14:paraId="6FFC8BDA" w14:textId="4FB99CDE" w:rsidR="00825CD6" w:rsidRDefault="00000000">
          <w:pPr>
            <w:pStyle w:val="TOC2"/>
            <w:rPr>
              <w:rFonts w:asciiTheme="minorHAnsi" w:eastAsiaTheme="minorEastAsia" w:hAnsiTheme="minorHAnsi" w:cstheme="minorBidi"/>
              <w:noProof/>
              <w:szCs w:val="22"/>
            </w:rPr>
          </w:pPr>
          <w:hyperlink w:anchor="_Toc122190852" w:history="1">
            <w:r w:rsidR="00825CD6" w:rsidRPr="000E28D0">
              <w:rPr>
                <w:rStyle w:val="Hyperlink"/>
                <w:noProof/>
              </w:rPr>
              <w:t>III.2 Sugestões de melhoria</w:t>
            </w:r>
            <w:r w:rsidR="00825CD6">
              <w:rPr>
                <w:noProof/>
                <w:webHidden/>
              </w:rPr>
              <w:tab/>
            </w:r>
            <w:r w:rsidR="00825CD6">
              <w:rPr>
                <w:noProof/>
                <w:webHidden/>
              </w:rPr>
              <w:fldChar w:fldCharType="begin"/>
            </w:r>
            <w:r w:rsidR="00825CD6">
              <w:rPr>
                <w:noProof/>
                <w:webHidden/>
              </w:rPr>
              <w:instrText xml:space="preserve"> PAGEREF _Toc122190852 \h </w:instrText>
            </w:r>
            <w:r w:rsidR="00825CD6">
              <w:rPr>
                <w:noProof/>
                <w:webHidden/>
              </w:rPr>
            </w:r>
            <w:r w:rsidR="00825CD6">
              <w:rPr>
                <w:noProof/>
                <w:webHidden/>
              </w:rPr>
              <w:fldChar w:fldCharType="separate"/>
            </w:r>
            <w:r w:rsidR="005D2672">
              <w:rPr>
                <w:noProof/>
                <w:webHidden/>
              </w:rPr>
              <w:t>44</w:t>
            </w:r>
            <w:r w:rsidR="00825CD6">
              <w:rPr>
                <w:noProof/>
                <w:webHidden/>
              </w:rPr>
              <w:fldChar w:fldCharType="end"/>
            </w:r>
          </w:hyperlink>
        </w:p>
        <w:p w14:paraId="468E0D53" w14:textId="1EC3D1FC" w:rsidR="00825CD6" w:rsidRDefault="00000000">
          <w:pPr>
            <w:pStyle w:val="TOC1"/>
            <w:tabs>
              <w:tab w:val="right" w:leader="dot" w:pos="8828"/>
            </w:tabs>
            <w:rPr>
              <w:rFonts w:asciiTheme="minorHAnsi" w:eastAsiaTheme="minorEastAsia" w:hAnsiTheme="minorHAnsi" w:cstheme="minorBidi"/>
              <w:noProof/>
              <w:szCs w:val="22"/>
            </w:rPr>
          </w:pPr>
          <w:hyperlink w:anchor="_Toc122190853" w:history="1">
            <w:r w:rsidR="00825CD6" w:rsidRPr="000E28D0">
              <w:rPr>
                <w:rStyle w:val="Hyperlink"/>
                <w:noProof/>
              </w:rPr>
              <w:t>Bibliografia</w:t>
            </w:r>
            <w:r w:rsidR="00825CD6">
              <w:rPr>
                <w:noProof/>
                <w:webHidden/>
              </w:rPr>
              <w:tab/>
            </w:r>
            <w:r w:rsidR="00825CD6">
              <w:rPr>
                <w:noProof/>
                <w:webHidden/>
              </w:rPr>
              <w:fldChar w:fldCharType="begin"/>
            </w:r>
            <w:r w:rsidR="00825CD6">
              <w:rPr>
                <w:noProof/>
                <w:webHidden/>
              </w:rPr>
              <w:instrText xml:space="preserve"> PAGEREF _Toc122190853 \h </w:instrText>
            </w:r>
            <w:r w:rsidR="00825CD6">
              <w:rPr>
                <w:noProof/>
                <w:webHidden/>
              </w:rPr>
            </w:r>
            <w:r w:rsidR="00825CD6">
              <w:rPr>
                <w:noProof/>
                <w:webHidden/>
              </w:rPr>
              <w:fldChar w:fldCharType="separate"/>
            </w:r>
            <w:r w:rsidR="005D2672">
              <w:rPr>
                <w:noProof/>
                <w:webHidden/>
              </w:rPr>
              <w:t>46</w:t>
            </w:r>
            <w:r w:rsidR="00825CD6">
              <w:rPr>
                <w:noProof/>
                <w:webHidden/>
              </w:rPr>
              <w:fldChar w:fldCharType="end"/>
            </w:r>
          </w:hyperlink>
        </w:p>
        <w:p w14:paraId="48194BEE" w14:textId="61454200" w:rsidR="00073251" w:rsidRDefault="00073251">
          <w:r>
            <w:rPr>
              <w:b/>
              <w:bCs/>
            </w:rPr>
            <w:fldChar w:fldCharType="end"/>
          </w:r>
        </w:p>
      </w:sdtContent>
    </w:sdt>
    <w:p w14:paraId="41CA7668" w14:textId="77777777" w:rsidR="00073251" w:rsidRPr="00073251" w:rsidRDefault="00073251" w:rsidP="00073251"/>
    <w:p w14:paraId="0B1326BC" w14:textId="4E13A417" w:rsidR="00B731BA" w:rsidRPr="00CD23C5" w:rsidRDefault="004A6F4A" w:rsidP="00CD23C5">
      <w:pPr>
        <w:spacing w:line="240" w:lineRule="auto"/>
        <w:jc w:val="left"/>
        <w:rPr>
          <w:lang w:bidi="pt-PT"/>
        </w:rPr>
      </w:pPr>
      <w:r w:rsidRPr="00DE21A8">
        <w:rPr>
          <w:b/>
          <w:sz w:val="28"/>
          <w:szCs w:val="28"/>
          <w:lang w:bidi="pt-PT"/>
        </w:rPr>
        <w:t>Índice de quadros, figuras, abreviaturas</w:t>
      </w:r>
      <w:bookmarkEnd w:id="3"/>
      <w:r w:rsidRPr="00DE21A8">
        <w:rPr>
          <w:b/>
          <w:sz w:val="28"/>
          <w:szCs w:val="28"/>
          <w:lang w:bidi="pt-PT"/>
        </w:rPr>
        <w:t xml:space="preserve"> </w:t>
      </w:r>
    </w:p>
    <w:p w14:paraId="3736361C" w14:textId="4E603751" w:rsidR="00B3678A" w:rsidRDefault="0071098D">
      <w:pPr>
        <w:pStyle w:val="TableofFigures"/>
        <w:tabs>
          <w:tab w:val="right" w:leader="dot" w:pos="9350"/>
        </w:tabs>
        <w:rPr>
          <w:rFonts w:asciiTheme="minorHAnsi" w:eastAsiaTheme="minorEastAsia" w:hAnsiTheme="minorHAnsi" w:cstheme="minorBidi"/>
          <w:noProof/>
          <w:szCs w:val="22"/>
        </w:rPr>
      </w:pPr>
      <w:r>
        <w:rPr>
          <w:lang w:bidi="pt-PT"/>
        </w:rPr>
        <w:fldChar w:fldCharType="begin"/>
      </w:r>
      <w:r>
        <w:rPr>
          <w:lang w:bidi="pt-PT"/>
        </w:rPr>
        <w:instrText xml:space="preserve"> TOC \h \z \c "Figura" </w:instrText>
      </w:r>
      <w:r>
        <w:rPr>
          <w:lang w:bidi="pt-PT"/>
        </w:rPr>
        <w:fldChar w:fldCharType="separate"/>
      </w:r>
      <w:hyperlink w:anchor="_Toc119756561" w:history="1">
        <w:r w:rsidR="00B3678A" w:rsidRPr="00AC6A84">
          <w:rPr>
            <w:rStyle w:val="Hyperlink"/>
            <w:noProof/>
          </w:rPr>
          <w:t>Figura 1 - Objetivos da Codevision</w:t>
        </w:r>
        <w:r w:rsidR="00B3678A">
          <w:rPr>
            <w:noProof/>
            <w:webHidden/>
          </w:rPr>
          <w:tab/>
        </w:r>
        <w:r w:rsidR="00B3678A">
          <w:rPr>
            <w:noProof/>
            <w:webHidden/>
          </w:rPr>
          <w:fldChar w:fldCharType="begin"/>
        </w:r>
        <w:r w:rsidR="00B3678A">
          <w:rPr>
            <w:noProof/>
            <w:webHidden/>
          </w:rPr>
          <w:instrText xml:space="preserve"> PAGEREF _Toc119756561 \h </w:instrText>
        </w:r>
        <w:r w:rsidR="00B3678A">
          <w:rPr>
            <w:noProof/>
            <w:webHidden/>
          </w:rPr>
        </w:r>
        <w:r w:rsidR="00B3678A">
          <w:rPr>
            <w:noProof/>
            <w:webHidden/>
          </w:rPr>
          <w:fldChar w:fldCharType="separate"/>
        </w:r>
        <w:r w:rsidR="00B3678A">
          <w:rPr>
            <w:noProof/>
            <w:webHidden/>
          </w:rPr>
          <w:t>8</w:t>
        </w:r>
        <w:r w:rsidR="00B3678A">
          <w:rPr>
            <w:noProof/>
            <w:webHidden/>
          </w:rPr>
          <w:fldChar w:fldCharType="end"/>
        </w:r>
      </w:hyperlink>
    </w:p>
    <w:p w14:paraId="35C69110" w14:textId="1DACE3BE" w:rsidR="00B3678A" w:rsidRDefault="00000000">
      <w:pPr>
        <w:pStyle w:val="TableofFigures"/>
        <w:tabs>
          <w:tab w:val="right" w:leader="dot" w:pos="9350"/>
        </w:tabs>
        <w:rPr>
          <w:rFonts w:asciiTheme="minorHAnsi" w:eastAsiaTheme="minorEastAsia" w:hAnsiTheme="minorHAnsi" w:cstheme="minorBidi"/>
          <w:noProof/>
          <w:szCs w:val="22"/>
        </w:rPr>
      </w:pPr>
      <w:hyperlink w:anchor="_Toc119756562" w:history="1">
        <w:r w:rsidR="00B3678A" w:rsidRPr="00AC6A84">
          <w:rPr>
            <w:rStyle w:val="Hyperlink"/>
            <w:noProof/>
          </w:rPr>
          <w:t>Figura 2 - Análise SWOT da Codevision</w:t>
        </w:r>
        <w:r w:rsidR="00B3678A">
          <w:rPr>
            <w:noProof/>
            <w:webHidden/>
          </w:rPr>
          <w:tab/>
        </w:r>
        <w:r w:rsidR="00B3678A">
          <w:rPr>
            <w:noProof/>
            <w:webHidden/>
          </w:rPr>
          <w:fldChar w:fldCharType="begin"/>
        </w:r>
        <w:r w:rsidR="00B3678A">
          <w:rPr>
            <w:noProof/>
            <w:webHidden/>
          </w:rPr>
          <w:instrText xml:space="preserve"> PAGEREF _Toc119756562 \h </w:instrText>
        </w:r>
        <w:r w:rsidR="00B3678A">
          <w:rPr>
            <w:noProof/>
            <w:webHidden/>
          </w:rPr>
        </w:r>
        <w:r w:rsidR="00B3678A">
          <w:rPr>
            <w:noProof/>
            <w:webHidden/>
          </w:rPr>
          <w:fldChar w:fldCharType="separate"/>
        </w:r>
        <w:r w:rsidR="00B3678A">
          <w:rPr>
            <w:noProof/>
            <w:webHidden/>
          </w:rPr>
          <w:t>17</w:t>
        </w:r>
        <w:r w:rsidR="00B3678A">
          <w:rPr>
            <w:noProof/>
            <w:webHidden/>
          </w:rPr>
          <w:fldChar w:fldCharType="end"/>
        </w:r>
      </w:hyperlink>
    </w:p>
    <w:p w14:paraId="1DB7D1D4" w14:textId="5F1392AF" w:rsidR="00B3678A" w:rsidRDefault="00000000">
      <w:pPr>
        <w:pStyle w:val="TableofFigures"/>
        <w:tabs>
          <w:tab w:val="right" w:leader="dot" w:pos="9350"/>
        </w:tabs>
        <w:rPr>
          <w:rFonts w:asciiTheme="minorHAnsi" w:eastAsiaTheme="minorEastAsia" w:hAnsiTheme="minorHAnsi" w:cstheme="minorBidi"/>
          <w:noProof/>
          <w:szCs w:val="22"/>
        </w:rPr>
      </w:pPr>
      <w:hyperlink w:anchor="_Toc119756563" w:history="1">
        <w:r w:rsidR="00B3678A" w:rsidRPr="00AC6A84">
          <w:rPr>
            <w:rStyle w:val="Hyperlink"/>
            <w:noProof/>
          </w:rPr>
          <w:t>Figura 3 - Organograma da organização</w:t>
        </w:r>
        <w:r w:rsidR="00B3678A">
          <w:rPr>
            <w:noProof/>
            <w:webHidden/>
          </w:rPr>
          <w:tab/>
        </w:r>
        <w:r w:rsidR="00B3678A">
          <w:rPr>
            <w:noProof/>
            <w:webHidden/>
          </w:rPr>
          <w:fldChar w:fldCharType="begin"/>
        </w:r>
        <w:r w:rsidR="00B3678A">
          <w:rPr>
            <w:noProof/>
            <w:webHidden/>
          </w:rPr>
          <w:instrText xml:space="preserve"> PAGEREF _Toc119756563 \h </w:instrText>
        </w:r>
        <w:r w:rsidR="00B3678A">
          <w:rPr>
            <w:noProof/>
            <w:webHidden/>
          </w:rPr>
        </w:r>
        <w:r w:rsidR="00B3678A">
          <w:rPr>
            <w:noProof/>
            <w:webHidden/>
          </w:rPr>
          <w:fldChar w:fldCharType="separate"/>
        </w:r>
        <w:r w:rsidR="00B3678A">
          <w:rPr>
            <w:noProof/>
            <w:webHidden/>
          </w:rPr>
          <w:t>19</w:t>
        </w:r>
        <w:r w:rsidR="00B3678A">
          <w:rPr>
            <w:noProof/>
            <w:webHidden/>
          </w:rPr>
          <w:fldChar w:fldCharType="end"/>
        </w:r>
      </w:hyperlink>
    </w:p>
    <w:p w14:paraId="3A598969" w14:textId="2CE9A429" w:rsidR="00B731BA" w:rsidRDefault="00000000" w:rsidP="00825CD6">
      <w:pPr>
        <w:pStyle w:val="TableofFigures"/>
        <w:tabs>
          <w:tab w:val="right" w:leader="dot" w:pos="9350"/>
        </w:tabs>
        <w:rPr>
          <w:rFonts w:cs="Times New Roman"/>
          <w:b/>
        </w:rPr>
      </w:pPr>
      <w:hyperlink w:anchor="_Toc119756564" w:history="1">
        <w:r w:rsidR="00B3678A" w:rsidRPr="00AC6A84">
          <w:rPr>
            <w:rStyle w:val="Hyperlink"/>
            <w:noProof/>
          </w:rPr>
          <w:t>Figura 4 - Posições de Staff e de Linha</w:t>
        </w:r>
        <w:r w:rsidR="00B3678A">
          <w:rPr>
            <w:noProof/>
            <w:webHidden/>
          </w:rPr>
          <w:tab/>
        </w:r>
        <w:r w:rsidR="00B3678A">
          <w:rPr>
            <w:noProof/>
            <w:webHidden/>
          </w:rPr>
          <w:fldChar w:fldCharType="begin"/>
        </w:r>
        <w:r w:rsidR="00B3678A">
          <w:rPr>
            <w:noProof/>
            <w:webHidden/>
          </w:rPr>
          <w:instrText xml:space="preserve"> PAGEREF _Toc119756564 \h </w:instrText>
        </w:r>
        <w:r w:rsidR="00B3678A">
          <w:rPr>
            <w:noProof/>
            <w:webHidden/>
          </w:rPr>
        </w:r>
        <w:r w:rsidR="00B3678A">
          <w:rPr>
            <w:noProof/>
            <w:webHidden/>
          </w:rPr>
          <w:fldChar w:fldCharType="separate"/>
        </w:r>
        <w:r w:rsidR="00B3678A">
          <w:rPr>
            <w:noProof/>
            <w:webHidden/>
          </w:rPr>
          <w:t>20</w:t>
        </w:r>
        <w:r w:rsidR="00B3678A">
          <w:rPr>
            <w:noProof/>
            <w:webHidden/>
          </w:rPr>
          <w:fldChar w:fldCharType="end"/>
        </w:r>
      </w:hyperlink>
      <w:r w:rsidR="0071098D">
        <w:rPr>
          <w:lang w:bidi="pt-PT"/>
        </w:rPr>
        <w:fldChar w:fldCharType="end"/>
      </w:r>
      <w:r w:rsidR="00B731BA">
        <w:br w:type="page"/>
      </w:r>
    </w:p>
    <w:p w14:paraId="4DD9A683" w14:textId="78C1B56A" w:rsidR="00B731BA" w:rsidRPr="00B731BA" w:rsidRDefault="00B731BA" w:rsidP="00B731BA">
      <w:pPr>
        <w:pStyle w:val="Heading1"/>
      </w:pPr>
      <w:bookmarkStart w:id="4" w:name="_Toc122008313"/>
      <w:bookmarkStart w:id="5" w:name="_Toc122190787"/>
      <w:r>
        <w:lastRenderedPageBreak/>
        <w:t>Parte I – Introdução e estrutura do trabalho</w:t>
      </w:r>
      <w:bookmarkEnd w:id="4"/>
      <w:bookmarkEnd w:id="5"/>
    </w:p>
    <w:p w14:paraId="0F141862" w14:textId="7333A6FB" w:rsidR="004A6F4A" w:rsidRDefault="004A6F4A" w:rsidP="00B731BA"/>
    <w:p w14:paraId="1F99E5C5" w14:textId="48C0D551" w:rsidR="00B731BA" w:rsidRDefault="00CA01E1" w:rsidP="00CA01E1">
      <w:pPr>
        <w:pStyle w:val="Heading2"/>
      </w:pPr>
      <w:bookmarkStart w:id="6" w:name="_Toc122008314"/>
      <w:bookmarkStart w:id="7" w:name="_Toc122190788"/>
      <w:r>
        <w:t>I.1 Caracterização da organização</w:t>
      </w:r>
      <w:bookmarkEnd w:id="6"/>
      <w:bookmarkEnd w:id="7"/>
    </w:p>
    <w:p w14:paraId="55889CC9" w14:textId="77777777" w:rsidR="00E955CD" w:rsidRPr="00E955CD" w:rsidRDefault="00E955CD" w:rsidP="00E955CD"/>
    <w:p w14:paraId="7CF21486" w14:textId="7A641795" w:rsidR="0006367C" w:rsidRDefault="0006367C" w:rsidP="00564F30">
      <w:pPr>
        <w:ind w:firstLine="720"/>
      </w:pPr>
      <w:r>
        <w:t>O atual documento fo</w:t>
      </w:r>
      <w:r w:rsidR="001125C6">
        <w:t>i</w:t>
      </w:r>
      <w:r>
        <w:t xml:space="preserve"> desenvolvido com o objetivo de escolher uma organização para que seja feito uma análise do ponto de vista de conteúdos abordados na unidade curricular de Gestão, na Licenciatura de Engenharia Informátic</w:t>
      </w:r>
      <w:r w:rsidR="258FCBEA">
        <w:t>a</w:t>
      </w:r>
      <w:r>
        <w:t xml:space="preserve">. </w:t>
      </w:r>
    </w:p>
    <w:p w14:paraId="17EAAAED" w14:textId="31BED5D4" w:rsidR="008309F0" w:rsidRPr="007A6009" w:rsidRDefault="0006367C" w:rsidP="00A13FF8">
      <w:pPr>
        <w:ind w:firstLine="720"/>
        <w:rPr>
          <w:i/>
        </w:rPr>
      </w:pPr>
      <w:r>
        <w:t>A organização escolhida fo</w:t>
      </w:r>
      <w:r w:rsidR="00A326E1">
        <w:t>i a</w:t>
      </w:r>
      <w:r>
        <w:t xml:space="preserve"> </w:t>
      </w:r>
      <w:r w:rsidRPr="00331DBF">
        <w:rPr>
          <w:i/>
        </w:rPr>
        <w:t xml:space="preserve">Codevision </w:t>
      </w:r>
      <w:r w:rsidR="00A326E1" w:rsidRPr="00331DBF">
        <w:rPr>
          <w:i/>
        </w:rPr>
        <w:t>Innovating</w:t>
      </w:r>
      <w:r w:rsidR="004B405E" w:rsidRPr="00331DBF">
        <w:rPr>
          <w:i/>
        </w:rPr>
        <w:t xml:space="preserve"> Education SA</w:t>
      </w:r>
      <w:r>
        <w:t xml:space="preserve">, que é conhecida no mercado pelo seu principal produto/serviço prestado, </w:t>
      </w:r>
      <w:r w:rsidR="00C10985">
        <w:t>o</w:t>
      </w:r>
      <w:r>
        <w:t xml:space="preserve"> </w:t>
      </w:r>
      <w:r w:rsidRPr="00331DBF">
        <w:rPr>
          <w:i/>
        </w:rPr>
        <w:t>e-Schoolin</w:t>
      </w:r>
      <w:r>
        <w:rPr>
          <w:i/>
        </w:rPr>
        <w:t>g</w:t>
      </w:r>
      <w:r>
        <w:t xml:space="preserve">. A </w:t>
      </w:r>
      <w:r w:rsidRPr="00331DBF">
        <w:rPr>
          <w:i/>
        </w:rPr>
        <w:t>Codevision</w:t>
      </w:r>
      <w:r>
        <w:t xml:space="preserve"> é uma organização criada em 2007 e desde sempre trabalha</w:t>
      </w:r>
      <w:r w:rsidR="000A7CB2">
        <w:t>ram</w:t>
      </w:r>
      <w:r>
        <w:t xml:space="preserve"> em auxílio </w:t>
      </w:r>
      <w:r w:rsidR="00564F30">
        <w:t>d</w:t>
      </w:r>
      <w:r>
        <w:t xml:space="preserve">o ramo da tecnologia e educação. Atua num </w:t>
      </w:r>
      <w:r w:rsidR="00C04372">
        <w:t>nível</w:t>
      </w:r>
      <w:r>
        <w:t xml:space="preserve"> global, estando presente em 8 países, </w:t>
      </w:r>
      <w:r w:rsidR="00535DC8">
        <w:t>localizados</w:t>
      </w:r>
      <w:r w:rsidR="00386E06">
        <w:t xml:space="preserve"> na</w:t>
      </w:r>
      <w:r>
        <w:t xml:space="preserve"> América do Sul, </w:t>
      </w:r>
      <w:r w:rsidR="000A7CB2">
        <w:t>Á</w:t>
      </w:r>
      <w:r>
        <w:t xml:space="preserve">frica e Europa. A organização hoje conta com mais de 45 clientes, sendo elas, </w:t>
      </w:r>
      <w:r w:rsidR="30B7AEDC">
        <w:t>instituições</w:t>
      </w:r>
      <w:r>
        <w:t xml:space="preserve"> educativas de todo Portugal. A </w:t>
      </w:r>
      <w:r w:rsidRPr="00331DBF">
        <w:rPr>
          <w:i/>
        </w:rPr>
        <w:t>e-Schooling</w:t>
      </w:r>
      <w:r>
        <w:t xml:space="preserve"> conta hoje com mais de 500 mil utilizadores</w:t>
      </w:r>
      <w:sdt>
        <w:sdtPr>
          <w:id w:val="-981157704"/>
          <w:citation/>
        </w:sdtPr>
        <w:sdtEndPr>
          <w:rPr>
            <w:i/>
            <w:iCs/>
          </w:rPr>
        </w:sdtEndPr>
        <w:sdtContent>
          <w:r w:rsidR="00183D85" w:rsidRPr="007A6009">
            <w:rPr>
              <w:i/>
              <w:iCs/>
            </w:rPr>
            <w:fldChar w:fldCharType="begin"/>
          </w:r>
          <w:r w:rsidR="00183D85" w:rsidRPr="007A6009">
            <w:rPr>
              <w:i/>
              <w:iCs/>
            </w:rPr>
            <w:instrText xml:space="preserve"> CITATION Cod22 \l 2070 </w:instrText>
          </w:r>
          <w:r w:rsidR="00183D85" w:rsidRPr="007A6009">
            <w:rPr>
              <w:i/>
              <w:iCs/>
            </w:rPr>
            <w:fldChar w:fldCharType="separate"/>
          </w:r>
          <w:r>
            <w:rPr>
              <w:i/>
              <w:iCs/>
              <w:noProof/>
            </w:rPr>
            <w:t xml:space="preserve"> </w:t>
          </w:r>
          <w:r>
            <w:rPr>
              <w:noProof/>
            </w:rPr>
            <w:t>(Codevision Innovating Education, SA, 2022)</w:t>
          </w:r>
          <w:r w:rsidR="00183D85" w:rsidRPr="007A6009">
            <w:rPr>
              <w:i/>
              <w:iCs/>
            </w:rPr>
            <w:fldChar w:fldCharType="end"/>
          </w:r>
        </w:sdtContent>
      </w:sdt>
      <w:r w:rsidR="00183D85" w:rsidRPr="007A6009">
        <w:rPr>
          <w:i/>
          <w:iCs/>
        </w:rPr>
        <w:t>.</w:t>
      </w:r>
      <w:r w:rsidRPr="007A6009">
        <w:rPr>
          <w:i/>
        </w:rPr>
        <w:t xml:space="preserve"> </w:t>
      </w:r>
      <w:r>
        <w:t>A organização tem atualmente</w:t>
      </w:r>
      <w:r w:rsidR="00D43EEF">
        <w:t xml:space="preserve"> mais de</w:t>
      </w:r>
      <w:r>
        <w:t xml:space="preserve"> 3</w:t>
      </w:r>
      <w:r w:rsidR="00D43EEF">
        <w:t>0</w:t>
      </w:r>
      <w:r>
        <w:t xml:space="preserve"> funcionários</w:t>
      </w:r>
      <w:sdt>
        <w:sdtPr>
          <w:rPr>
            <w:i/>
            <w:iCs/>
          </w:rPr>
          <w:id w:val="-1786567249"/>
          <w:citation/>
        </w:sdtPr>
        <w:sdtContent>
          <w:r w:rsidR="002C7007" w:rsidRPr="007A6009">
            <w:rPr>
              <w:i/>
              <w:iCs/>
            </w:rPr>
            <w:fldChar w:fldCharType="begin"/>
          </w:r>
          <w:r w:rsidR="002C7007" w:rsidRPr="007A6009">
            <w:rPr>
              <w:i/>
              <w:iCs/>
            </w:rPr>
            <w:instrText xml:space="preserve"> CITATION Sab22 \l 2070 </w:instrText>
          </w:r>
          <w:r w:rsidR="002C7007" w:rsidRPr="007A6009">
            <w:rPr>
              <w:i/>
              <w:iCs/>
            </w:rPr>
            <w:fldChar w:fldCharType="separate"/>
          </w:r>
          <w:r>
            <w:rPr>
              <w:i/>
              <w:iCs/>
              <w:noProof/>
            </w:rPr>
            <w:t xml:space="preserve"> </w:t>
          </w:r>
          <w:r>
            <w:rPr>
              <w:noProof/>
            </w:rPr>
            <w:t>(Sabi, s.d.)</w:t>
          </w:r>
          <w:r w:rsidR="002C7007" w:rsidRPr="007A6009">
            <w:rPr>
              <w:i/>
              <w:iCs/>
            </w:rPr>
            <w:fldChar w:fldCharType="end"/>
          </w:r>
        </w:sdtContent>
      </w:sdt>
      <w:r w:rsidRPr="007A6009">
        <w:rPr>
          <w:i/>
          <w:iCs/>
        </w:rPr>
        <w:t xml:space="preserve">. </w:t>
      </w:r>
    </w:p>
    <w:p w14:paraId="391CE8FB" w14:textId="77777777" w:rsidR="00486133" w:rsidRDefault="00486133" w:rsidP="00486133">
      <w:pPr>
        <w:ind w:firstLine="720"/>
      </w:pPr>
    </w:p>
    <w:p w14:paraId="7B9F06E6" w14:textId="4B44CFD7" w:rsidR="00CA01E1" w:rsidRDefault="00CA01E1" w:rsidP="00CA01E1">
      <w:pPr>
        <w:pStyle w:val="Heading2"/>
      </w:pPr>
      <w:bookmarkStart w:id="8" w:name="_Toc122008315"/>
      <w:bookmarkStart w:id="9" w:name="_Toc122190789"/>
      <w:r>
        <w:t>I.2 Fontes de informação</w:t>
      </w:r>
      <w:bookmarkEnd w:id="8"/>
      <w:bookmarkEnd w:id="9"/>
    </w:p>
    <w:p w14:paraId="199A2C38" w14:textId="77777777" w:rsidR="00E955CD" w:rsidRPr="00E955CD" w:rsidRDefault="00E955CD" w:rsidP="00E955CD"/>
    <w:p w14:paraId="48059A90" w14:textId="06A3EC3A" w:rsidR="00486133" w:rsidRPr="00486133" w:rsidRDefault="00486133" w:rsidP="00486133">
      <w:pPr>
        <w:ind w:firstLine="720"/>
      </w:pPr>
      <w:r>
        <w:t xml:space="preserve">Todas as informações sobre a empresa e do qual foi feito a análise foram encontradas no site oficial da organização, assim como nas suas redes sociais, relatório de atividades, no </w:t>
      </w:r>
      <w:r w:rsidRPr="00331DBF">
        <w:rPr>
          <w:i/>
          <w:iCs/>
        </w:rPr>
        <w:t>sab</w:t>
      </w:r>
      <w:r w:rsidR="00CD4CB4">
        <w:rPr>
          <w:i/>
          <w:iCs/>
        </w:rPr>
        <w:t>i</w:t>
      </w:r>
      <w:r>
        <w:t xml:space="preserve"> e em entrevistas marcadas com a organização e os seus representantes.</w:t>
      </w:r>
    </w:p>
    <w:p w14:paraId="5CA63407" w14:textId="5A9C89FF" w:rsidR="0006367C" w:rsidRDefault="00D218AD" w:rsidP="00422F8A">
      <w:pPr>
        <w:ind w:left="720"/>
      </w:pPr>
      <w:r>
        <w:t>No</w:t>
      </w:r>
      <w:r w:rsidR="0006367C">
        <w:t xml:space="preserve"> atual ficheiro temos a análise da organização </w:t>
      </w:r>
      <w:r>
        <w:t>d</w:t>
      </w:r>
      <w:r w:rsidR="0006367C">
        <w:t>os seguintes pontos de vista:</w:t>
      </w:r>
    </w:p>
    <w:p w14:paraId="6F26EB6C" w14:textId="3847069C" w:rsidR="0006367C" w:rsidRPr="00D218AD" w:rsidRDefault="0006367C" w:rsidP="003461A6">
      <w:pPr>
        <w:pStyle w:val="ListParagraph"/>
        <w:numPr>
          <w:ilvl w:val="0"/>
          <w:numId w:val="16"/>
        </w:numPr>
        <w:rPr>
          <w:rFonts w:asciiTheme="minorHAnsi" w:hAnsiTheme="minorHAnsi" w:cstheme="minorHAnsi"/>
        </w:rPr>
      </w:pPr>
      <w:r w:rsidRPr="00D218AD">
        <w:rPr>
          <w:rFonts w:asciiTheme="minorHAnsi" w:hAnsiTheme="minorHAnsi" w:cstheme="minorHAnsi"/>
        </w:rPr>
        <w:t xml:space="preserve">Quanto à economia circular, </w:t>
      </w:r>
      <w:r w:rsidR="00CD33A8">
        <w:rPr>
          <w:rFonts w:asciiTheme="minorHAnsi" w:hAnsiTheme="minorHAnsi" w:cstheme="minorHAnsi"/>
        </w:rPr>
        <w:t>observamos</w:t>
      </w:r>
      <w:r w:rsidRPr="00D218AD">
        <w:rPr>
          <w:rFonts w:asciiTheme="minorHAnsi" w:hAnsiTheme="minorHAnsi" w:cstheme="minorHAnsi"/>
        </w:rPr>
        <w:t xml:space="preserve"> quais são as práticas da organização no quesito de economia circular, apresentando quais </w:t>
      </w:r>
      <w:r w:rsidR="3876E199" w:rsidRPr="00D218AD">
        <w:rPr>
          <w:rFonts w:asciiTheme="minorHAnsi" w:hAnsiTheme="minorHAnsi" w:cstheme="minorHAnsi"/>
        </w:rPr>
        <w:t>estratégias</w:t>
      </w:r>
      <w:r w:rsidRPr="00D218AD">
        <w:rPr>
          <w:rFonts w:asciiTheme="minorHAnsi" w:hAnsiTheme="minorHAnsi" w:cstheme="minorHAnsi"/>
        </w:rPr>
        <w:t>/ações circulares aplicadas pela mesma no ponto de vista da ferramenta ReSOLVE</w:t>
      </w:r>
      <w:r w:rsidR="00C038B3">
        <w:rPr>
          <w:rFonts w:asciiTheme="minorHAnsi" w:hAnsiTheme="minorHAnsi" w:cstheme="minorHAnsi"/>
        </w:rPr>
        <w:t xml:space="preserve">. Também serão </w:t>
      </w:r>
      <w:r w:rsidRPr="00D218AD">
        <w:rPr>
          <w:rFonts w:asciiTheme="minorHAnsi" w:hAnsiTheme="minorHAnsi" w:cstheme="minorHAnsi"/>
        </w:rPr>
        <w:t>da</w:t>
      </w:r>
      <w:r w:rsidR="00C038B3">
        <w:rPr>
          <w:rFonts w:asciiTheme="minorHAnsi" w:hAnsiTheme="minorHAnsi" w:cstheme="minorHAnsi"/>
        </w:rPr>
        <w:t>dos</w:t>
      </w:r>
      <w:r w:rsidRPr="00D218AD">
        <w:rPr>
          <w:rFonts w:asciiTheme="minorHAnsi" w:hAnsiTheme="minorHAnsi" w:cstheme="minorHAnsi"/>
        </w:rPr>
        <w:t xml:space="preserve"> exemplos de que poderia ser melhorado</w:t>
      </w:r>
      <w:r w:rsidR="00C038B3">
        <w:rPr>
          <w:rFonts w:asciiTheme="minorHAnsi" w:hAnsiTheme="minorHAnsi" w:cstheme="minorHAnsi"/>
        </w:rPr>
        <w:t>;</w:t>
      </w:r>
    </w:p>
    <w:p w14:paraId="43228A3E" w14:textId="5D9F87B9" w:rsidR="0006367C" w:rsidRPr="00D218AD" w:rsidRDefault="0006367C" w:rsidP="003461A6">
      <w:pPr>
        <w:pStyle w:val="ListParagraph"/>
        <w:numPr>
          <w:ilvl w:val="0"/>
          <w:numId w:val="16"/>
        </w:numPr>
        <w:rPr>
          <w:rFonts w:asciiTheme="minorHAnsi" w:hAnsiTheme="minorHAnsi" w:cstheme="minorHAnsi"/>
        </w:rPr>
      </w:pPr>
      <w:r w:rsidRPr="00D218AD">
        <w:rPr>
          <w:rFonts w:asciiTheme="minorHAnsi" w:hAnsiTheme="minorHAnsi" w:cstheme="minorHAnsi"/>
        </w:rPr>
        <w:t>Quanto à promoção de produtividade, verifica</w:t>
      </w:r>
      <w:r w:rsidR="00CD33A8">
        <w:rPr>
          <w:rFonts w:asciiTheme="minorHAnsi" w:hAnsiTheme="minorHAnsi" w:cstheme="minorHAnsi"/>
        </w:rPr>
        <w:t>mo</w:t>
      </w:r>
      <w:r w:rsidR="00C038B3">
        <w:rPr>
          <w:rFonts w:asciiTheme="minorHAnsi" w:hAnsiTheme="minorHAnsi" w:cstheme="minorHAnsi"/>
        </w:rPr>
        <w:t>s</w:t>
      </w:r>
      <w:r w:rsidRPr="00D218AD">
        <w:rPr>
          <w:rFonts w:asciiTheme="minorHAnsi" w:hAnsiTheme="minorHAnsi" w:cstheme="minorHAnsi"/>
        </w:rPr>
        <w:t xml:space="preserve"> qual o pensamento da organização sobre a produtividade, como procuram aumentar a produtividade e se realmente funcionam</w:t>
      </w:r>
      <w:r w:rsidR="00C038B3">
        <w:rPr>
          <w:rFonts w:asciiTheme="minorHAnsi" w:hAnsiTheme="minorHAnsi" w:cstheme="minorHAnsi"/>
        </w:rPr>
        <w:t>;</w:t>
      </w:r>
    </w:p>
    <w:p w14:paraId="1C1746EC" w14:textId="63534E1B" w:rsidR="008309F0" w:rsidRPr="009A42B1" w:rsidRDefault="0006367C" w:rsidP="003461A6">
      <w:pPr>
        <w:pStyle w:val="ListParagraph"/>
        <w:numPr>
          <w:ilvl w:val="0"/>
          <w:numId w:val="16"/>
        </w:numPr>
        <w:rPr>
          <w:rFonts w:asciiTheme="minorHAnsi" w:hAnsiTheme="minorHAnsi" w:cstheme="minorHAnsi"/>
        </w:rPr>
      </w:pPr>
      <w:r w:rsidRPr="00D218AD">
        <w:rPr>
          <w:rFonts w:asciiTheme="minorHAnsi" w:hAnsiTheme="minorHAnsi" w:cstheme="minorHAnsi"/>
        </w:rPr>
        <w:t xml:space="preserve">Quanto </w:t>
      </w:r>
      <w:r w:rsidR="00C038B3">
        <w:rPr>
          <w:rFonts w:asciiTheme="minorHAnsi" w:hAnsiTheme="minorHAnsi" w:cstheme="minorHAnsi"/>
        </w:rPr>
        <w:t>ao</w:t>
      </w:r>
      <w:r w:rsidRPr="00D218AD">
        <w:rPr>
          <w:rFonts w:asciiTheme="minorHAnsi" w:hAnsiTheme="minorHAnsi" w:cstheme="minorHAnsi"/>
        </w:rPr>
        <w:t xml:space="preserve"> planeamento</w:t>
      </w:r>
      <w:r w:rsidR="00F77F20">
        <w:rPr>
          <w:rFonts w:asciiTheme="minorHAnsi" w:hAnsiTheme="minorHAnsi" w:cstheme="minorHAnsi"/>
        </w:rPr>
        <w:t xml:space="preserve"> </w:t>
      </w:r>
      <w:r w:rsidR="00833EEC" w:rsidRPr="00D218AD">
        <w:rPr>
          <w:rFonts w:asciiTheme="minorHAnsi" w:hAnsiTheme="minorHAnsi" w:cstheme="minorHAnsi"/>
        </w:rPr>
        <w:t xml:space="preserve">temos alguns pontos a </w:t>
      </w:r>
      <w:r w:rsidR="00825428" w:rsidRPr="00D218AD">
        <w:rPr>
          <w:rFonts w:asciiTheme="minorHAnsi" w:hAnsiTheme="minorHAnsi" w:cstheme="minorHAnsi"/>
        </w:rPr>
        <w:t xml:space="preserve">identificar e </w:t>
      </w:r>
      <w:r w:rsidR="00B87C1D" w:rsidRPr="00D218AD">
        <w:rPr>
          <w:rFonts w:asciiTheme="minorHAnsi" w:hAnsiTheme="minorHAnsi" w:cstheme="minorHAnsi"/>
        </w:rPr>
        <w:t>descrever</w:t>
      </w:r>
      <w:r w:rsidR="00964E6F" w:rsidRPr="00D218AD">
        <w:rPr>
          <w:rFonts w:asciiTheme="minorHAnsi" w:hAnsiTheme="minorHAnsi" w:cstheme="minorHAnsi"/>
        </w:rPr>
        <w:t xml:space="preserve"> e dar exemplos</w:t>
      </w:r>
      <w:r w:rsidR="00BF5CAE">
        <w:rPr>
          <w:rFonts w:asciiTheme="minorHAnsi" w:hAnsiTheme="minorHAnsi" w:cstheme="minorHAnsi"/>
        </w:rPr>
        <w:t>:</w:t>
      </w:r>
      <w:r w:rsidR="007564F0" w:rsidRPr="00D218AD">
        <w:rPr>
          <w:rFonts w:asciiTheme="minorHAnsi" w:hAnsiTheme="minorHAnsi" w:cstheme="minorHAnsi"/>
        </w:rPr>
        <w:t xml:space="preserve"> </w:t>
      </w:r>
      <w:r w:rsidR="00AE5702" w:rsidRPr="00D218AD">
        <w:rPr>
          <w:rFonts w:asciiTheme="minorHAnsi" w:hAnsiTheme="minorHAnsi" w:cstheme="minorHAnsi"/>
        </w:rPr>
        <w:t>os níveis de gestão</w:t>
      </w:r>
      <w:r w:rsidR="00C937D6" w:rsidRPr="00D218AD">
        <w:rPr>
          <w:rFonts w:asciiTheme="minorHAnsi" w:hAnsiTheme="minorHAnsi" w:cstheme="minorHAnsi"/>
        </w:rPr>
        <w:t xml:space="preserve"> da organização</w:t>
      </w:r>
      <w:r w:rsidR="0013500B" w:rsidRPr="00D218AD">
        <w:rPr>
          <w:rFonts w:asciiTheme="minorHAnsi" w:hAnsiTheme="minorHAnsi" w:cstheme="minorHAnsi"/>
        </w:rPr>
        <w:t xml:space="preserve">, </w:t>
      </w:r>
      <w:r w:rsidR="008F3743" w:rsidRPr="00D218AD">
        <w:rPr>
          <w:rFonts w:asciiTheme="minorHAnsi" w:hAnsiTheme="minorHAnsi" w:cstheme="minorHAnsi"/>
        </w:rPr>
        <w:t>políticas</w:t>
      </w:r>
      <w:r w:rsidR="0013500B" w:rsidRPr="00D218AD">
        <w:rPr>
          <w:rFonts w:asciiTheme="minorHAnsi" w:hAnsiTheme="minorHAnsi" w:cstheme="minorHAnsi"/>
        </w:rPr>
        <w:t xml:space="preserve"> e/ou práticas de </w:t>
      </w:r>
      <w:r w:rsidR="00EB2812" w:rsidRPr="00D218AD">
        <w:rPr>
          <w:rFonts w:asciiTheme="minorHAnsi" w:hAnsiTheme="minorHAnsi" w:cstheme="minorHAnsi"/>
        </w:rPr>
        <w:lastRenderedPageBreak/>
        <w:t xml:space="preserve">planeamento, </w:t>
      </w:r>
      <w:r w:rsidR="00A92983" w:rsidRPr="00D218AD">
        <w:rPr>
          <w:rFonts w:asciiTheme="minorHAnsi" w:hAnsiTheme="minorHAnsi" w:cstheme="minorHAnsi"/>
        </w:rPr>
        <w:t>a importância de planeamento na organização,</w:t>
      </w:r>
      <w:r w:rsidR="000903C6" w:rsidRPr="00D218AD">
        <w:rPr>
          <w:rFonts w:asciiTheme="minorHAnsi" w:hAnsiTheme="minorHAnsi" w:cstheme="minorHAnsi"/>
        </w:rPr>
        <w:t xml:space="preserve"> an</w:t>
      </w:r>
      <w:r w:rsidR="00BF5CAE">
        <w:rPr>
          <w:rFonts w:asciiTheme="minorHAnsi" w:hAnsiTheme="minorHAnsi" w:cstheme="minorHAnsi"/>
        </w:rPr>
        <w:t>á</w:t>
      </w:r>
      <w:r w:rsidR="000903C6" w:rsidRPr="00D218AD">
        <w:rPr>
          <w:rFonts w:asciiTheme="minorHAnsi" w:hAnsiTheme="minorHAnsi" w:cstheme="minorHAnsi"/>
        </w:rPr>
        <w:t xml:space="preserve">lise da organização </w:t>
      </w:r>
      <w:r w:rsidR="00BF5CAE">
        <w:rPr>
          <w:rFonts w:asciiTheme="minorHAnsi" w:hAnsiTheme="minorHAnsi" w:cstheme="minorHAnsi"/>
        </w:rPr>
        <w:t>tanto a</w:t>
      </w:r>
      <w:r w:rsidR="000903C6" w:rsidRPr="00D218AD">
        <w:rPr>
          <w:rFonts w:asciiTheme="minorHAnsi" w:hAnsiTheme="minorHAnsi" w:cstheme="minorHAnsi"/>
        </w:rPr>
        <w:t xml:space="preserve"> nível interno como externo</w:t>
      </w:r>
      <w:r w:rsidR="00827A21" w:rsidRPr="00D218AD">
        <w:rPr>
          <w:rFonts w:asciiTheme="minorHAnsi" w:hAnsiTheme="minorHAnsi" w:cstheme="minorHAnsi"/>
        </w:rPr>
        <w:t xml:space="preserve"> </w:t>
      </w:r>
      <w:r w:rsidR="000903C6" w:rsidRPr="00D218AD">
        <w:rPr>
          <w:rFonts w:asciiTheme="minorHAnsi" w:hAnsiTheme="minorHAnsi" w:cstheme="minorHAnsi"/>
        </w:rPr>
        <w:t>(através de análises P</w:t>
      </w:r>
      <w:r w:rsidR="00BC18E8" w:rsidRPr="00D218AD">
        <w:rPr>
          <w:rFonts w:asciiTheme="minorHAnsi" w:hAnsiTheme="minorHAnsi" w:cstheme="minorHAnsi"/>
        </w:rPr>
        <w:t>EST, PORTER</w:t>
      </w:r>
      <w:r w:rsidR="00AF4D80" w:rsidRPr="00D218AD">
        <w:rPr>
          <w:rFonts w:asciiTheme="minorHAnsi" w:hAnsiTheme="minorHAnsi" w:cstheme="minorHAnsi"/>
        </w:rPr>
        <w:t xml:space="preserve">, </w:t>
      </w:r>
      <w:r w:rsidR="00BC18E8" w:rsidRPr="00D218AD">
        <w:rPr>
          <w:rFonts w:asciiTheme="minorHAnsi" w:hAnsiTheme="minorHAnsi" w:cstheme="minorHAnsi"/>
        </w:rPr>
        <w:t>SWOT</w:t>
      </w:r>
      <w:r w:rsidR="00AF4D80" w:rsidRPr="00D218AD">
        <w:rPr>
          <w:rFonts w:asciiTheme="minorHAnsi" w:hAnsiTheme="minorHAnsi" w:cstheme="minorHAnsi"/>
        </w:rPr>
        <w:t xml:space="preserve"> e VRIO</w:t>
      </w:r>
      <w:r w:rsidR="000903C6" w:rsidRPr="00D218AD">
        <w:rPr>
          <w:rFonts w:asciiTheme="minorHAnsi" w:hAnsiTheme="minorHAnsi" w:cstheme="minorHAnsi"/>
        </w:rPr>
        <w:t>)</w:t>
      </w:r>
      <w:r w:rsidR="0088122D">
        <w:rPr>
          <w:rFonts w:asciiTheme="minorHAnsi" w:hAnsiTheme="minorHAnsi" w:cstheme="minorHAnsi"/>
        </w:rPr>
        <w:t>;</w:t>
      </w:r>
    </w:p>
    <w:p w14:paraId="48DCB3D0" w14:textId="17656AE6" w:rsidR="0088122D" w:rsidRPr="001D6208" w:rsidRDefault="0088122D" w:rsidP="00B11752">
      <w:pPr>
        <w:ind w:firstLine="720"/>
        <w:rPr>
          <w:rFonts w:asciiTheme="minorHAnsi" w:hAnsiTheme="minorHAnsi" w:cstheme="minorHAnsi"/>
        </w:rPr>
      </w:pPr>
      <w:r w:rsidRPr="001D6208">
        <w:rPr>
          <w:rFonts w:asciiTheme="minorHAnsi" w:hAnsiTheme="minorHAnsi" w:cstheme="minorHAnsi"/>
        </w:rPr>
        <w:t xml:space="preserve">A norma de referenciação utilizada foi a </w:t>
      </w:r>
      <w:r w:rsidR="009E51A9" w:rsidRPr="001D6208">
        <w:rPr>
          <w:rFonts w:asciiTheme="minorHAnsi" w:hAnsiTheme="minorHAnsi" w:cstheme="minorHAnsi"/>
          <w:i/>
          <w:iCs/>
        </w:rPr>
        <w:t>APA</w:t>
      </w:r>
      <w:r w:rsidRPr="001D6208">
        <w:rPr>
          <w:rFonts w:asciiTheme="minorHAnsi" w:hAnsiTheme="minorHAnsi" w:cstheme="minorHAnsi"/>
        </w:rPr>
        <w:t>.</w:t>
      </w:r>
    </w:p>
    <w:p w14:paraId="21E339DE" w14:textId="77777777" w:rsidR="0088122D" w:rsidRPr="009A42B1" w:rsidRDefault="0088122D" w:rsidP="0088122D">
      <w:pPr>
        <w:pStyle w:val="ListParagraph"/>
        <w:ind w:left="1440" w:firstLine="0"/>
        <w:rPr>
          <w:rFonts w:asciiTheme="minorHAnsi" w:hAnsiTheme="minorHAnsi" w:cstheme="minorHAnsi"/>
        </w:rPr>
      </w:pPr>
    </w:p>
    <w:p w14:paraId="666EFD2E" w14:textId="77777777" w:rsidR="00B731BA" w:rsidRDefault="00B731BA" w:rsidP="5C3D6D58">
      <w:pPr>
        <w:pStyle w:val="Heading1"/>
        <w:rPr>
          <w:rFonts w:cstheme="minorBidi"/>
        </w:rPr>
      </w:pPr>
      <w:bookmarkStart w:id="10" w:name="_Toc122008316"/>
      <w:bookmarkStart w:id="11" w:name="_Toc122190790"/>
      <w:r>
        <w:t>Parte II – Desenvolvimento</w:t>
      </w:r>
      <w:bookmarkEnd w:id="10"/>
      <w:bookmarkEnd w:id="11"/>
    </w:p>
    <w:p w14:paraId="146425B7" w14:textId="03771412" w:rsidR="008B0E11" w:rsidRDefault="008B0E11" w:rsidP="008B0E11">
      <w:pPr>
        <w:pStyle w:val="Heading2"/>
      </w:pPr>
      <w:bookmarkStart w:id="12" w:name="_Toc122008317"/>
      <w:bookmarkStart w:id="13" w:name="_Toc122190791"/>
      <w:r>
        <w:t>II.1 Temas complementares</w:t>
      </w:r>
      <w:bookmarkEnd w:id="12"/>
      <w:bookmarkEnd w:id="13"/>
    </w:p>
    <w:p w14:paraId="43E39978" w14:textId="663047FB" w:rsidR="008309F0" w:rsidRPr="001576B9" w:rsidRDefault="004F3698" w:rsidP="001576B9">
      <w:pPr>
        <w:pStyle w:val="Heading3"/>
        <w:rPr>
          <w:rFonts w:ascii="Calibri" w:eastAsia="Calibri" w:hAnsi="Calibri" w:cs="Calibri"/>
        </w:rPr>
      </w:pPr>
      <w:bookmarkStart w:id="14" w:name="_Toc122008318"/>
      <w:bookmarkStart w:id="15" w:name="_Toc122190792"/>
      <w:r>
        <w:t>II.</w:t>
      </w:r>
      <w:r w:rsidR="00AA2140">
        <w:t xml:space="preserve">1.1 </w:t>
      </w:r>
      <w:r w:rsidR="00C761A0" w:rsidRPr="5C3D6D58">
        <w:rPr>
          <w:rFonts w:ascii="Calibri" w:eastAsia="Calibri" w:hAnsi="Calibri" w:cs="Calibri"/>
        </w:rPr>
        <w:t xml:space="preserve">Promoção </w:t>
      </w:r>
      <w:r w:rsidR="1F38EC57" w:rsidRPr="5C3D6D58">
        <w:rPr>
          <w:rFonts w:ascii="Calibri" w:eastAsia="Calibri" w:hAnsi="Calibri" w:cs="Calibri"/>
        </w:rPr>
        <w:t>da</w:t>
      </w:r>
      <w:r w:rsidR="006655A2" w:rsidRPr="5C3D6D58">
        <w:rPr>
          <w:rFonts w:ascii="Calibri" w:eastAsia="Calibri" w:hAnsi="Calibri" w:cs="Calibri"/>
        </w:rPr>
        <w:t xml:space="preserve"> Produtividade</w:t>
      </w:r>
      <w:bookmarkEnd w:id="14"/>
      <w:bookmarkEnd w:id="15"/>
    </w:p>
    <w:p w14:paraId="28135EC3" w14:textId="77777777" w:rsidR="00E955CD" w:rsidRPr="00E955CD" w:rsidRDefault="00E955CD" w:rsidP="00E955CD">
      <w:pPr>
        <w:rPr>
          <w:rFonts w:eastAsia="Calibri"/>
        </w:rPr>
      </w:pPr>
    </w:p>
    <w:p w14:paraId="775D5E5D" w14:textId="6FBFC508" w:rsidR="1D0BEEA6" w:rsidRDefault="1D0BEEA6" w:rsidP="4DE52E5B">
      <w:pPr>
        <w:ind w:firstLine="720"/>
      </w:pPr>
      <w:r w:rsidRPr="00C73E46">
        <w:rPr>
          <w:szCs w:val="22"/>
        </w:rPr>
        <w:t>A existência de incentivos aos trabalhadores é fulcral quando falamos de aumento da produtividade. Existem inúmeras maneiras de uma empresa motivar os seus funcionários e consequentemente aumentar a produtividade, através de um contacto com a empresa sabemos que existe um monitor na sala de reuniões que tem um gráfico de barras sobre o progresso de cada trabalhador no objetivo que lhe foi dado.</w:t>
      </w:r>
      <w:r w:rsidRPr="4DE52E5B">
        <w:rPr>
          <w:szCs w:val="22"/>
        </w:rPr>
        <w:t xml:space="preserve"> </w:t>
      </w:r>
    </w:p>
    <w:p w14:paraId="18E379A3" w14:textId="0116C6C3" w:rsidR="1D0BEEA6" w:rsidRDefault="1D0BEEA6" w:rsidP="4DE52E5B">
      <w:pPr>
        <w:ind w:firstLine="720"/>
      </w:pPr>
      <w:r w:rsidRPr="00C73E46">
        <w:rPr>
          <w:szCs w:val="22"/>
        </w:rPr>
        <w:t>A empresa adotou mais medidas da promoção da produtividade como oferecer o dia de anivers</w:t>
      </w:r>
      <w:r w:rsidR="001576B9" w:rsidRPr="00C73E46">
        <w:rPr>
          <w:szCs w:val="22"/>
        </w:rPr>
        <w:t>á</w:t>
      </w:r>
      <w:r w:rsidRPr="00C73E46">
        <w:rPr>
          <w:szCs w:val="22"/>
        </w:rPr>
        <w:t>rio ao trabalhador e um plano de carreira atrativo. Também existe um maior acompanhamento aos trabalhadores pelo chefe de equipa, devido a serem equipas de menor dimensão.</w:t>
      </w:r>
    </w:p>
    <w:p w14:paraId="43641485" w14:textId="5B2A3A76" w:rsidR="4DE52E5B" w:rsidRDefault="4DE52E5B" w:rsidP="4DE52E5B"/>
    <w:p w14:paraId="352E2AF0" w14:textId="74C69544" w:rsidR="000E3FC4" w:rsidRDefault="000E3FC4" w:rsidP="00F6131D">
      <w:pPr>
        <w:pStyle w:val="Heading3"/>
      </w:pPr>
      <w:bookmarkStart w:id="16" w:name="_Toc122008319"/>
      <w:bookmarkStart w:id="17" w:name="_Toc122190793"/>
      <w:r>
        <w:t xml:space="preserve">II.1.2 </w:t>
      </w:r>
      <w:r w:rsidR="005E1D47">
        <w:t>Economia</w:t>
      </w:r>
      <w:r w:rsidR="00F31DE7">
        <w:t xml:space="preserve"> Circular</w:t>
      </w:r>
      <w:bookmarkEnd w:id="16"/>
      <w:bookmarkEnd w:id="17"/>
    </w:p>
    <w:p w14:paraId="5CCB5260" w14:textId="77777777" w:rsidR="00E955CD" w:rsidRPr="00E955CD" w:rsidRDefault="00E955CD" w:rsidP="00E955CD"/>
    <w:p w14:paraId="2CE7BB7B" w14:textId="0ACFC761" w:rsidR="0076688D" w:rsidRDefault="00801DFE" w:rsidP="005559B9">
      <w:r>
        <w:tab/>
      </w:r>
      <w:r w:rsidR="00F95518" w:rsidRPr="007E5774">
        <w:t>A economia circular</w:t>
      </w:r>
      <w:r w:rsidR="00E571A1" w:rsidRPr="007E5774">
        <w:t xml:space="preserve"> </w:t>
      </w:r>
      <w:r w:rsidR="00C67669" w:rsidRPr="007E5774">
        <w:t>é uma sol</w:t>
      </w:r>
      <w:r w:rsidR="00584E44" w:rsidRPr="007E5774">
        <w:t xml:space="preserve">ução alternativa </w:t>
      </w:r>
      <w:r w:rsidR="00A8359C" w:rsidRPr="007E5774">
        <w:t>à</w:t>
      </w:r>
      <w:r w:rsidR="00584E44" w:rsidRPr="007E5774">
        <w:t xml:space="preserve"> economia linear (produzir, usar, deitar fora)</w:t>
      </w:r>
      <w:r w:rsidR="00053C2C" w:rsidRPr="007E5774">
        <w:t xml:space="preserve"> </w:t>
      </w:r>
      <w:r w:rsidR="001316BC" w:rsidRPr="007E5774">
        <w:t xml:space="preserve">e </w:t>
      </w:r>
      <w:r w:rsidR="00A8359C" w:rsidRPr="007E5774">
        <w:t>à</w:t>
      </w:r>
      <w:r w:rsidR="001316BC" w:rsidRPr="007E5774">
        <w:t xml:space="preserve"> economia</w:t>
      </w:r>
      <w:r w:rsidR="00D960C2" w:rsidRPr="007E5774">
        <w:t xml:space="preserve"> de </w:t>
      </w:r>
      <w:r w:rsidR="001316BC" w:rsidRPr="007E5774">
        <w:t>reciclagem (produzir, usar, reutilizar, deitar fora)</w:t>
      </w:r>
      <w:r w:rsidR="00271117" w:rsidRPr="007E5774">
        <w:t>, implementa</w:t>
      </w:r>
      <w:r w:rsidR="001576B9" w:rsidRPr="007E5774">
        <w:t>ndo</w:t>
      </w:r>
      <w:r w:rsidR="00271117" w:rsidRPr="007E5774">
        <w:t xml:space="preserve"> uma nova forma de produção</w:t>
      </w:r>
      <w:r w:rsidR="002F2AC3" w:rsidRPr="007E5774">
        <w:t xml:space="preserve"> onde é possível restaurar e regenerar qualquer produto em questão</w:t>
      </w:r>
      <w:r w:rsidR="00D67CCA" w:rsidRPr="007E5774">
        <w:t xml:space="preserve"> sem el</w:t>
      </w:r>
      <w:r w:rsidR="00357265" w:rsidRPr="007E5774">
        <w:t>i</w:t>
      </w:r>
      <w:r w:rsidR="00D67CCA" w:rsidRPr="007E5774">
        <w:t>miná-lo</w:t>
      </w:r>
      <w:r w:rsidR="00966286" w:rsidRPr="007E5774">
        <w:t xml:space="preserve">, portanto: </w:t>
      </w:r>
      <w:r w:rsidR="00CD35FD" w:rsidRPr="007E5774">
        <w:t>produzir, usar, reutilizar</w:t>
      </w:r>
      <w:r w:rsidR="003F6AEB" w:rsidRPr="007E5774">
        <w:t>/</w:t>
      </w:r>
      <w:r w:rsidR="00563878" w:rsidRPr="007E5774">
        <w:t>restaura</w:t>
      </w:r>
      <w:r w:rsidR="000F614A" w:rsidRPr="007E5774">
        <w:t>r</w:t>
      </w:r>
      <w:r w:rsidR="00563878" w:rsidRPr="007E5774">
        <w:t>/reciclar</w:t>
      </w:r>
      <w:r w:rsidR="00DE3660" w:rsidRPr="007E5774">
        <w:t xml:space="preserve"> </w:t>
      </w:r>
      <w:r w:rsidR="00CD2D8C" w:rsidRPr="007E5774">
        <w:t>infinit</w:t>
      </w:r>
      <w:r w:rsidR="00DE3660" w:rsidRPr="007E5774">
        <w:t>amente</w:t>
      </w:r>
      <w:r w:rsidR="001F6D23" w:rsidRPr="007E5774">
        <w:t>.</w:t>
      </w:r>
      <w:sdt>
        <w:sdtPr>
          <w:id w:val="1595203199"/>
          <w:lock w:val="contentLocked"/>
          <w:citation/>
        </w:sdtPr>
        <w:sdtContent>
          <w:r w:rsidR="0072732A">
            <w:fldChar w:fldCharType="begin"/>
          </w:r>
          <w:r w:rsidR="00545783">
            <w:instrText xml:space="preserve">CITATION GES221 \p 9 \l 2070 </w:instrText>
          </w:r>
          <w:r w:rsidR="0072732A">
            <w:fldChar w:fldCharType="separate"/>
          </w:r>
          <w:r>
            <w:rPr>
              <w:noProof/>
            </w:rPr>
            <w:t xml:space="preserve"> (GESTA1, p. 9)</w:t>
          </w:r>
          <w:r w:rsidR="0072732A">
            <w:fldChar w:fldCharType="end"/>
          </w:r>
        </w:sdtContent>
      </w:sdt>
    </w:p>
    <w:p w14:paraId="3238DF58" w14:textId="2634D6DA" w:rsidR="2EBC7475" w:rsidRDefault="0076688D" w:rsidP="008637D0">
      <w:pPr>
        <w:ind w:firstLine="720"/>
        <w:rPr>
          <w:b/>
          <w:bCs/>
        </w:rPr>
      </w:pPr>
      <w:r w:rsidRPr="003B7C2B">
        <w:t xml:space="preserve">No caso da </w:t>
      </w:r>
      <w:r w:rsidR="00051255" w:rsidRPr="00331DBF">
        <w:rPr>
          <w:i/>
        </w:rPr>
        <w:t>Codevision</w:t>
      </w:r>
      <w:r w:rsidR="007D63D7" w:rsidRPr="003B7C2B">
        <w:t xml:space="preserve"> foi verificado que</w:t>
      </w:r>
      <w:r w:rsidR="00940374" w:rsidRPr="003B7C2B">
        <w:t>,</w:t>
      </w:r>
      <w:r w:rsidR="00106F30" w:rsidRPr="003B7C2B">
        <w:t xml:space="preserve"> em termos de software</w:t>
      </w:r>
      <w:r w:rsidR="00940374" w:rsidRPr="003B7C2B">
        <w:t>,</w:t>
      </w:r>
      <w:r w:rsidR="00106F30" w:rsidRPr="003B7C2B">
        <w:t xml:space="preserve"> é reutilizado componentes das aplicações/versões anteriores</w:t>
      </w:r>
      <w:r w:rsidR="00370672" w:rsidRPr="003B7C2B">
        <w:t xml:space="preserve"> em futuros projetos</w:t>
      </w:r>
      <w:sdt>
        <w:sdtPr>
          <w:id w:val="2024656570"/>
          <w:lock w:val="contentLocked"/>
          <w:citation/>
        </w:sdtPr>
        <w:sdtContent>
          <w:r w:rsidR="007503F3" w:rsidRPr="00E8212B">
            <w:rPr>
              <w:i/>
              <w:iCs/>
            </w:rPr>
            <w:fldChar w:fldCharType="begin"/>
          </w:r>
          <w:r w:rsidR="007503F3" w:rsidRPr="00E8212B">
            <w:rPr>
              <w:i/>
              <w:iCs/>
            </w:rPr>
            <w:instrText xml:space="preserve"> CITATION Cod21 \l 2070 </w:instrText>
          </w:r>
          <w:r w:rsidR="007503F3" w:rsidRPr="00E8212B">
            <w:rPr>
              <w:i/>
              <w:iCs/>
            </w:rPr>
            <w:fldChar w:fldCharType="separate"/>
          </w:r>
          <w:r>
            <w:rPr>
              <w:i/>
              <w:iCs/>
              <w:noProof/>
            </w:rPr>
            <w:t xml:space="preserve"> </w:t>
          </w:r>
          <w:r>
            <w:rPr>
              <w:noProof/>
            </w:rPr>
            <w:t>(Codevision Innovating Education, SA, 2021)</w:t>
          </w:r>
          <w:r w:rsidR="007503F3" w:rsidRPr="00E8212B">
            <w:rPr>
              <w:i/>
              <w:iCs/>
            </w:rPr>
            <w:fldChar w:fldCharType="end"/>
          </w:r>
        </w:sdtContent>
      </w:sdt>
      <w:r w:rsidR="00940374" w:rsidRPr="003B7C2B">
        <w:t>.</w:t>
      </w:r>
      <w:r w:rsidR="00940374">
        <w:t xml:space="preserve"> </w:t>
      </w:r>
      <w:r w:rsidR="00940374" w:rsidRPr="007E5774">
        <w:t>E</w:t>
      </w:r>
      <w:r w:rsidR="00317B6C" w:rsidRPr="007E5774">
        <w:t xml:space="preserve">m relação </w:t>
      </w:r>
      <w:r w:rsidR="00940374" w:rsidRPr="007E5774">
        <w:t>à</w:t>
      </w:r>
      <w:r w:rsidR="00C4022B" w:rsidRPr="007E5774">
        <w:t xml:space="preserve"> ferramenta</w:t>
      </w:r>
      <w:r w:rsidR="0038150A" w:rsidRPr="007E5774">
        <w:t xml:space="preserve"> ReSOLVE</w:t>
      </w:r>
      <w:r w:rsidR="007B5BB1" w:rsidRPr="007E5774">
        <w:t xml:space="preserve"> é aplicado</w:t>
      </w:r>
      <w:r w:rsidR="00A22DBB" w:rsidRPr="007E5774">
        <w:t xml:space="preserve"> o </w:t>
      </w:r>
      <w:r w:rsidR="00F97011" w:rsidRPr="007E5774">
        <w:t>método</w:t>
      </w:r>
      <w:r w:rsidR="00A22DBB" w:rsidRPr="007E5774">
        <w:t xml:space="preserve"> partilhar</w:t>
      </w:r>
      <w:r w:rsidR="008E6D05" w:rsidRPr="007E5774">
        <w:t xml:space="preserve"> </w:t>
      </w:r>
      <w:r w:rsidR="008E6D05" w:rsidRPr="00E8212B">
        <w:rPr>
          <w:i/>
        </w:rPr>
        <w:t>(share)</w:t>
      </w:r>
      <w:r w:rsidR="00A22DBB" w:rsidRPr="007E5774">
        <w:t>.</w:t>
      </w:r>
      <w:r w:rsidR="003D68B4">
        <w:t xml:space="preserve"> </w:t>
      </w:r>
    </w:p>
    <w:p w14:paraId="4BA5DAD6" w14:textId="2A5E863B" w:rsidR="2EBC7475" w:rsidRDefault="219F7D11" w:rsidP="128A454B">
      <w:pPr>
        <w:ind w:firstLine="720"/>
      </w:pPr>
      <w:r>
        <w:lastRenderedPageBreak/>
        <w:t xml:space="preserve">Sempre que a </w:t>
      </w:r>
      <w:r w:rsidR="7A6957D4">
        <w:t>empresa possui</w:t>
      </w:r>
      <w:r w:rsidR="59E92319">
        <w:t>r</w:t>
      </w:r>
      <w:r w:rsidR="7A6957D4">
        <w:t xml:space="preserve"> computadores/teclados antigos</w:t>
      </w:r>
      <w:r w:rsidR="77665AFE">
        <w:t xml:space="preserve"> estes</w:t>
      </w:r>
      <w:r w:rsidR="7A6957D4">
        <w:t xml:space="preserve"> são reciclados com o objetivo de proteger o ambiente.</w:t>
      </w:r>
      <w:r w:rsidR="0C17B4F9">
        <w:t xml:space="preserve"> </w:t>
      </w:r>
      <w:r w:rsidR="2A3F474E">
        <w:t xml:space="preserve">Grande parte da </w:t>
      </w:r>
      <w:r w:rsidR="2A3F474E" w:rsidRPr="128A454B">
        <w:rPr>
          <w:i/>
          <w:iCs/>
        </w:rPr>
        <w:t xml:space="preserve">Codevision </w:t>
      </w:r>
      <w:r w:rsidR="2A3F474E">
        <w:t>utiliza energia renovável</w:t>
      </w:r>
      <w:r w:rsidR="235BAF26">
        <w:t xml:space="preserve"> para alcançar um desenvolvimento sustentável</w:t>
      </w:r>
      <w:r w:rsidR="2A3F474E">
        <w:t xml:space="preserve">. </w:t>
      </w:r>
      <w:r w:rsidR="3E5D70CD">
        <w:t>Com</w:t>
      </w:r>
      <w:r w:rsidR="50CF38F7">
        <w:t>o</w:t>
      </w:r>
      <w:r w:rsidR="715AD37E">
        <w:t xml:space="preserve"> </w:t>
      </w:r>
      <w:r w:rsidR="50CF38F7">
        <w:t>o produto base é virtual existe virtualização.</w:t>
      </w:r>
    </w:p>
    <w:p w14:paraId="30D1D574" w14:textId="77777777" w:rsidR="003C5E61" w:rsidRPr="005559B9" w:rsidRDefault="003C5E61" w:rsidP="00743487">
      <w:pPr>
        <w:ind w:firstLine="720"/>
      </w:pPr>
    </w:p>
    <w:p w14:paraId="60036711" w14:textId="422FB85E" w:rsidR="00B731BA" w:rsidRDefault="00B731BA" w:rsidP="00B731BA">
      <w:pPr>
        <w:pStyle w:val="Heading2"/>
      </w:pPr>
      <w:bookmarkStart w:id="18" w:name="_Toc122008320"/>
      <w:bookmarkStart w:id="19" w:name="_Toc122190794"/>
      <w:r>
        <w:t>II.</w:t>
      </w:r>
      <w:r w:rsidR="008B0E11">
        <w:t>2</w:t>
      </w:r>
      <w:r>
        <w:t xml:space="preserve"> Planeamento</w:t>
      </w:r>
      <w:bookmarkEnd w:id="18"/>
      <w:bookmarkEnd w:id="19"/>
    </w:p>
    <w:p w14:paraId="28B5DF02" w14:textId="4A420FD5" w:rsidR="003A2A2A" w:rsidRDefault="003A2A2A" w:rsidP="006549B0">
      <w:r>
        <w:tab/>
      </w:r>
      <w:r w:rsidR="00B42427">
        <w:t xml:space="preserve">O planeamento é a função administrativa que determina antecipadamente o que se deve fazer e quais os objetivos a serem atingidos. </w:t>
      </w:r>
    </w:p>
    <w:p w14:paraId="085AE5CC" w14:textId="48C5BACE" w:rsidR="00EE62B5" w:rsidRDefault="00E24B9C" w:rsidP="00E24B9C">
      <w:pPr>
        <w:ind w:firstLine="720"/>
      </w:pPr>
      <w:r>
        <w:t xml:space="preserve">O planeamento pode (e deve) ser realizado em todos os níveis e por todos os membros de uma organização. </w:t>
      </w:r>
      <w:r w:rsidR="00D7662B">
        <w:t>O</w:t>
      </w:r>
      <w:r w:rsidR="002229C0">
        <w:t xml:space="preserve"> sucesso </w:t>
      </w:r>
      <w:r w:rsidR="002A34FA">
        <w:t>tornou-se dependente de um prévio planeament</w:t>
      </w:r>
      <w:r w:rsidR="00597024">
        <w:t>o</w:t>
      </w:r>
      <w:r w:rsidR="002A34FA">
        <w:t xml:space="preserve">. </w:t>
      </w:r>
    </w:p>
    <w:p w14:paraId="64A9C63A" w14:textId="77777777" w:rsidR="000E52D0" w:rsidRDefault="000E52D0" w:rsidP="00E24B9C">
      <w:pPr>
        <w:ind w:firstLine="720"/>
      </w:pPr>
    </w:p>
    <w:p w14:paraId="26808249" w14:textId="77777777" w:rsidR="00E93423" w:rsidRDefault="00E93423" w:rsidP="00E24B9C">
      <w:pPr>
        <w:ind w:firstLine="720"/>
      </w:pPr>
    </w:p>
    <w:p w14:paraId="108D3246" w14:textId="77777777" w:rsidR="00E93423" w:rsidRDefault="00E93423" w:rsidP="00E24B9C">
      <w:pPr>
        <w:ind w:firstLine="720"/>
      </w:pPr>
    </w:p>
    <w:p w14:paraId="2CA9CD6C" w14:textId="4486C90F" w:rsidR="00BA151B" w:rsidRDefault="08F31F6B" w:rsidP="001D31C2">
      <w:pPr>
        <w:pStyle w:val="Heading3"/>
      </w:pPr>
      <w:bookmarkStart w:id="20" w:name="_Toc122008321"/>
      <w:bookmarkStart w:id="21" w:name="_Toc122190795"/>
      <w:r>
        <w:t>II.2.1 Níveis de gestão</w:t>
      </w:r>
      <w:bookmarkEnd w:id="20"/>
      <w:bookmarkEnd w:id="21"/>
    </w:p>
    <w:p w14:paraId="637AB7F3" w14:textId="77777777" w:rsidR="002F59E4" w:rsidRDefault="002F59E4" w:rsidP="00E624C7"/>
    <w:p w14:paraId="71B8D90A" w14:textId="6DFBD281" w:rsidR="00C031EF" w:rsidRDefault="002F59E4" w:rsidP="00E624C7">
      <w:pPr>
        <w:spacing w:line="257" w:lineRule="auto"/>
        <w:ind w:firstLine="720"/>
      </w:pPr>
      <w:r>
        <w:rPr>
          <w:rFonts w:eastAsia="Calibri" w:cs="Calibri"/>
          <w:szCs w:val="22"/>
        </w:rPr>
        <w:t>Na empresa p</w:t>
      </w:r>
      <w:r w:rsidR="6A52C905" w:rsidRPr="16FF0E05">
        <w:rPr>
          <w:rFonts w:eastAsia="Calibri" w:cs="Calibri"/>
          <w:szCs w:val="22"/>
        </w:rPr>
        <w:t>odemos dividir os níveis de gestão em três níveis:</w:t>
      </w:r>
    </w:p>
    <w:p w14:paraId="156EC90F" w14:textId="4DE181AF" w:rsidR="00C031EF" w:rsidRDefault="6A52C905" w:rsidP="003461A6">
      <w:pPr>
        <w:pStyle w:val="ListParagraph"/>
        <w:numPr>
          <w:ilvl w:val="0"/>
          <w:numId w:val="15"/>
        </w:numPr>
        <w:rPr>
          <w:rFonts w:ascii="Calibri" w:eastAsia="Calibri" w:hAnsi="Calibri" w:cs="Calibri"/>
        </w:rPr>
      </w:pPr>
      <w:r w:rsidRPr="610CF363">
        <w:rPr>
          <w:rFonts w:ascii="Calibri" w:eastAsia="Calibri" w:hAnsi="Calibri" w:cs="Calibri"/>
        </w:rPr>
        <w:t xml:space="preserve">Nível operacional (gestores de primeira linha): os gestores deste nível apenas geram funcionários não-gestores (que estão diretamente envolvidos com a produção) e são responsáveis pela execução de rotinas e procedimentos. </w:t>
      </w:r>
      <w:r w:rsidR="382856E5" w:rsidRPr="610CF363">
        <w:rPr>
          <w:rFonts w:ascii="Calibri" w:eastAsia="Calibri" w:hAnsi="Calibri" w:cs="Calibri"/>
        </w:rPr>
        <w:t xml:space="preserve">A </w:t>
      </w:r>
      <w:r w:rsidR="27734128" w:rsidRPr="610CF363">
        <w:rPr>
          <w:rFonts w:ascii="Calibri" w:eastAsia="Calibri" w:hAnsi="Calibri" w:cs="Calibri"/>
        </w:rPr>
        <w:t>nível</w:t>
      </w:r>
      <w:r w:rsidR="382856E5" w:rsidRPr="610CF363">
        <w:rPr>
          <w:rFonts w:ascii="Calibri" w:eastAsia="Calibri" w:hAnsi="Calibri" w:cs="Calibri"/>
        </w:rPr>
        <w:t xml:space="preserve"> operacional a </w:t>
      </w:r>
      <w:r w:rsidR="382856E5" w:rsidRPr="00331DBF">
        <w:rPr>
          <w:rFonts w:ascii="Calibri" w:eastAsia="Calibri" w:hAnsi="Calibri" w:cs="Calibri"/>
          <w:i/>
        </w:rPr>
        <w:t>Codevision</w:t>
      </w:r>
      <w:r w:rsidR="382856E5" w:rsidRPr="610CF363">
        <w:rPr>
          <w:rFonts w:ascii="Calibri" w:eastAsia="Calibri" w:hAnsi="Calibri" w:cs="Calibri"/>
        </w:rPr>
        <w:t xml:space="preserve"> </w:t>
      </w:r>
      <w:r w:rsidR="004F9BFE" w:rsidRPr="610CF363">
        <w:rPr>
          <w:rFonts w:ascii="Calibri" w:eastAsia="Calibri" w:hAnsi="Calibri" w:cs="Calibri"/>
        </w:rPr>
        <w:t xml:space="preserve">efetua no </w:t>
      </w:r>
      <w:r w:rsidR="7BC3D8EC" w:rsidRPr="610CF363">
        <w:rPr>
          <w:rFonts w:ascii="Calibri" w:eastAsia="Calibri" w:hAnsi="Calibri" w:cs="Calibri"/>
        </w:rPr>
        <w:t>mínimo</w:t>
      </w:r>
      <w:r w:rsidR="004F9BFE" w:rsidRPr="610CF363">
        <w:rPr>
          <w:rFonts w:ascii="Calibri" w:eastAsia="Calibri" w:hAnsi="Calibri" w:cs="Calibri"/>
        </w:rPr>
        <w:t xml:space="preserve"> duas </w:t>
      </w:r>
      <w:r w:rsidR="406B4ADE" w:rsidRPr="610CF363">
        <w:rPr>
          <w:rFonts w:ascii="Calibri" w:eastAsia="Calibri" w:hAnsi="Calibri" w:cs="Calibri"/>
        </w:rPr>
        <w:t>reuniões</w:t>
      </w:r>
      <w:r w:rsidR="004F9BFE" w:rsidRPr="610CF363">
        <w:rPr>
          <w:rFonts w:ascii="Calibri" w:eastAsia="Calibri" w:hAnsi="Calibri" w:cs="Calibri"/>
        </w:rPr>
        <w:t xml:space="preserve"> </w:t>
      </w:r>
      <w:r w:rsidR="4C3AB5D3" w:rsidRPr="610CF363">
        <w:rPr>
          <w:rFonts w:ascii="Calibri" w:eastAsia="Calibri" w:hAnsi="Calibri" w:cs="Calibri"/>
        </w:rPr>
        <w:t>diárias (</w:t>
      </w:r>
      <w:r w:rsidR="14A680D5" w:rsidRPr="610CF363">
        <w:rPr>
          <w:rFonts w:ascii="Calibri" w:eastAsia="Calibri" w:hAnsi="Calibri" w:cs="Calibri"/>
        </w:rPr>
        <w:t>algum departamento</w:t>
      </w:r>
      <w:r w:rsidR="4C3AB5D3" w:rsidRPr="610CF363">
        <w:rPr>
          <w:rFonts w:ascii="Calibri" w:eastAsia="Calibri" w:hAnsi="Calibri" w:cs="Calibri"/>
        </w:rPr>
        <w:t xml:space="preserve"> tem</w:t>
      </w:r>
      <w:r w:rsidR="004F9BFE" w:rsidRPr="610CF363">
        <w:rPr>
          <w:rFonts w:ascii="Calibri" w:eastAsia="Calibri" w:hAnsi="Calibri" w:cs="Calibri"/>
        </w:rPr>
        <w:t xml:space="preserve"> </w:t>
      </w:r>
      <w:r w:rsidR="73527047" w:rsidRPr="610CF363">
        <w:rPr>
          <w:rFonts w:ascii="Calibri" w:eastAsia="Calibri" w:hAnsi="Calibri" w:cs="Calibri"/>
        </w:rPr>
        <w:t>3)</w:t>
      </w:r>
      <w:r w:rsidR="004F9BFE" w:rsidRPr="610CF363">
        <w:rPr>
          <w:rFonts w:ascii="Calibri" w:eastAsia="Calibri" w:hAnsi="Calibri" w:cs="Calibri"/>
        </w:rPr>
        <w:t>,</w:t>
      </w:r>
      <w:r w:rsidR="082CFC11" w:rsidRPr="610CF363">
        <w:rPr>
          <w:rFonts w:ascii="Calibri" w:eastAsia="Calibri" w:hAnsi="Calibri" w:cs="Calibri"/>
        </w:rPr>
        <w:t xml:space="preserve"> de modo que o progresso dos objetivos </w:t>
      </w:r>
      <w:r w:rsidR="1068A883" w:rsidRPr="610CF363">
        <w:rPr>
          <w:rFonts w:ascii="Calibri" w:eastAsia="Calibri" w:hAnsi="Calibri" w:cs="Calibri"/>
        </w:rPr>
        <w:t>está</w:t>
      </w:r>
      <w:r w:rsidR="49031511" w:rsidRPr="610CF363">
        <w:rPr>
          <w:rFonts w:ascii="Calibri" w:eastAsia="Calibri" w:hAnsi="Calibri" w:cs="Calibri"/>
        </w:rPr>
        <w:t xml:space="preserve"> </w:t>
      </w:r>
      <w:r w:rsidR="7818B279" w:rsidRPr="610CF363">
        <w:rPr>
          <w:rFonts w:ascii="Calibri" w:eastAsia="Calibri" w:hAnsi="Calibri" w:cs="Calibri"/>
        </w:rPr>
        <w:t>constantemente</w:t>
      </w:r>
      <w:r w:rsidR="49031511" w:rsidRPr="610CF363">
        <w:rPr>
          <w:rFonts w:ascii="Calibri" w:eastAsia="Calibri" w:hAnsi="Calibri" w:cs="Calibri"/>
        </w:rPr>
        <w:t xml:space="preserve"> a ser </w:t>
      </w:r>
      <w:r w:rsidR="121B525C" w:rsidRPr="610CF363">
        <w:rPr>
          <w:rFonts w:ascii="Calibri" w:eastAsia="Calibri" w:hAnsi="Calibri" w:cs="Calibri"/>
        </w:rPr>
        <w:t>monitorizado</w:t>
      </w:r>
      <w:r w:rsidR="0CB4974D" w:rsidRPr="610CF363">
        <w:rPr>
          <w:rFonts w:ascii="Calibri" w:eastAsia="Calibri" w:hAnsi="Calibri" w:cs="Calibri"/>
        </w:rPr>
        <w:t>.</w:t>
      </w:r>
      <w:r w:rsidR="3E1DD393" w:rsidRPr="610CF363">
        <w:rPr>
          <w:rFonts w:ascii="Calibri" w:eastAsia="Calibri" w:hAnsi="Calibri" w:cs="Calibri"/>
        </w:rPr>
        <w:t xml:space="preserve"> </w:t>
      </w:r>
      <w:r w:rsidR="0CB4974D" w:rsidRPr="610CF363">
        <w:rPr>
          <w:rFonts w:ascii="Calibri" w:eastAsia="Calibri" w:hAnsi="Calibri" w:cs="Calibri"/>
        </w:rPr>
        <w:t xml:space="preserve">Dessa forma, se houver algum problema é de imediato </w:t>
      </w:r>
      <w:r w:rsidR="1FA743C8" w:rsidRPr="610CF363">
        <w:rPr>
          <w:rFonts w:ascii="Calibri" w:eastAsia="Calibri" w:hAnsi="Calibri" w:cs="Calibri"/>
        </w:rPr>
        <w:t>abordado</w:t>
      </w:r>
      <w:r w:rsidR="00A718D9" w:rsidRPr="610CF363">
        <w:rPr>
          <w:rFonts w:ascii="Calibri" w:eastAsia="Calibri" w:hAnsi="Calibri" w:cs="Calibri"/>
        </w:rPr>
        <w:t>;</w:t>
      </w:r>
    </w:p>
    <w:p w14:paraId="7DAEAFB1" w14:textId="54C4FC33" w:rsidR="00C031EF" w:rsidRDefault="6A52C905" w:rsidP="003461A6">
      <w:pPr>
        <w:pStyle w:val="ListParagraph"/>
        <w:numPr>
          <w:ilvl w:val="0"/>
          <w:numId w:val="15"/>
        </w:numPr>
        <w:rPr>
          <w:rFonts w:ascii="Calibri" w:eastAsia="Calibri" w:hAnsi="Calibri" w:cs="Calibri"/>
        </w:rPr>
      </w:pPr>
      <w:r w:rsidRPr="610CF363">
        <w:rPr>
          <w:rFonts w:ascii="Calibri" w:eastAsia="Calibri" w:hAnsi="Calibri" w:cs="Calibri"/>
        </w:rPr>
        <w:t>Nível interm</w:t>
      </w:r>
      <w:r w:rsidR="00A718D9" w:rsidRPr="610CF363">
        <w:rPr>
          <w:rFonts w:ascii="Calibri" w:eastAsia="Calibri" w:hAnsi="Calibri" w:cs="Calibri"/>
        </w:rPr>
        <w:t>é</w:t>
      </w:r>
      <w:r w:rsidRPr="610CF363">
        <w:rPr>
          <w:rFonts w:ascii="Calibri" w:eastAsia="Calibri" w:hAnsi="Calibri" w:cs="Calibri"/>
        </w:rPr>
        <w:t>dio: os gestores deste nível são responsáveis por supervisionar os gestores do nível operacional. Normalmente estes gestores tem a seu cargo um departamento</w:t>
      </w:r>
      <w:r w:rsidR="55AE0ED2" w:rsidRPr="610CF363">
        <w:rPr>
          <w:rFonts w:ascii="Calibri" w:eastAsia="Calibri" w:hAnsi="Calibri" w:cs="Calibri"/>
        </w:rPr>
        <w:t>.</w:t>
      </w:r>
      <w:r w:rsidR="3424C6AE" w:rsidRPr="610CF363">
        <w:rPr>
          <w:rFonts w:ascii="Calibri" w:eastAsia="Calibri" w:hAnsi="Calibri" w:cs="Calibri"/>
        </w:rPr>
        <w:t xml:space="preserve"> </w:t>
      </w:r>
      <w:r w:rsidR="55AE0ED2" w:rsidRPr="610CF363">
        <w:rPr>
          <w:rFonts w:ascii="Calibri" w:eastAsia="Calibri" w:hAnsi="Calibri" w:cs="Calibri"/>
        </w:rPr>
        <w:t xml:space="preserve">Devido a </w:t>
      </w:r>
      <w:r w:rsidR="49E8F631" w:rsidRPr="610CF363">
        <w:rPr>
          <w:rFonts w:ascii="Calibri" w:eastAsia="Calibri" w:hAnsi="Calibri" w:cs="Calibri"/>
        </w:rPr>
        <w:t>existir</w:t>
      </w:r>
      <w:r w:rsidR="57C12A25" w:rsidRPr="610CF363">
        <w:rPr>
          <w:rFonts w:ascii="Calibri" w:eastAsia="Calibri" w:hAnsi="Calibri" w:cs="Calibri"/>
        </w:rPr>
        <w:t xml:space="preserve"> </w:t>
      </w:r>
      <w:r w:rsidR="25653F9A" w:rsidRPr="610CF363">
        <w:rPr>
          <w:rFonts w:ascii="Calibri" w:eastAsia="Calibri" w:hAnsi="Calibri" w:cs="Calibri"/>
        </w:rPr>
        <w:t>vários</w:t>
      </w:r>
      <w:r w:rsidR="6875525E" w:rsidRPr="610CF363">
        <w:rPr>
          <w:rFonts w:ascii="Calibri" w:eastAsia="Calibri" w:hAnsi="Calibri" w:cs="Calibri"/>
        </w:rPr>
        <w:t xml:space="preserve"> (</w:t>
      </w:r>
      <w:r w:rsidR="39052826" w:rsidRPr="610CF363">
        <w:rPr>
          <w:rFonts w:ascii="Calibri" w:eastAsia="Calibri" w:hAnsi="Calibri" w:cs="Calibri"/>
        </w:rPr>
        <w:t>também</w:t>
      </w:r>
      <w:r w:rsidR="6875525E" w:rsidRPr="610CF363">
        <w:rPr>
          <w:rFonts w:ascii="Calibri" w:eastAsia="Calibri" w:hAnsi="Calibri" w:cs="Calibri"/>
        </w:rPr>
        <w:t xml:space="preserve"> diferentes entre si)</w:t>
      </w:r>
      <w:r w:rsidR="57C12A25" w:rsidRPr="610CF363">
        <w:rPr>
          <w:rFonts w:ascii="Calibri" w:eastAsia="Calibri" w:hAnsi="Calibri" w:cs="Calibri"/>
        </w:rPr>
        <w:t xml:space="preserve"> departamentos na </w:t>
      </w:r>
      <w:r w:rsidR="57C12A25" w:rsidRPr="00331DBF">
        <w:rPr>
          <w:rFonts w:ascii="Calibri" w:eastAsia="Calibri" w:hAnsi="Calibri" w:cs="Calibri"/>
          <w:i/>
        </w:rPr>
        <w:t>Codevisio</w:t>
      </w:r>
      <w:r w:rsidR="57C12A25">
        <w:rPr>
          <w:rFonts w:ascii="Calibri" w:eastAsia="Calibri" w:hAnsi="Calibri" w:cs="Calibri"/>
          <w:i/>
        </w:rPr>
        <w:t>n</w:t>
      </w:r>
      <w:r w:rsidR="57C12A25" w:rsidRPr="610CF363">
        <w:rPr>
          <w:rFonts w:ascii="Calibri" w:eastAsia="Calibri" w:hAnsi="Calibri" w:cs="Calibri"/>
        </w:rPr>
        <w:t xml:space="preserve">, é </w:t>
      </w:r>
      <w:r w:rsidR="7972194A" w:rsidRPr="610CF363">
        <w:rPr>
          <w:rFonts w:ascii="Calibri" w:eastAsia="Calibri" w:hAnsi="Calibri" w:cs="Calibri"/>
        </w:rPr>
        <w:t xml:space="preserve">necessário haver objetivos bem definidos para cada </w:t>
      </w:r>
      <w:r w:rsidR="4ABD9C7A" w:rsidRPr="610CF363">
        <w:rPr>
          <w:rFonts w:ascii="Calibri" w:eastAsia="Calibri" w:hAnsi="Calibri" w:cs="Calibri"/>
        </w:rPr>
        <w:t>departamento;</w:t>
      </w:r>
    </w:p>
    <w:p w14:paraId="257C30C4" w14:textId="254914F0" w:rsidR="1D3C45E2" w:rsidRDefault="6A52C905" w:rsidP="003461A6">
      <w:pPr>
        <w:pStyle w:val="ListParagraph"/>
        <w:numPr>
          <w:ilvl w:val="0"/>
          <w:numId w:val="15"/>
        </w:numPr>
        <w:rPr>
          <w:rFonts w:ascii="Calibri" w:eastAsia="Calibri" w:hAnsi="Calibri" w:cs="Calibri"/>
          <w:color w:val="auto"/>
        </w:rPr>
      </w:pPr>
      <w:r w:rsidRPr="610CF363">
        <w:rPr>
          <w:rFonts w:ascii="Calibri" w:eastAsia="Calibri" w:hAnsi="Calibri" w:cs="Calibri"/>
        </w:rPr>
        <w:t xml:space="preserve">Nível de topo: os gestores deste nível estão encarregues de definir a estratégia principal da empresa. As decisões tomadas neste nível tendem a influenciar toda a organização, sendo assim decisões de alto risco. </w:t>
      </w:r>
      <w:r w:rsidR="588B9856" w:rsidRPr="610CF363">
        <w:rPr>
          <w:rFonts w:ascii="Calibri" w:eastAsia="Calibri" w:hAnsi="Calibri" w:cs="Calibri"/>
        </w:rPr>
        <w:t xml:space="preserve">Devido a serem uma empresa com um </w:t>
      </w:r>
      <w:r w:rsidR="7E4EE392" w:rsidRPr="610CF363">
        <w:rPr>
          <w:rFonts w:ascii="Calibri" w:eastAsia="Calibri" w:hAnsi="Calibri" w:cs="Calibri"/>
        </w:rPr>
        <w:t>número</w:t>
      </w:r>
      <w:r w:rsidR="588B9856" w:rsidRPr="610CF363">
        <w:rPr>
          <w:rFonts w:ascii="Calibri" w:eastAsia="Calibri" w:hAnsi="Calibri" w:cs="Calibri"/>
        </w:rPr>
        <w:t xml:space="preserve"> </w:t>
      </w:r>
      <w:r w:rsidR="117C937F" w:rsidRPr="610CF363">
        <w:rPr>
          <w:rFonts w:ascii="Calibri" w:eastAsia="Calibri" w:hAnsi="Calibri" w:cs="Calibri"/>
        </w:rPr>
        <w:t>razoavelmente</w:t>
      </w:r>
      <w:r w:rsidR="588B9856" w:rsidRPr="610CF363">
        <w:rPr>
          <w:rFonts w:ascii="Calibri" w:eastAsia="Calibri" w:hAnsi="Calibri" w:cs="Calibri"/>
        </w:rPr>
        <w:t xml:space="preserve"> reduzido de gestores</w:t>
      </w:r>
      <w:r w:rsidR="3233648C" w:rsidRPr="610CF363">
        <w:rPr>
          <w:rFonts w:ascii="Calibri" w:eastAsia="Calibri" w:hAnsi="Calibri" w:cs="Calibri"/>
        </w:rPr>
        <w:t>,</w:t>
      </w:r>
      <w:r w:rsidR="22FE4CFA" w:rsidRPr="610CF363">
        <w:rPr>
          <w:rFonts w:ascii="Calibri" w:eastAsia="Calibri" w:hAnsi="Calibri" w:cs="Calibri"/>
        </w:rPr>
        <w:t xml:space="preserve"> </w:t>
      </w:r>
      <w:r w:rsidR="2C8D11B9" w:rsidRPr="610CF363">
        <w:rPr>
          <w:rFonts w:ascii="Calibri" w:eastAsia="Calibri" w:hAnsi="Calibri" w:cs="Calibri"/>
        </w:rPr>
        <w:t>a</w:t>
      </w:r>
      <w:r w:rsidR="22FE4CFA" w:rsidRPr="610CF363">
        <w:rPr>
          <w:rFonts w:ascii="Calibri" w:eastAsia="Calibri" w:hAnsi="Calibri" w:cs="Calibri"/>
        </w:rPr>
        <w:t xml:space="preserve"> </w:t>
      </w:r>
      <w:r w:rsidR="22FE4CFA" w:rsidRPr="00331DBF">
        <w:rPr>
          <w:rFonts w:ascii="Calibri" w:eastAsia="Calibri" w:hAnsi="Calibri" w:cs="Calibri"/>
          <w:i/>
        </w:rPr>
        <w:t>Codevision</w:t>
      </w:r>
      <w:r w:rsidR="22FE4CFA" w:rsidRPr="610CF363">
        <w:rPr>
          <w:rFonts w:ascii="Calibri" w:eastAsia="Calibri" w:hAnsi="Calibri" w:cs="Calibri"/>
        </w:rPr>
        <w:t xml:space="preserve"> para definir o seu plano de</w:t>
      </w:r>
      <w:r w:rsidR="5B243FA5" w:rsidRPr="610CF363">
        <w:rPr>
          <w:rFonts w:ascii="Calibri" w:eastAsia="Calibri" w:hAnsi="Calibri" w:cs="Calibri"/>
        </w:rPr>
        <w:t xml:space="preserve"> </w:t>
      </w:r>
      <w:r w:rsidR="22FE4CFA" w:rsidRPr="610CF363">
        <w:rPr>
          <w:rFonts w:ascii="Calibri" w:eastAsia="Calibri" w:hAnsi="Calibri" w:cs="Calibri"/>
        </w:rPr>
        <w:t>ação utiliza</w:t>
      </w:r>
      <w:r w:rsidR="5D2F01B6" w:rsidRPr="610CF363">
        <w:rPr>
          <w:rFonts w:ascii="Calibri" w:eastAsia="Calibri" w:hAnsi="Calibri" w:cs="Calibri"/>
        </w:rPr>
        <w:t xml:space="preserve"> a ferramenta 5w2h</w:t>
      </w:r>
      <w:r w:rsidR="52A816B2" w:rsidRPr="610CF363">
        <w:rPr>
          <w:rFonts w:ascii="Calibri" w:eastAsia="Calibri" w:hAnsi="Calibri" w:cs="Calibri"/>
        </w:rPr>
        <w:t>.</w:t>
      </w:r>
      <w:r w:rsidR="52A816B2" w:rsidRPr="610CF363">
        <w:rPr>
          <w:color w:val="747474"/>
          <w:sz w:val="24"/>
          <w:szCs w:val="24"/>
        </w:rPr>
        <w:t xml:space="preserve"> </w:t>
      </w:r>
      <w:r w:rsidR="766C6A8E" w:rsidRPr="316D43B4">
        <w:rPr>
          <w:rFonts w:ascii="Calibri" w:eastAsia="Calibri" w:hAnsi="Calibri" w:cs="Calibri"/>
          <w:color w:val="auto"/>
        </w:rPr>
        <w:t>“</w:t>
      </w:r>
      <w:r w:rsidR="766C6A8E" w:rsidRPr="12FCE23E">
        <w:rPr>
          <w:rFonts w:ascii="Calibri" w:eastAsia="Calibri" w:hAnsi="Calibri" w:cs="Calibri"/>
          <w:color w:val="auto"/>
        </w:rPr>
        <w:t xml:space="preserve">A </w:t>
      </w:r>
      <w:r w:rsidR="52A816B2" w:rsidRPr="12FCE23E">
        <w:rPr>
          <w:rFonts w:ascii="Calibri" w:eastAsia="Calibri" w:hAnsi="Calibri" w:cs="Calibri"/>
          <w:color w:val="auto"/>
        </w:rPr>
        <w:t xml:space="preserve">ferramenta 5W2H é um </w:t>
      </w:r>
      <w:r w:rsidR="52A816B2" w:rsidRPr="00331DBF">
        <w:rPr>
          <w:rFonts w:ascii="Calibri" w:eastAsia="Calibri" w:hAnsi="Calibri" w:cs="Calibri"/>
          <w:i/>
          <w:color w:val="auto"/>
        </w:rPr>
        <w:t>checklist</w:t>
      </w:r>
      <w:r w:rsidR="52A816B2" w:rsidRPr="12FCE23E">
        <w:rPr>
          <w:rFonts w:ascii="Calibri" w:eastAsia="Calibri" w:hAnsi="Calibri" w:cs="Calibri"/>
          <w:color w:val="auto"/>
        </w:rPr>
        <w:t xml:space="preserve"> administrativo de atividades, prazos e responsabilidades que devem ser </w:t>
      </w:r>
      <w:r w:rsidR="52A816B2" w:rsidRPr="12FCE23E">
        <w:rPr>
          <w:rFonts w:ascii="Calibri" w:eastAsia="Calibri" w:hAnsi="Calibri" w:cs="Calibri"/>
          <w:color w:val="auto"/>
        </w:rPr>
        <w:lastRenderedPageBreak/>
        <w:t>desenvolvidas com clareza e eficiência por todos os</w:t>
      </w:r>
      <w:r w:rsidR="42B65AC3" w:rsidRPr="12FCE23E">
        <w:rPr>
          <w:rFonts w:ascii="Calibri" w:eastAsia="Calibri" w:hAnsi="Calibri" w:cs="Calibri"/>
          <w:color w:val="auto"/>
        </w:rPr>
        <w:t xml:space="preserve"> envolvidos em um projeto</w:t>
      </w:r>
      <w:r w:rsidR="31ECFCF8" w:rsidRPr="1A53648E">
        <w:rPr>
          <w:rFonts w:ascii="Calibri" w:eastAsia="Calibri" w:hAnsi="Calibri" w:cs="Calibri"/>
          <w:color w:val="auto"/>
        </w:rPr>
        <w:t>”</w:t>
      </w:r>
      <w:r w:rsidR="479911C5" w:rsidRPr="1A53648E">
        <w:rPr>
          <w:rFonts w:ascii="Calibri" w:eastAsia="Calibri" w:hAnsi="Calibri" w:cs="Calibri"/>
          <w:color w:val="auto"/>
        </w:rPr>
        <w:t xml:space="preserve"> </w:t>
      </w:r>
      <w:sdt>
        <w:sdtPr>
          <w:rPr>
            <w:rFonts w:ascii="Calibri" w:eastAsia="Calibri" w:hAnsi="Calibri" w:cs="Calibri"/>
            <w:color w:val="auto"/>
          </w:rPr>
          <w:id w:val="-1564951407"/>
          <w:lock w:val="contentLocked"/>
          <w:placeholder>
            <w:docPart w:val="1B278910043EBA4F977BB0A8388FEBB0"/>
          </w:placeholder>
          <w:citation/>
        </w:sdtPr>
        <w:sdtContent>
          <w:r w:rsidR="00C52853">
            <w:rPr>
              <w:rFonts w:ascii="Calibri" w:eastAsia="Calibri" w:hAnsi="Calibri" w:cs="Calibri"/>
              <w:color w:val="auto"/>
            </w:rPr>
            <w:fldChar w:fldCharType="begin"/>
          </w:r>
          <w:r w:rsidR="00C52853">
            <w:rPr>
              <w:rFonts w:ascii="Calibri" w:eastAsia="Calibri" w:hAnsi="Calibri" w:cs="Calibri"/>
            </w:rPr>
            <w:instrText xml:space="preserve"> CITATION Pau15 \l 2070 </w:instrText>
          </w:r>
          <w:r w:rsidR="00C52853">
            <w:rPr>
              <w:rFonts w:ascii="Calibri" w:eastAsia="Calibri" w:hAnsi="Calibri" w:cs="Calibri"/>
              <w:color w:val="auto"/>
            </w:rPr>
            <w:fldChar w:fldCharType="separate"/>
          </w:r>
          <w:r>
            <w:rPr>
              <w:rFonts w:ascii="Calibri" w:eastAsia="Calibri" w:hAnsi="Calibri" w:cs="Calibri"/>
              <w:noProof/>
            </w:rPr>
            <w:t>(Paula, 2015)</w:t>
          </w:r>
          <w:r w:rsidR="00C52853">
            <w:rPr>
              <w:rFonts w:ascii="Calibri" w:eastAsia="Calibri" w:hAnsi="Calibri" w:cs="Calibri"/>
              <w:color w:val="auto"/>
            </w:rPr>
            <w:fldChar w:fldCharType="end"/>
          </w:r>
        </w:sdtContent>
      </w:sdt>
    </w:p>
    <w:p w14:paraId="5745E167" w14:textId="36381627" w:rsidR="1D3C45E2" w:rsidRDefault="1D3C45E2" w:rsidP="1D3C45E2">
      <w:pPr>
        <w:ind w:left="720"/>
        <w:rPr>
          <w:rFonts w:eastAsia="Calibri" w:cs="Calibri"/>
        </w:rPr>
      </w:pPr>
    </w:p>
    <w:p w14:paraId="3C01E7E4" w14:textId="36381627" w:rsidR="1D3C45E2" w:rsidRDefault="1D3C45E2" w:rsidP="1D3C45E2">
      <w:pPr>
        <w:ind w:left="720"/>
        <w:rPr>
          <w:rFonts w:eastAsia="Calibri" w:cs="Calibri"/>
        </w:rPr>
      </w:pPr>
    </w:p>
    <w:p w14:paraId="5376A034" w14:textId="74662C4B" w:rsidR="1D3C45E2" w:rsidRDefault="6D96F25C" w:rsidP="5B6A5C06">
      <w:pPr>
        <w:pStyle w:val="Heading3"/>
      </w:pPr>
      <w:bookmarkStart w:id="22" w:name="_Toc122008322"/>
      <w:bookmarkStart w:id="23" w:name="_Toc122190796"/>
      <w:r>
        <w:t>II.2.2 Objetivos da organização</w:t>
      </w:r>
      <w:bookmarkEnd w:id="22"/>
      <w:bookmarkEnd w:id="23"/>
    </w:p>
    <w:p w14:paraId="6671E4EE" w14:textId="77777777" w:rsidR="00127FB8" w:rsidRDefault="003F3408" w:rsidP="00127FB8">
      <w:pPr>
        <w:keepNext/>
        <w:ind w:left="720"/>
      </w:pPr>
      <w:r>
        <w:rPr>
          <w:noProof/>
        </w:rPr>
        <w:drawing>
          <wp:inline distT="0" distB="0" distL="0" distR="0" wp14:anchorId="6EF4B85A" wp14:editId="33B13435">
            <wp:extent cx="5010150" cy="4010025"/>
            <wp:effectExtent l="0" t="0" r="1905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CBF8068" w14:textId="12DD3B34" w:rsidR="1D3C45E2" w:rsidRPr="004F797B" w:rsidRDefault="00FF4877" w:rsidP="004F797B">
      <w:pPr>
        <w:pStyle w:val="Caption"/>
        <w:jc w:val="center"/>
        <w:rPr>
          <w:rFonts w:eastAsia="Calibri"/>
        </w:rPr>
      </w:pPr>
      <w:bookmarkStart w:id="24" w:name="_Toc119756561"/>
      <w:r>
        <w:t xml:space="preserve">Figura </w:t>
      </w:r>
      <w:r>
        <w:fldChar w:fldCharType="begin"/>
      </w:r>
      <w:r>
        <w:instrText>SEQ Figura \* ARABIC</w:instrText>
      </w:r>
      <w:r>
        <w:fldChar w:fldCharType="separate"/>
      </w:r>
      <w:r>
        <w:rPr>
          <w:noProof/>
        </w:rPr>
        <w:t>1</w:t>
      </w:r>
      <w:r>
        <w:fldChar w:fldCharType="end"/>
      </w:r>
      <w:r>
        <w:t xml:space="preserve"> </w:t>
      </w:r>
      <w:r w:rsidR="0071098D">
        <w:t xml:space="preserve">- </w:t>
      </w:r>
      <w:r>
        <w:t>Objetivos da Codevisio</w:t>
      </w:r>
      <w:r w:rsidR="00DB2B35">
        <w:t>n</w:t>
      </w:r>
      <w:r w:rsidR="003F3408" w:rsidRPr="3E8CF2EE">
        <w:rPr>
          <w:rStyle w:val="EndnoteReference"/>
          <w:rFonts w:eastAsia="Calibri" w:cs="Calibri"/>
        </w:rPr>
        <w:endnoteReference w:id="2"/>
      </w:r>
      <w:bookmarkEnd w:id="24"/>
    </w:p>
    <w:p w14:paraId="7EB10AE3" w14:textId="3DCDE3EF" w:rsidR="1D3C45E2" w:rsidRDefault="1D3C45E2" w:rsidP="1D3C45E2">
      <w:pPr>
        <w:ind w:left="720"/>
        <w:rPr>
          <w:rFonts w:eastAsia="Calibri" w:cs="Calibri"/>
        </w:rPr>
      </w:pPr>
    </w:p>
    <w:p w14:paraId="12A28049" w14:textId="0C153D46" w:rsidR="00276959" w:rsidRDefault="005A52E2" w:rsidP="005F236F">
      <w:pPr>
        <w:pStyle w:val="Heading3"/>
      </w:pPr>
      <w:bookmarkStart w:id="25" w:name="_Toc122008323"/>
      <w:bookmarkStart w:id="26" w:name="_Toc122190797"/>
      <w:r>
        <w:t>II.2.</w:t>
      </w:r>
      <w:r w:rsidR="00CA5658">
        <w:t xml:space="preserve">3 </w:t>
      </w:r>
      <w:r w:rsidR="00A933C2">
        <w:t>Políticas</w:t>
      </w:r>
      <w:r w:rsidR="00C62183">
        <w:t xml:space="preserve"> e/ou Práticas </w:t>
      </w:r>
      <w:r w:rsidR="00691BAD">
        <w:t>de planeamento</w:t>
      </w:r>
      <w:bookmarkEnd w:id="25"/>
      <w:bookmarkEnd w:id="26"/>
    </w:p>
    <w:p w14:paraId="0C7AF534" w14:textId="77777777" w:rsidR="00E955CD" w:rsidRPr="00E955CD" w:rsidRDefault="00E955CD" w:rsidP="00E955CD"/>
    <w:p w14:paraId="69C95B38" w14:textId="319095DD" w:rsidR="008F304E" w:rsidRPr="00E5477A" w:rsidRDefault="008F304E" w:rsidP="008F304E">
      <w:pPr>
        <w:ind w:firstLine="709"/>
      </w:pPr>
      <w:r>
        <w:t>A organização</w:t>
      </w:r>
      <w:r w:rsidR="006D4E2A">
        <w:t xml:space="preserve"> </w:t>
      </w:r>
      <w:r w:rsidR="004C57E3">
        <w:t>f</w:t>
      </w:r>
      <w:r w:rsidR="006D4E2A">
        <w:t xml:space="preserve">ez </w:t>
      </w:r>
      <w:r w:rsidR="004C57E3">
        <w:t xml:space="preserve">uma análise interna para perceber </w:t>
      </w:r>
      <w:r w:rsidR="00301078">
        <w:t xml:space="preserve">porque </w:t>
      </w:r>
      <w:r w:rsidR="00CB1C10">
        <w:t xml:space="preserve">é que </w:t>
      </w:r>
      <w:r w:rsidR="00301078">
        <w:t xml:space="preserve">uma </w:t>
      </w:r>
      <w:r w:rsidR="00C1407C">
        <w:t>das equipas tinha</w:t>
      </w:r>
      <w:r w:rsidR="005C0583">
        <w:t xml:space="preserve"> </w:t>
      </w:r>
      <w:r w:rsidR="00C1407C">
        <w:t xml:space="preserve">produtividade </w:t>
      </w:r>
      <w:r w:rsidR="005C0583">
        <w:t>maior do que outras</w:t>
      </w:r>
      <w:r w:rsidR="00CB1C10">
        <w:t>. O</w:t>
      </w:r>
      <w:r w:rsidR="005C0583">
        <w:t xml:space="preserve"> </w:t>
      </w:r>
      <w:r w:rsidR="00333311">
        <w:t xml:space="preserve">que se </w:t>
      </w:r>
      <w:r w:rsidR="008C5B34">
        <w:t>concluiu com a análise é q</w:t>
      </w:r>
      <w:r w:rsidR="00FF3DB5">
        <w:t xml:space="preserve">ue as equipas com maior produtividade </w:t>
      </w:r>
      <w:r w:rsidR="00E36D66">
        <w:t>eram</w:t>
      </w:r>
      <w:r w:rsidR="00FF3DB5">
        <w:t xml:space="preserve"> </w:t>
      </w:r>
      <w:r w:rsidR="00E36D66">
        <w:t>as</w:t>
      </w:r>
      <w:r w:rsidR="00FF3DB5">
        <w:t xml:space="preserve"> que </w:t>
      </w:r>
      <w:r w:rsidR="003C41FB">
        <w:t>tinham planeamento</w:t>
      </w:r>
      <w:r w:rsidR="00DA53EC">
        <w:t xml:space="preserve"> e objetivos bem definidos</w:t>
      </w:r>
      <w:r w:rsidR="00277D41">
        <w:t>. Assim,</w:t>
      </w:r>
      <w:r w:rsidR="00796D81">
        <w:t xml:space="preserve"> acabaram por definir </w:t>
      </w:r>
      <w:r w:rsidR="00D95EFD">
        <w:t xml:space="preserve">algumas </w:t>
      </w:r>
      <w:r w:rsidR="00E5477A">
        <w:t>políticas/práticas</w:t>
      </w:r>
      <w:r w:rsidR="008C58DC">
        <w:t>.</w:t>
      </w:r>
    </w:p>
    <w:p w14:paraId="03A30362" w14:textId="74F08F69" w:rsidR="007C1A84" w:rsidRDefault="00A0768C" w:rsidP="000845E7">
      <w:pPr>
        <w:ind w:firstLine="709"/>
      </w:pPr>
      <w:r>
        <w:t>A</w:t>
      </w:r>
      <w:r w:rsidR="00CC58A5">
        <w:t xml:space="preserve">lgumas práticas </w:t>
      </w:r>
      <w:r w:rsidR="005C1F2F">
        <w:t>que foram identificadas</w:t>
      </w:r>
      <w:r>
        <w:t xml:space="preserve"> na reunião e </w:t>
      </w:r>
      <w:r w:rsidR="00C031EF">
        <w:t>na análise</w:t>
      </w:r>
      <w:r>
        <w:t xml:space="preserve"> de </w:t>
      </w:r>
      <w:r w:rsidR="00B5396B">
        <w:t>relatórios de atividade</w:t>
      </w:r>
      <w:r w:rsidR="007C1A84">
        <w:t xml:space="preserve"> são</w:t>
      </w:r>
      <w:sdt>
        <w:sdtPr>
          <w:rPr>
            <w:i/>
            <w:iCs/>
          </w:rPr>
          <w:id w:val="-344090263"/>
          <w:citation/>
        </w:sdtPr>
        <w:sdtContent>
          <w:r w:rsidR="007503F3" w:rsidRPr="008163D6">
            <w:rPr>
              <w:i/>
              <w:iCs/>
            </w:rPr>
            <w:fldChar w:fldCharType="begin"/>
          </w:r>
          <w:r w:rsidR="007503F3" w:rsidRPr="008163D6">
            <w:rPr>
              <w:i/>
              <w:iCs/>
            </w:rPr>
            <w:instrText xml:space="preserve"> CITATION Cod21 \l 2070 </w:instrText>
          </w:r>
          <w:r w:rsidR="007503F3" w:rsidRPr="008163D6">
            <w:rPr>
              <w:i/>
              <w:iCs/>
            </w:rPr>
            <w:fldChar w:fldCharType="separate"/>
          </w:r>
          <w:r>
            <w:rPr>
              <w:i/>
              <w:iCs/>
              <w:noProof/>
            </w:rPr>
            <w:t xml:space="preserve"> </w:t>
          </w:r>
          <w:r>
            <w:rPr>
              <w:noProof/>
            </w:rPr>
            <w:t>(Codevision Innovating Education, SA, 2021)</w:t>
          </w:r>
          <w:r w:rsidR="007503F3" w:rsidRPr="008163D6">
            <w:rPr>
              <w:i/>
              <w:iCs/>
            </w:rPr>
            <w:fldChar w:fldCharType="end"/>
          </w:r>
        </w:sdtContent>
      </w:sdt>
      <w:r w:rsidR="007C1A84">
        <w:t>:</w:t>
      </w:r>
    </w:p>
    <w:p w14:paraId="551B9796" w14:textId="6B6D9932" w:rsidR="00533CAC" w:rsidRPr="0027484E" w:rsidRDefault="00533CAC" w:rsidP="003461A6">
      <w:pPr>
        <w:pStyle w:val="ListParagraph"/>
        <w:numPr>
          <w:ilvl w:val="0"/>
          <w:numId w:val="9"/>
        </w:numPr>
        <w:ind w:left="709" w:firstLine="425"/>
        <w:rPr>
          <w:rFonts w:asciiTheme="minorHAnsi" w:hAnsiTheme="minorHAnsi" w:cstheme="minorHAnsi"/>
        </w:rPr>
      </w:pPr>
      <w:r w:rsidRPr="0027484E">
        <w:rPr>
          <w:rFonts w:asciiTheme="minorHAnsi" w:hAnsiTheme="minorHAnsi" w:cstheme="minorHAnsi"/>
        </w:rPr>
        <w:lastRenderedPageBreak/>
        <w:t xml:space="preserve">O planeamento é realizado </w:t>
      </w:r>
      <w:r w:rsidR="00F06DAE" w:rsidRPr="0027484E">
        <w:rPr>
          <w:rFonts w:asciiTheme="minorHAnsi" w:hAnsiTheme="minorHAnsi" w:cstheme="minorHAnsi"/>
        </w:rPr>
        <w:t xml:space="preserve">pelo gestor da área e </w:t>
      </w:r>
      <w:r w:rsidR="002A44DE" w:rsidRPr="0027484E">
        <w:rPr>
          <w:rFonts w:asciiTheme="minorHAnsi" w:hAnsiTheme="minorHAnsi" w:cstheme="minorHAnsi"/>
        </w:rPr>
        <w:t>departamento que realizará tal ação</w:t>
      </w:r>
      <w:r w:rsidR="00BC417C" w:rsidRPr="0027484E">
        <w:rPr>
          <w:rFonts w:asciiTheme="minorHAnsi" w:hAnsiTheme="minorHAnsi" w:cstheme="minorHAnsi"/>
        </w:rPr>
        <w:t>;</w:t>
      </w:r>
    </w:p>
    <w:p w14:paraId="6AA699D8" w14:textId="45E1D486" w:rsidR="00B57C58" w:rsidRPr="0027484E" w:rsidRDefault="00B57C58" w:rsidP="003461A6">
      <w:pPr>
        <w:pStyle w:val="ListParagraph"/>
        <w:numPr>
          <w:ilvl w:val="0"/>
          <w:numId w:val="9"/>
        </w:numPr>
        <w:ind w:left="709" w:firstLine="425"/>
        <w:rPr>
          <w:rFonts w:asciiTheme="minorHAnsi" w:hAnsiTheme="minorHAnsi" w:cstheme="minorHAnsi"/>
        </w:rPr>
      </w:pPr>
      <w:r w:rsidRPr="0027484E">
        <w:rPr>
          <w:rFonts w:asciiTheme="minorHAnsi" w:hAnsiTheme="minorHAnsi" w:cstheme="minorHAnsi"/>
        </w:rPr>
        <w:t>O controlo do planeamento;</w:t>
      </w:r>
    </w:p>
    <w:p w14:paraId="1468EA62" w14:textId="77777777" w:rsidR="00B57C58" w:rsidRPr="0027484E" w:rsidRDefault="00B57C58" w:rsidP="003461A6">
      <w:pPr>
        <w:pStyle w:val="ListParagraph"/>
        <w:numPr>
          <w:ilvl w:val="0"/>
          <w:numId w:val="9"/>
        </w:numPr>
        <w:spacing w:before="0" w:after="160"/>
        <w:ind w:left="709" w:firstLine="425"/>
        <w:rPr>
          <w:rFonts w:asciiTheme="minorHAnsi" w:hAnsiTheme="minorHAnsi" w:cstheme="minorHAnsi"/>
        </w:rPr>
      </w:pPr>
      <w:r w:rsidRPr="0027484E">
        <w:rPr>
          <w:rFonts w:asciiTheme="minorHAnsi" w:hAnsiTheme="minorHAnsi" w:cstheme="minorHAnsi"/>
        </w:rPr>
        <w:t>Reuniões para análise de planeamento e o decorrer dela com o passar do tempo;</w:t>
      </w:r>
    </w:p>
    <w:p w14:paraId="17F46F32" w14:textId="77777777" w:rsidR="00B57C58" w:rsidRPr="0027484E" w:rsidRDefault="00B57C58" w:rsidP="003461A6">
      <w:pPr>
        <w:pStyle w:val="ListParagraph"/>
        <w:numPr>
          <w:ilvl w:val="0"/>
          <w:numId w:val="9"/>
        </w:numPr>
        <w:spacing w:before="0" w:after="160"/>
        <w:ind w:left="709" w:firstLine="425"/>
        <w:rPr>
          <w:rFonts w:asciiTheme="minorHAnsi" w:hAnsiTheme="minorHAnsi" w:cstheme="minorHAnsi"/>
        </w:rPr>
      </w:pPr>
      <w:r w:rsidRPr="0027484E">
        <w:rPr>
          <w:rFonts w:asciiTheme="minorHAnsi" w:hAnsiTheme="minorHAnsi" w:cstheme="minorHAnsi"/>
        </w:rPr>
        <w:t>Reuniões com gestores para defini</w:t>
      </w:r>
      <w:bookmarkStart w:id="27" w:name="_Hlk116982645"/>
      <w:r w:rsidRPr="0027484E">
        <w:rPr>
          <w:rFonts w:asciiTheme="minorHAnsi" w:hAnsiTheme="minorHAnsi" w:cstheme="minorHAnsi"/>
        </w:rPr>
        <w:t>ção</w:t>
      </w:r>
      <w:bookmarkEnd w:id="27"/>
      <w:r w:rsidRPr="0027484E">
        <w:rPr>
          <w:rFonts w:asciiTheme="minorHAnsi" w:hAnsiTheme="minorHAnsi" w:cstheme="minorHAnsi"/>
        </w:rPr>
        <w:t xml:space="preserve"> de objetivos;</w:t>
      </w:r>
    </w:p>
    <w:p w14:paraId="7D9D180C" w14:textId="146A44AA" w:rsidR="00603953" w:rsidRPr="0027484E" w:rsidRDefault="00B57C58" w:rsidP="003461A6">
      <w:pPr>
        <w:pStyle w:val="ListParagraph"/>
        <w:numPr>
          <w:ilvl w:val="0"/>
          <w:numId w:val="9"/>
        </w:numPr>
        <w:spacing w:before="0" w:after="160"/>
        <w:ind w:left="709" w:firstLine="425"/>
        <w:rPr>
          <w:rFonts w:asciiTheme="minorHAnsi" w:hAnsiTheme="minorHAnsi" w:cstheme="minorHAnsi"/>
        </w:rPr>
      </w:pPr>
      <w:r w:rsidRPr="0027484E">
        <w:rPr>
          <w:rFonts w:asciiTheme="minorHAnsi" w:hAnsiTheme="minorHAnsi" w:cstheme="minorHAnsi"/>
        </w:rPr>
        <w:t>Várias análises</w:t>
      </w:r>
      <w:r w:rsidR="000845E7" w:rsidRPr="0027484E">
        <w:rPr>
          <w:rFonts w:asciiTheme="minorHAnsi" w:hAnsiTheme="minorHAnsi" w:cstheme="minorHAnsi"/>
        </w:rPr>
        <w:t xml:space="preserve"> </w:t>
      </w:r>
      <w:r w:rsidRPr="0027484E">
        <w:rPr>
          <w:rFonts w:asciiTheme="minorHAnsi" w:hAnsiTheme="minorHAnsi" w:cstheme="minorHAnsi"/>
        </w:rPr>
        <w:t>(PEST, PORTER e VRIO) para estudo de ambientes em que o atual objetivo irá atuar.</w:t>
      </w:r>
    </w:p>
    <w:p w14:paraId="7B044819" w14:textId="77777777" w:rsidR="000E52D0" w:rsidRPr="00277D41" w:rsidRDefault="000E52D0" w:rsidP="000E52D0">
      <w:pPr>
        <w:pStyle w:val="ListParagraph"/>
        <w:spacing w:before="0" w:after="160"/>
        <w:ind w:left="1134" w:firstLine="0"/>
        <w:rPr>
          <w:rFonts w:asciiTheme="minorHAnsi" w:hAnsiTheme="minorHAnsi" w:cstheme="minorHAnsi"/>
        </w:rPr>
      </w:pPr>
    </w:p>
    <w:p w14:paraId="0C12DF63" w14:textId="24A360B8" w:rsidR="00DB7052" w:rsidRDefault="00AA128E" w:rsidP="00F9096B">
      <w:pPr>
        <w:pStyle w:val="Heading3"/>
      </w:pPr>
      <w:bookmarkStart w:id="28" w:name="_Toc122008324"/>
      <w:bookmarkStart w:id="29" w:name="_Toc122190798"/>
      <w:r>
        <w:t xml:space="preserve">II.2.4 Exemplo de </w:t>
      </w:r>
      <w:r w:rsidR="007C4944">
        <w:t xml:space="preserve">aplicação de </w:t>
      </w:r>
      <w:r w:rsidR="00F9096B">
        <w:t>políticas</w:t>
      </w:r>
      <w:r w:rsidR="00B05F64">
        <w:t xml:space="preserve"> de planeamento</w:t>
      </w:r>
      <w:bookmarkEnd w:id="28"/>
      <w:bookmarkEnd w:id="29"/>
    </w:p>
    <w:p w14:paraId="2007EA1D" w14:textId="77777777" w:rsidR="00E955CD" w:rsidRPr="00E955CD" w:rsidRDefault="00E955CD" w:rsidP="00E955CD"/>
    <w:p w14:paraId="3D38C317" w14:textId="6AD45C75" w:rsidR="00CA6814" w:rsidRDefault="00FE4791" w:rsidP="00FE4791">
      <w:pPr>
        <w:ind w:firstLine="720"/>
      </w:pPr>
      <w:r>
        <w:t>De facto,</w:t>
      </w:r>
      <w:r w:rsidR="00CA6814">
        <w:t xml:space="preserve"> algumas práticas são contextuais e outras gerais, sendo que algumas são aplicadas por apenas um departamento, pois cada equipa tem a sua metodologia e são de área diferentes, tendo objetivos diferentes.</w:t>
      </w:r>
    </w:p>
    <w:p w14:paraId="45273A9C" w14:textId="2FB70168" w:rsidR="00EC6804" w:rsidRPr="00EC6804" w:rsidRDefault="000E52D0" w:rsidP="00FE4791">
      <w:pPr>
        <w:ind w:firstLine="720"/>
        <w:rPr>
          <w:u w:val="single"/>
        </w:rPr>
      </w:pPr>
      <w:r>
        <w:t>Podemos tomar como</w:t>
      </w:r>
      <w:r w:rsidR="00EC6804">
        <w:t xml:space="preserve"> exemplo </w:t>
      </w:r>
      <w:r>
        <w:t>a</w:t>
      </w:r>
      <w:r w:rsidR="00EC6804">
        <w:t xml:space="preserve"> da equipa comercial </w:t>
      </w:r>
      <w:r>
        <w:t xml:space="preserve">que </w:t>
      </w:r>
      <w:r w:rsidR="00EC6804">
        <w:t xml:space="preserve">tem práticas de emissão trimestral, a combinar com o objetivo anual, divididos em sprints quinzenais. Nestas </w:t>
      </w:r>
      <w:r w:rsidR="00EC6804" w:rsidRPr="002239A6">
        <w:rPr>
          <w:i/>
        </w:rPr>
        <w:t>sprints</w:t>
      </w:r>
      <w:r w:rsidR="00EC6804">
        <w:t xml:space="preserve"> há todo um planeamento realizado e bem definidos, fazendo-se análise, quinzenais e trimestrais para ver o decorrer do planeamento.</w:t>
      </w:r>
    </w:p>
    <w:p w14:paraId="760860AA" w14:textId="45A1304F" w:rsidR="00F9096B" w:rsidRPr="00F9096B" w:rsidRDefault="00F9096B" w:rsidP="00F9096B">
      <w:pPr>
        <w:ind w:firstLine="709"/>
      </w:pPr>
    </w:p>
    <w:p w14:paraId="584A3D4D" w14:textId="2B5CE28B" w:rsidR="00923028" w:rsidRDefault="00923028" w:rsidP="00923028">
      <w:pPr>
        <w:pStyle w:val="Heading3"/>
      </w:pPr>
      <w:bookmarkStart w:id="30" w:name="_Toc122008325"/>
      <w:bookmarkStart w:id="31" w:name="_Toc122190799"/>
      <w:r>
        <w:t>II.2.</w:t>
      </w:r>
      <w:r w:rsidR="007302AD">
        <w:t>5</w:t>
      </w:r>
      <w:r>
        <w:t xml:space="preserve"> </w:t>
      </w:r>
      <w:r w:rsidR="00922E13">
        <w:t>Importância do planeamento para a organização</w:t>
      </w:r>
      <w:bookmarkEnd w:id="30"/>
      <w:bookmarkEnd w:id="31"/>
    </w:p>
    <w:p w14:paraId="6551CACE" w14:textId="77777777" w:rsidR="00E955CD" w:rsidRPr="00E955CD" w:rsidRDefault="00E955CD" w:rsidP="00E955CD"/>
    <w:p w14:paraId="6CD1E06D" w14:textId="068E9882" w:rsidR="00096220" w:rsidRDefault="00096220" w:rsidP="00096220">
      <w:pPr>
        <w:rPr>
          <w:rFonts w:asciiTheme="minorHAnsi" w:hAnsiTheme="minorHAnsi" w:cstheme="minorHAnsi"/>
        </w:rPr>
      </w:pPr>
      <w:r>
        <w:tab/>
        <w:t>Em termos da</w:t>
      </w:r>
      <w:r w:rsidR="008C0486">
        <w:t xml:space="preserve"> importância do p</w:t>
      </w:r>
      <w:r w:rsidR="003C7746">
        <w:t>laneamento</w:t>
      </w:r>
      <w:r w:rsidR="000E52D0">
        <w:t>,</w:t>
      </w:r>
      <w:r w:rsidR="00263F84">
        <w:t xml:space="preserve"> a </w:t>
      </w:r>
      <w:r w:rsidR="00E2394D">
        <w:t>empresa mostrou</w:t>
      </w:r>
      <w:r w:rsidR="00EE5598">
        <w:t xml:space="preserve"> dar bastante</w:t>
      </w:r>
      <w:r w:rsidR="00263F84">
        <w:t xml:space="preserve"> </w:t>
      </w:r>
      <w:r w:rsidR="00001F0D">
        <w:t>ate</w:t>
      </w:r>
      <w:r w:rsidR="00041FEF">
        <w:rPr>
          <w:rFonts w:asciiTheme="minorHAnsi" w:hAnsiTheme="minorHAnsi" w:cstheme="minorHAnsi"/>
        </w:rPr>
        <w:t>n</w:t>
      </w:r>
      <w:r w:rsidR="00041FEF" w:rsidRPr="00B57C58">
        <w:rPr>
          <w:rFonts w:asciiTheme="minorHAnsi" w:hAnsiTheme="minorHAnsi" w:cstheme="minorHAnsi"/>
        </w:rPr>
        <w:t>ção</w:t>
      </w:r>
      <w:r w:rsidR="00041FEF">
        <w:rPr>
          <w:rFonts w:asciiTheme="minorHAnsi" w:hAnsiTheme="minorHAnsi" w:cstheme="minorHAnsi"/>
        </w:rPr>
        <w:t xml:space="preserve"> ao seu va</w:t>
      </w:r>
      <w:r w:rsidR="00BA7783">
        <w:t>l</w:t>
      </w:r>
      <w:r w:rsidR="00041FEF">
        <w:rPr>
          <w:rFonts w:asciiTheme="minorHAnsi" w:hAnsiTheme="minorHAnsi" w:cstheme="minorHAnsi"/>
        </w:rPr>
        <w:t>or</w:t>
      </w:r>
      <w:r w:rsidR="00582EFF">
        <w:rPr>
          <w:rFonts w:asciiTheme="minorHAnsi" w:hAnsiTheme="minorHAnsi" w:cstheme="minorHAnsi"/>
        </w:rPr>
        <w:t>, especialmente com o seu crescimento</w:t>
      </w:r>
      <w:r w:rsidR="00302801">
        <w:rPr>
          <w:rFonts w:asciiTheme="minorHAnsi" w:hAnsiTheme="minorHAnsi" w:cstheme="minorHAnsi"/>
        </w:rPr>
        <w:t>.</w:t>
      </w:r>
      <w:r w:rsidR="00263F84">
        <w:rPr>
          <w:rFonts w:asciiTheme="minorHAnsi" w:hAnsiTheme="minorHAnsi" w:cstheme="minorHAnsi"/>
        </w:rPr>
        <w:t xml:space="preserve"> </w:t>
      </w:r>
      <w:r w:rsidR="007D0747" w:rsidRPr="00785560">
        <w:rPr>
          <w:rFonts w:asciiTheme="minorHAnsi" w:hAnsiTheme="minorHAnsi" w:cstheme="minorHAnsi"/>
        </w:rPr>
        <w:t>É um fator</w:t>
      </w:r>
      <w:r w:rsidR="001525F4" w:rsidRPr="00785560">
        <w:rPr>
          <w:rFonts w:asciiTheme="minorHAnsi" w:hAnsiTheme="minorHAnsi" w:cstheme="minorHAnsi"/>
        </w:rPr>
        <w:t xml:space="preserve"> que</w:t>
      </w:r>
      <w:r w:rsidR="0059258D" w:rsidRPr="00785560">
        <w:rPr>
          <w:rFonts w:asciiTheme="minorHAnsi" w:hAnsiTheme="minorHAnsi" w:cstheme="minorHAnsi"/>
        </w:rPr>
        <w:t xml:space="preserve"> tem</w:t>
      </w:r>
      <w:r w:rsidR="001525F4" w:rsidRPr="00785560">
        <w:rPr>
          <w:rFonts w:asciiTheme="minorHAnsi" w:hAnsiTheme="minorHAnsi" w:cstheme="minorHAnsi"/>
        </w:rPr>
        <w:t xml:space="preserve"> </w:t>
      </w:r>
      <w:r w:rsidR="00DC1E1D" w:rsidRPr="00785560">
        <w:rPr>
          <w:rFonts w:asciiTheme="minorHAnsi" w:hAnsiTheme="minorHAnsi" w:cstheme="minorHAnsi"/>
        </w:rPr>
        <w:t>uma el</w:t>
      </w:r>
      <w:r w:rsidR="0059258D" w:rsidRPr="00785560">
        <w:rPr>
          <w:rFonts w:asciiTheme="minorHAnsi" w:hAnsiTheme="minorHAnsi" w:cstheme="minorHAnsi"/>
        </w:rPr>
        <w:t>e</w:t>
      </w:r>
      <w:r w:rsidR="00DC1E1D" w:rsidRPr="00785560">
        <w:rPr>
          <w:rFonts w:asciiTheme="minorHAnsi" w:hAnsiTheme="minorHAnsi" w:cstheme="minorHAnsi"/>
        </w:rPr>
        <w:t>vada in</w:t>
      </w:r>
      <w:r w:rsidR="0059258D" w:rsidRPr="00785560">
        <w:t>flu</w:t>
      </w:r>
      <w:r w:rsidR="0023413F" w:rsidRPr="00785560">
        <w:rPr>
          <w:rFonts w:asciiTheme="minorHAnsi" w:hAnsiTheme="minorHAnsi" w:cstheme="minorHAnsi"/>
        </w:rPr>
        <w:t>ência nas equipas de des</w:t>
      </w:r>
      <w:r w:rsidR="00BD32D4" w:rsidRPr="00785560">
        <w:rPr>
          <w:rFonts w:asciiTheme="minorHAnsi" w:hAnsiTheme="minorHAnsi" w:cstheme="minorHAnsi"/>
        </w:rPr>
        <w:t xml:space="preserve">envolvimento </w:t>
      </w:r>
      <w:r w:rsidR="00EE76FF" w:rsidRPr="00785560">
        <w:rPr>
          <w:rFonts w:asciiTheme="minorHAnsi" w:hAnsiTheme="minorHAnsi" w:cstheme="minorHAnsi"/>
        </w:rPr>
        <w:t>principalmente na</w:t>
      </w:r>
      <w:r w:rsidR="00005349" w:rsidRPr="00785560">
        <w:rPr>
          <w:rFonts w:asciiTheme="minorHAnsi" w:hAnsiTheme="minorHAnsi" w:cstheme="minorHAnsi"/>
        </w:rPr>
        <w:t xml:space="preserve"> </w:t>
      </w:r>
      <w:r w:rsidR="00321BEB" w:rsidRPr="00785560">
        <w:rPr>
          <w:rFonts w:asciiTheme="minorHAnsi" w:hAnsiTheme="minorHAnsi" w:cstheme="minorHAnsi"/>
        </w:rPr>
        <w:t>organização</w:t>
      </w:r>
      <w:r w:rsidR="00005349" w:rsidRPr="00785560">
        <w:rPr>
          <w:rFonts w:asciiTheme="minorHAnsi" w:hAnsiTheme="minorHAnsi" w:cstheme="minorHAnsi"/>
        </w:rPr>
        <w:t>, motivação</w:t>
      </w:r>
      <w:r w:rsidR="001140BC" w:rsidRPr="00785560">
        <w:rPr>
          <w:rFonts w:asciiTheme="minorHAnsi" w:hAnsiTheme="minorHAnsi" w:cstheme="minorHAnsi"/>
        </w:rPr>
        <w:t xml:space="preserve"> e para avaliar</w:t>
      </w:r>
      <w:r w:rsidR="00331BED" w:rsidRPr="00785560">
        <w:rPr>
          <w:rFonts w:asciiTheme="minorHAnsi" w:hAnsiTheme="minorHAnsi" w:cstheme="minorHAnsi"/>
        </w:rPr>
        <w:t xml:space="preserve"> várias</w:t>
      </w:r>
      <w:r w:rsidR="00BF13C0" w:rsidRPr="00785560">
        <w:rPr>
          <w:rFonts w:asciiTheme="minorHAnsi" w:hAnsiTheme="minorHAnsi" w:cstheme="minorHAnsi"/>
        </w:rPr>
        <w:t xml:space="preserve"> </w:t>
      </w:r>
      <w:r w:rsidR="007C42D1" w:rsidRPr="00785560">
        <w:rPr>
          <w:rFonts w:asciiTheme="minorHAnsi" w:hAnsiTheme="minorHAnsi" w:cstheme="minorHAnsi"/>
        </w:rPr>
        <w:t>possibilidades</w:t>
      </w:r>
      <w:sdt>
        <w:sdtPr>
          <w:rPr>
            <w:rFonts w:asciiTheme="minorHAnsi" w:hAnsiTheme="minorHAnsi" w:cstheme="minorHAnsi"/>
          </w:rPr>
          <w:id w:val="936719497"/>
          <w:citation/>
        </w:sdtPr>
        <w:sdtEndPr>
          <w:rPr>
            <w:i/>
            <w:iCs/>
          </w:rPr>
        </w:sdtEndPr>
        <w:sdtContent>
          <w:r w:rsidR="007503F3" w:rsidRPr="00447349">
            <w:rPr>
              <w:rFonts w:asciiTheme="minorHAnsi" w:hAnsiTheme="minorHAnsi" w:cstheme="minorHAnsi"/>
              <w:i/>
              <w:iCs/>
            </w:rPr>
            <w:fldChar w:fldCharType="begin"/>
          </w:r>
          <w:r w:rsidR="007503F3" w:rsidRPr="00447349">
            <w:rPr>
              <w:rFonts w:asciiTheme="minorHAnsi" w:hAnsiTheme="minorHAnsi" w:cstheme="minorHAnsi"/>
              <w:i/>
              <w:iCs/>
            </w:rPr>
            <w:instrText xml:space="preserve"> CITATION Cod21 \l 2070 </w:instrText>
          </w:r>
          <w:r w:rsidR="007503F3" w:rsidRPr="00447349">
            <w:rPr>
              <w:rFonts w:asciiTheme="minorHAnsi" w:hAnsiTheme="minorHAnsi" w:cstheme="minorHAnsi"/>
              <w:i/>
              <w:iCs/>
            </w:rPr>
            <w:fldChar w:fldCharType="separate"/>
          </w:r>
          <w:r>
            <w:rPr>
              <w:rFonts w:asciiTheme="minorHAnsi" w:hAnsiTheme="minorHAnsi" w:cstheme="minorHAnsi"/>
              <w:i/>
              <w:iCs/>
              <w:noProof/>
            </w:rPr>
            <w:t xml:space="preserve"> </w:t>
          </w:r>
          <w:r>
            <w:rPr>
              <w:rFonts w:asciiTheme="minorHAnsi" w:hAnsiTheme="minorHAnsi" w:cstheme="minorHAnsi"/>
              <w:noProof/>
            </w:rPr>
            <w:t>(Codevision Innovating Education, SA, 2021)</w:t>
          </w:r>
          <w:r w:rsidR="007503F3" w:rsidRPr="00447349">
            <w:rPr>
              <w:rFonts w:asciiTheme="minorHAnsi" w:hAnsiTheme="minorHAnsi" w:cstheme="minorHAnsi"/>
              <w:i/>
              <w:iCs/>
            </w:rPr>
            <w:fldChar w:fldCharType="end"/>
          </w:r>
        </w:sdtContent>
      </w:sdt>
      <w:r w:rsidR="000E52D0" w:rsidRPr="00447349">
        <w:rPr>
          <w:rFonts w:asciiTheme="minorHAnsi" w:hAnsiTheme="minorHAnsi" w:cstheme="minorHAnsi"/>
          <w:i/>
          <w:iCs/>
        </w:rPr>
        <w:t>.</w:t>
      </w:r>
      <w:r w:rsidR="000E52D0" w:rsidRPr="00447349">
        <w:rPr>
          <w:rFonts w:asciiTheme="minorHAnsi" w:hAnsiTheme="minorHAnsi" w:cstheme="minorHAnsi"/>
          <w:i/>
        </w:rPr>
        <w:t xml:space="preserve"> </w:t>
      </w:r>
      <w:r w:rsidR="000E52D0">
        <w:rPr>
          <w:rFonts w:asciiTheme="minorHAnsi" w:hAnsiTheme="minorHAnsi" w:cstheme="minorHAnsi"/>
        </w:rPr>
        <w:t>C</w:t>
      </w:r>
      <w:r w:rsidR="007C42D1">
        <w:rPr>
          <w:rFonts w:asciiTheme="minorHAnsi" w:hAnsiTheme="minorHAnsi" w:cstheme="minorHAnsi"/>
        </w:rPr>
        <w:t>om is</w:t>
      </w:r>
      <w:r w:rsidR="00CD0C30">
        <w:rPr>
          <w:rFonts w:asciiTheme="minorHAnsi" w:hAnsiTheme="minorHAnsi" w:cstheme="minorHAnsi"/>
        </w:rPr>
        <w:t>t</w:t>
      </w:r>
      <w:r w:rsidR="007C42D1">
        <w:rPr>
          <w:rFonts w:asciiTheme="minorHAnsi" w:hAnsiTheme="minorHAnsi" w:cstheme="minorHAnsi"/>
        </w:rPr>
        <w:t>o existe uma melhor prepara</w:t>
      </w:r>
      <w:r w:rsidR="00E279B5" w:rsidRPr="00B57C58">
        <w:rPr>
          <w:rFonts w:asciiTheme="minorHAnsi" w:hAnsiTheme="minorHAnsi" w:cstheme="minorHAnsi"/>
        </w:rPr>
        <w:t>ção</w:t>
      </w:r>
      <w:r w:rsidR="00F80E32">
        <w:rPr>
          <w:rFonts w:asciiTheme="minorHAnsi" w:hAnsiTheme="minorHAnsi" w:cstheme="minorHAnsi"/>
        </w:rPr>
        <w:t xml:space="preserve"> para o futuro.</w:t>
      </w:r>
    </w:p>
    <w:p w14:paraId="49660E62" w14:textId="77777777" w:rsidR="000E52D0" w:rsidRPr="00096220" w:rsidRDefault="000E52D0" w:rsidP="00096220"/>
    <w:p w14:paraId="1F6A4AB9" w14:textId="44D142B7" w:rsidR="00923028" w:rsidRDefault="00923028" w:rsidP="00923028">
      <w:pPr>
        <w:pStyle w:val="Heading3"/>
      </w:pPr>
      <w:bookmarkStart w:id="32" w:name="_Toc122008326"/>
      <w:bookmarkStart w:id="33" w:name="_Toc122190800"/>
      <w:r>
        <w:t>II.2.</w:t>
      </w:r>
      <w:r w:rsidR="007302AD">
        <w:t>6</w:t>
      </w:r>
      <w:r>
        <w:t xml:space="preserve"> </w:t>
      </w:r>
      <w:r w:rsidR="003731AD">
        <w:t>Valores, Visão e a Missão da organização</w:t>
      </w:r>
      <w:bookmarkEnd w:id="32"/>
      <w:bookmarkEnd w:id="33"/>
    </w:p>
    <w:p w14:paraId="233B7241" w14:textId="77777777" w:rsidR="00E955CD" w:rsidRPr="00E955CD" w:rsidRDefault="00E955CD" w:rsidP="00E955CD"/>
    <w:p w14:paraId="08D03328" w14:textId="530AF049" w:rsidR="00BF5EC3" w:rsidRDefault="00BF5EC3" w:rsidP="009E3596">
      <w:pPr>
        <w:rPr>
          <w:rFonts w:asciiTheme="minorHAnsi" w:hAnsiTheme="minorHAnsi" w:cstheme="minorHAnsi"/>
        </w:rPr>
      </w:pPr>
      <w:r>
        <w:tab/>
      </w:r>
      <w:r w:rsidR="00CF791A" w:rsidRPr="00785560">
        <w:t>O</w:t>
      </w:r>
      <w:r w:rsidRPr="00785560">
        <w:rPr>
          <w:rFonts w:asciiTheme="minorHAnsi" w:hAnsiTheme="minorHAnsi" w:cstheme="minorHAnsi"/>
        </w:rPr>
        <w:t>s</w:t>
      </w:r>
      <w:r w:rsidR="00CF791A" w:rsidRPr="00785560">
        <w:rPr>
          <w:rFonts w:asciiTheme="minorHAnsi" w:hAnsiTheme="minorHAnsi" w:cstheme="minorHAnsi"/>
        </w:rPr>
        <w:t xml:space="preserve"> principais</w:t>
      </w:r>
      <w:r w:rsidR="00907132" w:rsidRPr="00785560">
        <w:rPr>
          <w:rFonts w:asciiTheme="minorHAnsi" w:hAnsiTheme="minorHAnsi" w:cstheme="minorHAnsi"/>
        </w:rPr>
        <w:t xml:space="preserve"> </w:t>
      </w:r>
      <w:r w:rsidRPr="00785560">
        <w:rPr>
          <w:rFonts w:asciiTheme="minorHAnsi" w:hAnsiTheme="minorHAnsi" w:cstheme="minorHAnsi"/>
        </w:rPr>
        <w:t xml:space="preserve">valores da </w:t>
      </w:r>
      <w:r w:rsidRPr="00447349">
        <w:rPr>
          <w:rFonts w:asciiTheme="minorHAnsi" w:hAnsiTheme="minorHAnsi" w:cstheme="minorHAnsi"/>
          <w:i/>
        </w:rPr>
        <w:t>Codevisio</w:t>
      </w:r>
      <w:r>
        <w:rPr>
          <w:rFonts w:asciiTheme="minorHAnsi" w:hAnsiTheme="minorHAnsi" w:cstheme="minorHAnsi"/>
          <w:i/>
        </w:rPr>
        <w:t>n</w:t>
      </w:r>
      <w:r w:rsidR="00907132">
        <w:rPr>
          <w:rFonts w:asciiTheme="minorHAnsi" w:hAnsiTheme="minorHAnsi" w:cstheme="minorHAnsi"/>
          <w:i/>
        </w:rPr>
        <w:t xml:space="preserve"> </w:t>
      </w:r>
      <w:r w:rsidR="00907132" w:rsidRPr="00785560">
        <w:rPr>
          <w:rFonts w:asciiTheme="minorHAnsi" w:hAnsiTheme="minorHAnsi" w:cstheme="minorHAnsi"/>
        </w:rPr>
        <w:t>são</w:t>
      </w:r>
      <w:r w:rsidR="00E512C6" w:rsidRPr="00785560">
        <w:rPr>
          <w:rFonts w:asciiTheme="minorHAnsi" w:hAnsiTheme="minorHAnsi" w:cstheme="minorHAnsi"/>
        </w:rPr>
        <w:t>:</w:t>
      </w:r>
      <w:r w:rsidR="009E3596" w:rsidRPr="00785560">
        <w:rPr>
          <w:rFonts w:asciiTheme="minorHAnsi" w:hAnsiTheme="minorHAnsi" w:cstheme="minorHAnsi"/>
        </w:rPr>
        <w:t xml:space="preserve"> assiduidade, integridade, transpar</w:t>
      </w:r>
      <w:r w:rsidR="003C7294" w:rsidRPr="00785560">
        <w:rPr>
          <w:rFonts w:asciiTheme="minorHAnsi" w:hAnsiTheme="minorHAnsi" w:cstheme="minorHAnsi"/>
        </w:rPr>
        <w:t>ê</w:t>
      </w:r>
      <w:r w:rsidR="009E3596" w:rsidRPr="00785560">
        <w:rPr>
          <w:rFonts w:asciiTheme="minorHAnsi" w:hAnsiTheme="minorHAnsi" w:cstheme="minorHAnsi"/>
        </w:rPr>
        <w:t>ncia, empatia, conhecimentos de computação</w:t>
      </w:r>
      <w:r w:rsidR="00E80FC8" w:rsidRPr="00785560">
        <w:rPr>
          <w:rFonts w:asciiTheme="minorHAnsi" w:hAnsiTheme="minorHAnsi" w:cstheme="minorHAnsi"/>
        </w:rPr>
        <w:t xml:space="preserve"> e</w:t>
      </w:r>
      <w:r w:rsidR="009E3596" w:rsidRPr="00785560">
        <w:rPr>
          <w:rFonts w:asciiTheme="minorHAnsi" w:hAnsiTheme="minorHAnsi" w:cstheme="minorHAnsi"/>
        </w:rPr>
        <w:t xml:space="preserve"> autonomia</w:t>
      </w:r>
      <w:r w:rsidR="00E80FC8" w:rsidRPr="00785560">
        <w:rPr>
          <w:rFonts w:asciiTheme="minorHAnsi" w:hAnsiTheme="minorHAnsi" w:cstheme="minorHAnsi"/>
        </w:rPr>
        <w:t>.</w:t>
      </w:r>
    </w:p>
    <w:p w14:paraId="534BE52F" w14:textId="2034AC31" w:rsidR="00E80FC8" w:rsidRPr="00785560" w:rsidRDefault="00E80FC8" w:rsidP="009E3596">
      <w:pPr>
        <w:rPr>
          <w:rFonts w:asciiTheme="minorHAnsi" w:hAnsiTheme="minorHAnsi" w:cstheme="minorHAnsi"/>
        </w:rPr>
      </w:pPr>
      <w:r>
        <w:rPr>
          <w:rFonts w:asciiTheme="minorHAnsi" w:hAnsiTheme="minorHAnsi" w:cstheme="minorHAnsi"/>
        </w:rPr>
        <w:tab/>
      </w:r>
      <w:r w:rsidRPr="00785560">
        <w:rPr>
          <w:rFonts w:asciiTheme="minorHAnsi" w:hAnsiTheme="minorHAnsi" w:cstheme="minorHAnsi"/>
        </w:rPr>
        <w:t>A visão</w:t>
      </w:r>
      <w:r w:rsidR="00424D4D" w:rsidRPr="00785560">
        <w:rPr>
          <w:rFonts w:asciiTheme="minorHAnsi" w:hAnsiTheme="minorHAnsi" w:cstheme="minorHAnsi"/>
        </w:rPr>
        <w:t xml:space="preserve"> </w:t>
      </w:r>
      <w:r w:rsidR="00F95A79" w:rsidRPr="00785560">
        <w:rPr>
          <w:rFonts w:asciiTheme="minorHAnsi" w:hAnsiTheme="minorHAnsi" w:cstheme="minorHAnsi"/>
        </w:rPr>
        <w:t>é</w:t>
      </w:r>
      <w:r w:rsidR="00565BA8" w:rsidRPr="00785560">
        <w:rPr>
          <w:rFonts w:asciiTheme="minorHAnsi" w:hAnsiTheme="minorHAnsi" w:cstheme="minorHAnsi"/>
        </w:rPr>
        <w:t xml:space="preserve"> criar me</w:t>
      </w:r>
      <w:r w:rsidR="00565BA8" w:rsidRPr="00785560">
        <w:t>lhores condi</w:t>
      </w:r>
      <w:r w:rsidR="000A24E1" w:rsidRPr="00785560">
        <w:t>ções</w:t>
      </w:r>
      <w:r w:rsidR="006138E7" w:rsidRPr="00785560">
        <w:t xml:space="preserve"> na área da educação.</w:t>
      </w:r>
    </w:p>
    <w:p w14:paraId="2C79D0C1" w14:textId="75DAB30C" w:rsidR="00923028" w:rsidRPr="008E4901" w:rsidRDefault="00D54691" w:rsidP="00923028">
      <w:pPr>
        <w:rPr>
          <w:rFonts w:asciiTheme="minorHAnsi" w:hAnsiTheme="minorHAnsi" w:cstheme="minorHAnsi"/>
        </w:rPr>
      </w:pPr>
      <w:r w:rsidRPr="00785560">
        <w:rPr>
          <w:rFonts w:asciiTheme="minorHAnsi" w:hAnsiTheme="minorHAnsi" w:cstheme="minorHAnsi"/>
        </w:rPr>
        <w:lastRenderedPageBreak/>
        <w:tab/>
        <w:t xml:space="preserve">A missão </w:t>
      </w:r>
      <w:r w:rsidR="00350F1F" w:rsidRPr="00785560">
        <w:rPr>
          <w:rFonts w:asciiTheme="minorHAnsi" w:hAnsiTheme="minorHAnsi" w:cstheme="minorHAnsi"/>
        </w:rPr>
        <w:t xml:space="preserve">é </w:t>
      </w:r>
      <w:r w:rsidR="00891477" w:rsidRPr="00785560">
        <w:rPr>
          <w:rFonts w:asciiTheme="minorHAnsi" w:hAnsiTheme="minorHAnsi" w:cstheme="minorHAnsi"/>
        </w:rPr>
        <w:t>facilitar a vida das pessoas que perte</w:t>
      </w:r>
      <w:r w:rsidR="0023463E" w:rsidRPr="00785560">
        <w:rPr>
          <w:rFonts w:asciiTheme="minorHAnsi" w:hAnsiTheme="minorHAnsi" w:cstheme="minorHAnsi"/>
        </w:rPr>
        <w:t>n</w:t>
      </w:r>
      <w:r w:rsidR="00891477" w:rsidRPr="00785560">
        <w:rPr>
          <w:rFonts w:asciiTheme="minorHAnsi" w:hAnsiTheme="minorHAnsi" w:cstheme="minorHAnsi"/>
        </w:rPr>
        <w:t xml:space="preserve">cem </w:t>
      </w:r>
      <w:r w:rsidR="0023463E" w:rsidRPr="00785560">
        <w:rPr>
          <w:rFonts w:asciiTheme="minorHAnsi" w:hAnsiTheme="minorHAnsi" w:cstheme="minorHAnsi"/>
        </w:rPr>
        <w:t>à</w:t>
      </w:r>
      <w:r w:rsidR="00891477" w:rsidRPr="00785560">
        <w:rPr>
          <w:rFonts w:asciiTheme="minorHAnsi" w:hAnsiTheme="minorHAnsi" w:cstheme="minorHAnsi"/>
        </w:rPr>
        <w:t xml:space="preserve"> primeira linha</w:t>
      </w:r>
      <w:r w:rsidR="00295DCA" w:rsidRPr="00785560">
        <w:rPr>
          <w:rFonts w:asciiTheme="minorHAnsi" w:hAnsiTheme="minorHAnsi" w:cstheme="minorHAnsi"/>
        </w:rPr>
        <w:t>, ou seja, professores</w:t>
      </w:r>
      <w:r w:rsidR="00891477" w:rsidRPr="00785560">
        <w:rPr>
          <w:rFonts w:asciiTheme="minorHAnsi" w:hAnsiTheme="minorHAnsi" w:cstheme="minorHAnsi"/>
        </w:rPr>
        <w:t xml:space="preserve"> </w:t>
      </w:r>
      <w:r w:rsidR="00E54677" w:rsidRPr="00785560">
        <w:rPr>
          <w:rFonts w:asciiTheme="minorHAnsi" w:hAnsiTheme="minorHAnsi" w:cstheme="minorHAnsi"/>
        </w:rPr>
        <w:t xml:space="preserve">no ensino </w:t>
      </w:r>
      <w:r w:rsidR="00891477" w:rsidRPr="00785560">
        <w:rPr>
          <w:rFonts w:asciiTheme="minorHAnsi" w:hAnsiTheme="minorHAnsi" w:cstheme="minorHAnsi"/>
        </w:rPr>
        <w:t>da</w:t>
      </w:r>
      <w:r w:rsidR="00E54677" w:rsidRPr="00785560">
        <w:rPr>
          <w:rFonts w:asciiTheme="minorHAnsi" w:hAnsiTheme="minorHAnsi" w:cstheme="minorHAnsi"/>
        </w:rPr>
        <w:t>s</w:t>
      </w:r>
      <w:r w:rsidR="00891477" w:rsidRPr="00785560">
        <w:rPr>
          <w:rFonts w:asciiTheme="minorHAnsi" w:hAnsiTheme="minorHAnsi" w:cstheme="minorHAnsi"/>
        </w:rPr>
        <w:t xml:space="preserve"> crian</w:t>
      </w:r>
      <w:r w:rsidR="00EF1144" w:rsidRPr="00785560">
        <w:rPr>
          <w:rFonts w:asciiTheme="minorHAnsi" w:hAnsiTheme="minorHAnsi" w:cstheme="minorHAnsi"/>
        </w:rPr>
        <w:t>ç</w:t>
      </w:r>
      <w:r w:rsidR="00891477" w:rsidRPr="00785560">
        <w:rPr>
          <w:rFonts w:asciiTheme="minorHAnsi" w:hAnsiTheme="minorHAnsi" w:cstheme="minorHAnsi"/>
        </w:rPr>
        <w:t>a</w:t>
      </w:r>
      <w:r w:rsidR="00E54677" w:rsidRPr="00785560">
        <w:rPr>
          <w:rFonts w:asciiTheme="minorHAnsi" w:hAnsiTheme="minorHAnsi" w:cstheme="minorHAnsi"/>
        </w:rPr>
        <w:t>s</w:t>
      </w:r>
      <w:sdt>
        <w:sdtPr>
          <w:rPr>
            <w:rFonts w:asciiTheme="minorHAnsi" w:hAnsiTheme="minorHAnsi" w:cstheme="minorHAnsi"/>
          </w:rPr>
          <w:id w:val="953904207"/>
          <w:citation/>
        </w:sdtPr>
        <w:sdtEndPr>
          <w:rPr>
            <w:i/>
            <w:iCs/>
          </w:rPr>
        </w:sdtEndPr>
        <w:sdtContent>
          <w:r w:rsidR="007503F3" w:rsidRPr="001643A7">
            <w:rPr>
              <w:rFonts w:asciiTheme="minorHAnsi" w:hAnsiTheme="minorHAnsi" w:cstheme="minorHAnsi"/>
              <w:i/>
              <w:iCs/>
            </w:rPr>
            <w:fldChar w:fldCharType="begin"/>
          </w:r>
          <w:r w:rsidR="007503F3" w:rsidRPr="001643A7">
            <w:rPr>
              <w:rFonts w:asciiTheme="minorHAnsi" w:hAnsiTheme="minorHAnsi" w:cstheme="minorHAnsi"/>
              <w:i/>
              <w:iCs/>
            </w:rPr>
            <w:instrText xml:space="preserve"> CITATION Cod21 \l 2070 </w:instrText>
          </w:r>
          <w:r w:rsidR="007503F3" w:rsidRPr="001643A7">
            <w:rPr>
              <w:rFonts w:asciiTheme="minorHAnsi" w:hAnsiTheme="minorHAnsi" w:cstheme="minorHAnsi"/>
              <w:i/>
              <w:iCs/>
            </w:rPr>
            <w:fldChar w:fldCharType="separate"/>
          </w:r>
          <w:r>
            <w:rPr>
              <w:rFonts w:asciiTheme="minorHAnsi" w:hAnsiTheme="minorHAnsi" w:cstheme="minorHAnsi"/>
              <w:i/>
              <w:iCs/>
              <w:noProof/>
            </w:rPr>
            <w:t xml:space="preserve"> </w:t>
          </w:r>
          <w:r>
            <w:rPr>
              <w:rFonts w:asciiTheme="minorHAnsi" w:hAnsiTheme="minorHAnsi" w:cstheme="minorHAnsi"/>
              <w:noProof/>
            </w:rPr>
            <w:t>(Codevision Innovating Education, SA, 2021)</w:t>
          </w:r>
          <w:r w:rsidR="007503F3" w:rsidRPr="001643A7">
            <w:rPr>
              <w:rFonts w:asciiTheme="minorHAnsi" w:hAnsiTheme="minorHAnsi" w:cstheme="minorHAnsi"/>
              <w:i/>
              <w:iCs/>
            </w:rPr>
            <w:fldChar w:fldCharType="end"/>
          </w:r>
        </w:sdtContent>
      </w:sdt>
      <w:r w:rsidR="00891477" w:rsidRPr="001643A7">
        <w:rPr>
          <w:rFonts w:asciiTheme="minorHAnsi" w:hAnsiTheme="minorHAnsi" w:cstheme="minorHAnsi"/>
          <w:i/>
          <w:iCs/>
        </w:rPr>
        <w:t>.</w:t>
      </w:r>
      <w:r w:rsidR="00E54677" w:rsidRPr="001643A7">
        <w:rPr>
          <w:rFonts w:asciiTheme="minorHAnsi" w:hAnsiTheme="minorHAnsi" w:cstheme="minorHAnsi"/>
          <w:i/>
        </w:rPr>
        <w:t xml:space="preserve"> </w:t>
      </w:r>
      <w:r w:rsidR="00E54677">
        <w:rPr>
          <w:rFonts w:asciiTheme="minorHAnsi" w:hAnsiTheme="minorHAnsi" w:cstheme="minorHAnsi"/>
        </w:rPr>
        <w:t xml:space="preserve">O </w:t>
      </w:r>
      <w:r w:rsidR="00300F1B">
        <w:rPr>
          <w:rFonts w:asciiTheme="minorHAnsi" w:hAnsiTheme="minorHAnsi" w:cstheme="minorHAnsi"/>
        </w:rPr>
        <w:t>objetivo</w:t>
      </w:r>
      <w:r w:rsidR="00E54677">
        <w:rPr>
          <w:rFonts w:asciiTheme="minorHAnsi" w:hAnsiTheme="minorHAnsi" w:cstheme="minorHAnsi"/>
        </w:rPr>
        <w:t xml:space="preserve"> é</w:t>
      </w:r>
      <w:r w:rsidR="00891477" w:rsidRPr="00891477">
        <w:rPr>
          <w:rFonts w:asciiTheme="minorHAnsi" w:hAnsiTheme="minorHAnsi" w:cstheme="minorHAnsi"/>
        </w:rPr>
        <w:t xml:space="preserve"> criar ferramentas</w:t>
      </w:r>
      <w:r w:rsidR="008351E1">
        <w:rPr>
          <w:rFonts w:asciiTheme="minorHAnsi" w:hAnsiTheme="minorHAnsi" w:cstheme="minorHAnsi"/>
        </w:rPr>
        <w:t xml:space="preserve"> on</w:t>
      </w:r>
      <w:r w:rsidR="008351E1">
        <w:t>line</w:t>
      </w:r>
      <w:r w:rsidR="00D17883">
        <w:rPr>
          <w:rFonts w:asciiTheme="minorHAnsi" w:hAnsiTheme="minorHAnsi" w:cstheme="minorHAnsi"/>
        </w:rPr>
        <w:t xml:space="preserve"> que</w:t>
      </w:r>
      <w:r w:rsidR="005C7F45">
        <w:rPr>
          <w:rFonts w:asciiTheme="minorHAnsi" w:hAnsiTheme="minorHAnsi" w:cstheme="minorHAnsi"/>
        </w:rPr>
        <w:t xml:space="preserve"> simpli</w:t>
      </w:r>
      <w:r w:rsidR="00285E68">
        <w:rPr>
          <w:rFonts w:asciiTheme="minorHAnsi" w:hAnsiTheme="minorHAnsi" w:cstheme="minorHAnsi"/>
        </w:rPr>
        <w:t>ficam o pro</w:t>
      </w:r>
      <w:r w:rsidR="000249B1">
        <w:rPr>
          <w:rFonts w:asciiTheme="minorHAnsi" w:hAnsiTheme="minorHAnsi" w:cstheme="minorHAnsi"/>
        </w:rPr>
        <w:t>cesso.</w:t>
      </w:r>
    </w:p>
    <w:p w14:paraId="752B94AC" w14:textId="77777777" w:rsidR="000E52D0" w:rsidRPr="008E4901" w:rsidRDefault="000E52D0" w:rsidP="00923028">
      <w:pPr>
        <w:rPr>
          <w:rFonts w:asciiTheme="minorHAnsi" w:hAnsiTheme="minorHAnsi" w:cstheme="minorHAnsi"/>
        </w:rPr>
      </w:pPr>
    </w:p>
    <w:p w14:paraId="5FFEAE67" w14:textId="77777777" w:rsidR="006A43A3" w:rsidRPr="008E4901" w:rsidRDefault="006A43A3" w:rsidP="00923028">
      <w:pPr>
        <w:rPr>
          <w:rFonts w:asciiTheme="minorHAnsi" w:hAnsiTheme="minorHAnsi" w:cstheme="minorHAnsi"/>
        </w:rPr>
      </w:pPr>
    </w:p>
    <w:p w14:paraId="4AF95060" w14:textId="15D0B3C0" w:rsidR="00B50458" w:rsidRPr="00B50458" w:rsidRDefault="002030CD" w:rsidP="5C3D6D58">
      <w:pPr>
        <w:pStyle w:val="Heading3"/>
        <w:rPr>
          <w:i/>
          <w:iCs/>
        </w:rPr>
      </w:pPr>
      <w:bookmarkStart w:id="34" w:name="_Toc122008327"/>
      <w:bookmarkStart w:id="35" w:name="_Toc122190801"/>
      <w:r>
        <w:t>II.2.7</w:t>
      </w:r>
      <w:r w:rsidR="00777736">
        <w:t xml:space="preserve"> Identificar 2 itens para cada variável da análise </w:t>
      </w:r>
      <w:r w:rsidR="00777736" w:rsidRPr="5C3D6D58">
        <w:rPr>
          <w:i/>
          <w:iCs/>
        </w:rPr>
        <w:t>PEST</w:t>
      </w:r>
      <w:bookmarkEnd w:id="34"/>
      <w:bookmarkEnd w:id="35"/>
    </w:p>
    <w:p w14:paraId="5A7B9D51" w14:textId="77777777" w:rsidR="004F57B8" w:rsidRPr="004F57B8" w:rsidRDefault="004F57B8" w:rsidP="004F57B8"/>
    <w:p w14:paraId="38F0346A" w14:textId="457BAD2D" w:rsidR="00111F5E" w:rsidRPr="00071BFB" w:rsidRDefault="004C22FE" w:rsidP="00702D9D">
      <w:pPr>
        <w:ind w:firstLine="720"/>
      </w:pPr>
      <w:r>
        <w:t>A</w:t>
      </w:r>
      <w:r w:rsidR="009078D7">
        <w:t xml:space="preserve"> elaboração de uma estratégia </w:t>
      </w:r>
      <w:r w:rsidR="00584D25">
        <w:t>é um processo complexo</w:t>
      </w:r>
      <w:r w:rsidR="00CC19D4">
        <w:t xml:space="preserve"> cujas escolhas </w:t>
      </w:r>
      <w:r w:rsidR="004A2C72">
        <w:t>habilit</w:t>
      </w:r>
      <w:r w:rsidR="00EC3AB2">
        <w:t>a</w:t>
      </w:r>
      <w:r w:rsidR="004A2C72">
        <w:t xml:space="preserve">m </w:t>
      </w:r>
      <w:r w:rsidR="00EC3AB2">
        <w:t xml:space="preserve">a empresa a </w:t>
      </w:r>
      <w:r w:rsidR="00CC19D4">
        <w:t xml:space="preserve">aproveitar o </w:t>
      </w:r>
      <w:r w:rsidR="00EC3AB2">
        <w:t xml:space="preserve">seu </w:t>
      </w:r>
      <w:r w:rsidR="00CC19D4">
        <w:t xml:space="preserve">potencial e </w:t>
      </w:r>
      <w:r w:rsidR="00EC3AB2">
        <w:t xml:space="preserve">a </w:t>
      </w:r>
      <w:r w:rsidR="00292DA6">
        <w:t xml:space="preserve">se </w:t>
      </w:r>
      <w:r w:rsidR="00CC19D4">
        <w:t>distinguir</w:t>
      </w:r>
      <w:r w:rsidR="00EC3AB2">
        <w:t>em da</w:t>
      </w:r>
      <w:r w:rsidR="00CC19D4">
        <w:t xml:space="preserve"> concorrência.</w:t>
      </w:r>
      <w:r w:rsidR="008A3485">
        <w:t xml:space="preserve"> </w:t>
      </w:r>
      <w:r w:rsidR="000641C8">
        <w:t>Este estudo tem o nome de análise estratégica.</w:t>
      </w:r>
    </w:p>
    <w:p w14:paraId="09FA4F9F" w14:textId="38A9F301" w:rsidR="00B93951" w:rsidRDefault="00B93951" w:rsidP="00702D9D">
      <w:pPr>
        <w:ind w:firstLine="720"/>
      </w:pPr>
      <w:r w:rsidRPr="007E5774">
        <w:t>Análise estratégica é o processo que as organizações utilizam para analisar e compreender o ambiente competitivo no qual estão inseridas, com a finalidade de melhorar o seu desempenho e ter sucesso</w:t>
      </w:r>
      <w:sdt>
        <w:sdtPr>
          <w:rPr>
            <w:i/>
            <w:iCs/>
          </w:rPr>
          <w:id w:val="424315751"/>
          <w:citation/>
        </w:sdtPr>
        <w:sdtContent>
          <w:r w:rsidR="007E5774" w:rsidRPr="008163D6">
            <w:rPr>
              <w:i/>
              <w:iCs/>
            </w:rPr>
            <w:fldChar w:fldCharType="begin"/>
          </w:r>
          <w:r w:rsidR="00545783">
            <w:rPr>
              <w:i/>
              <w:iCs/>
            </w:rPr>
            <w:instrText xml:space="preserve">CITATION GES22 \p 4 \l 2070 </w:instrText>
          </w:r>
          <w:r w:rsidR="007E5774" w:rsidRPr="008163D6">
            <w:rPr>
              <w:i/>
              <w:iCs/>
            </w:rPr>
            <w:fldChar w:fldCharType="separate"/>
          </w:r>
          <w:r>
            <w:rPr>
              <w:i/>
              <w:iCs/>
              <w:noProof/>
            </w:rPr>
            <w:t xml:space="preserve"> </w:t>
          </w:r>
          <w:r>
            <w:rPr>
              <w:noProof/>
            </w:rPr>
            <w:t>(GESTA3, p. 4)</w:t>
          </w:r>
          <w:r w:rsidR="007E5774" w:rsidRPr="008163D6">
            <w:rPr>
              <w:i/>
              <w:iCs/>
            </w:rPr>
            <w:fldChar w:fldCharType="end"/>
          </w:r>
        </w:sdtContent>
      </w:sdt>
      <w:r w:rsidR="00840CCB">
        <w:t>.</w:t>
      </w:r>
      <w:r w:rsidR="0019209E">
        <w:t xml:space="preserve"> </w:t>
      </w:r>
      <w:r w:rsidR="00FB4082">
        <w:t xml:space="preserve">O ambiente competitivo no qual uma organização opera, inclui assim um ambiente </w:t>
      </w:r>
      <w:r w:rsidR="0041072D">
        <w:t>interno</w:t>
      </w:r>
      <w:r w:rsidR="00FB4082">
        <w:t xml:space="preserve"> e um ambiente </w:t>
      </w:r>
      <w:r w:rsidR="0041072D">
        <w:t xml:space="preserve">externo que se divide em: ambiente externo </w:t>
      </w:r>
      <w:r w:rsidR="00A1497D">
        <w:t>geral e ambiente externo específico</w:t>
      </w:r>
      <w:r w:rsidR="00FB4082">
        <w:t>.</w:t>
      </w:r>
      <w:r w:rsidR="00A1497D">
        <w:t xml:space="preserve"> </w:t>
      </w:r>
    </w:p>
    <w:p w14:paraId="0ADC195A" w14:textId="61718D4A" w:rsidR="00387954" w:rsidRDefault="009E73F1" w:rsidP="00387954">
      <w:pPr>
        <w:ind w:firstLine="720"/>
      </w:pPr>
      <w:r>
        <w:t>Relativamente ao ambiente externo geral, a organização necessita de identificar os elementos deste ambiente que podem ter impacto na organização e que estão geralmente fora do seu controlo direto</w:t>
      </w:r>
      <w:r w:rsidR="0036774F">
        <w:t xml:space="preserve"> </w:t>
      </w:r>
      <w:sdt>
        <w:sdtPr>
          <w:rPr>
            <w:i/>
            <w:iCs/>
          </w:rPr>
          <w:id w:val="-359137662"/>
          <w:citation/>
        </w:sdtPr>
        <w:sdtContent>
          <w:r w:rsidR="008163D6" w:rsidRPr="008163D6">
            <w:rPr>
              <w:i/>
              <w:iCs/>
            </w:rPr>
            <w:fldChar w:fldCharType="begin"/>
          </w:r>
          <w:r w:rsidR="00545783">
            <w:rPr>
              <w:i/>
              <w:iCs/>
            </w:rPr>
            <w:instrText xml:space="preserve">CITATION GES22 \p 7 \l 2070 </w:instrText>
          </w:r>
          <w:r w:rsidR="008163D6" w:rsidRPr="008163D6">
            <w:rPr>
              <w:i/>
              <w:iCs/>
            </w:rPr>
            <w:fldChar w:fldCharType="separate"/>
          </w:r>
          <w:r>
            <w:rPr>
              <w:noProof/>
            </w:rPr>
            <w:t>(GESTA3, p. 7)</w:t>
          </w:r>
          <w:r w:rsidR="008163D6" w:rsidRPr="008163D6">
            <w:rPr>
              <w:i/>
              <w:iCs/>
            </w:rPr>
            <w:fldChar w:fldCharType="end"/>
          </w:r>
        </w:sdtContent>
      </w:sdt>
      <w:r>
        <w:t>.</w:t>
      </w:r>
      <w:r w:rsidR="00457D2B">
        <w:t xml:space="preserve"> </w:t>
      </w:r>
      <w:r w:rsidR="005F7619">
        <w:t xml:space="preserve">Esta análise é feita, </w:t>
      </w:r>
      <w:r w:rsidR="00457D2B">
        <w:t xml:space="preserve">geralmente, com recurso à denominada análise </w:t>
      </w:r>
      <w:r w:rsidR="00457D2B" w:rsidRPr="00D34C44">
        <w:rPr>
          <w:i/>
        </w:rPr>
        <w:t>PEST</w:t>
      </w:r>
      <w:r w:rsidR="00457D2B">
        <w:t>, acrónimo que resulta da junção das iniciais P (políticos), E (económicos), S (social)</w:t>
      </w:r>
      <w:r w:rsidR="005F7619">
        <w:t xml:space="preserve"> e </w:t>
      </w:r>
      <w:r w:rsidR="00457D2B">
        <w:t>T (tecnológicos)</w:t>
      </w:r>
      <w:r w:rsidR="005F7619">
        <w:t>.</w:t>
      </w:r>
      <w:r w:rsidR="001B346F">
        <w:t xml:space="preserve"> Após a reunião com a </w:t>
      </w:r>
      <w:r w:rsidR="001B346F" w:rsidRPr="00D34C44">
        <w:rPr>
          <w:i/>
        </w:rPr>
        <w:t>Codevision</w:t>
      </w:r>
      <w:r w:rsidR="000E6FF6">
        <w:t xml:space="preserve">, o grupo realizou </w:t>
      </w:r>
      <w:r w:rsidR="002255AF">
        <w:t xml:space="preserve">esta mesma análise </w:t>
      </w:r>
      <w:r w:rsidR="002255AF" w:rsidRPr="00D34C44">
        <w:rPr>
          <w:i/>
        </w:rPr>
        <w:t>PEST</w:t>
      </w:r>
      <w:r w:rsidR="00387954">
        <w:t xml:space="preserve">. </w:t>
      </w:r>
    </w:p>
    <w:p w14:paraId="530649AD" w14:textId="6D186F93" w:rsidR="00387954" w:rsidRDefault="00387954" w:rsidP="00387954">
      <w:pPr>
        <w:ind w:firstLine="720"/>
      </w:pPr>
      <w:r>
        <w:t>Relativamente aos fatores políticos</w:t>
      </w:r>
      <w:r w:rsidR="008A6BAF">
        <w:t>,</w:t>
      </w:r>
      <w:r w:rsidR="00F61099">
        <w:t xml:space="preserve"> </w:t>
      </w:r>
      <w:r w:rsidR="00994FA5">
        <w:t>salient</w:t>
      </w:r>
      <w:r w:rsidR="005563F9">
        <w:t>am-se</w:t>
      </w:r>
      <w:r w:rsidR="00994FA5">
        <w:t xml:space="preserve"> </w:t>
      </w:r>
      <w:r w:rsidR="00D27C4D">
        <w:t xml:space="preserve">as normativas e legislações do Estado como os fatores que mais pesam no </w:t>
      </w:r>
      <w:r w:rsidR="00F61561">
        <w:t>“m</w:t>
      </w:r>
      <w:r w:rsidR="00F61561" w:rsidRPr="00F61561">
        <w:t>odus operandi</w:t>
      </w:r>
      <w:r w:rsidR="00F61561">
        <w:t xml:space="preserve">” </w:t>
      </w:r>
      <w:r w:rsidR="0061407A">
        <w:t xml:space="preserve">da organização </w:t>
      </w:r>
      <w:r w:rsidR="00F61561">
        <w:t>tais como:</w:t>
      </w:r>
    </w:p>
    <w:p w14:paraId="5D4A2995" w14:textId="10717059" w:rsidR="00F61561" w:rsidRPr="00ED0F69" w:rsidRDefault="00A95887" w:rsidP="003461A6">
      <w:pPr>
        <w:pStyle w:val="ListParagraph"/>
        <w:numPr>
          <w:ilvl w:val="0"/>
          <w:numId w:val="3"/>
        </w:numPr>
      </w:pPr>
      <w:r>
        <w:rPr>
          <w:rFonts w:asciiTheme="minorHAnsi" w:hAnsiTheme="minorHAnsi" w:cstheme="minorHAnsi"/>
        </w:rPr>
        <w:t xml:space="preserve">O Ministério da Educação obrigou todas as instituições de ensino a gerarem os seus certificados </w:t>
      </w:r>
      <w:r w:rsidR="00E069DC">
        <w:rPr>
          <w:rFonts w:asciiTheme="minorHAnsi" w:hAnsiTheme="minorHAnsi" w:cstheme="minorHAnsi"/>
        </w:rPr>
        <w:t xml:space="preserve">numa </w:t>
      </w:r>
      <w:r w:rsidR="00466109">
        <w:rPr>
          <w:rFonts w:asciiTheme="minorHAnsi" w:hAnsiTheme="minorHAnsi" w:cstheme="minorHAnsi"/>
        </w:rPr>
        <w:t>plataforma</w:t>
      </w:r>
      <w:r w:rsidR="00E069DC">
        <w:rPr>
          <w:rFonts w:asciiTheme="minorHAnsi" w:hAnsiTheme="minorHAnsi" w:cstheme="minorHAnsi"/>
        </w:rPr>
        <w:t xml:space="preserve"> criada pelo Estado. Essa funcionalidade </w:t>
      </w:r>
      <w:r w:rsidR="003E282C">
        <w:rPr>
          <w:rFonts w:asciiTheme="minorHAnsi" w:hAnsiTheme="minorHAnsi" w:cstheme="minorHAnsi"/>
        </w:rPr>
        <w:t xml:space="preserve">já estava presente na </w:t>
      </w:r>
      <w:r w:rsidR="003E282C" w:rsidRPr="006F4CD1">
        <w:rPr>
          <w:rFonts w:asciiTheme="minorHAnsi" w:hAnsiTheme="minorHAnsi" w:cstheme="minorHAnsi"/>
          <w:i/>
          <w:iCs/>
        </w:rPr>
        <w:t>app</w:t>
      </w:r>
      <w:r w:rsidR="003E282C">
        <w:rPr>
          <w:rFonts w:asciiTheme="minorHAnsi" w:hAnsiTheme="minorHAnsi" w:cstheme="minorHAnsi"/>
        </w:rPr>
        <w:t xml:space="preserve"> da </w:t>
      </w:r>
      <w:r w:rsidR="003E282C" w:rsidRPr="00D34C44">
        <w:rPr>
          <w:rFonts w:asciiTheme="minorHAnsi" w:hAnsiTheme="minorHAnsi" w:cstheme="minorHAnsi"/>
          <w:i/>
        </w:rPr>
        <w:t>Codevision</w:t>
      </w:r>
      <w:r w:rsidR="00D44DEB">
        <w:rPr>
          <w:rFonts w:asciiTheme="minorHAnsi" w:hAnsiTheme="minorHAnsi" w:cstheme="minorHAnsi"/>
        </w:rPr>
        <w:t>, sendo um processo mais rápido</w:t>
      </w:r>
      <w:r w:rsidR="007410A9">
        <w:rPr>
          <w:rFonts w:asciiTheme="minorHAnsi" w:hAnsiTheme="minorHAnsi" w:cstheme="minorHAnsi"/>
        </w:rPr>
        <w:t>;</w:t>
      </w:r>
    </w:p>
    <w:p w14:paraId="654BE44B" w14:textId="2D239D89" w:rsidR="00ED0F69" w:rsidRPr="007410A9" w:rsidRDefault="0059608D" w:rsidP="003461A6">
      <w:pPr>
        <w:pStyle w:val="ListParagraph"/>
        <w:numPr>
          <w:ilvl w:val="0"/>
          <w:numId w:val="3"/>
        </w:numPr>
      </w:pPr>
      <w:r>
        <w:rPr>
          <w:rFonts w:asciiTheme="minorHAnsi" w:hAnsiTheme="minorHAnsi" w:cstheme="minorHAnsi"/>
        </w:rPr>
        <w:t xml:space="preserve">A empresa tem uma equipa </w:t>
      </w:r>
      <w:r w:rsidR="00907B0A">
        <w:rPr>
          <w:rFonts w:asciiTheme="minorHAnsi" w:hAnsiTheme="minorHAnsi" w:cstheme="minorHAnsi"/>
        </w:rPr>
        <w:t xml:space="preserve">sempre atenta </w:t>
      </w:r>
      <w:r w:rsidR="00BC0ED2">
        <w:rPr>
          <w:rFonts w:asciiTheme="minorHAnsi" w:hAnsiTheme="minorHAnsi" w:cstheme="minorHAnsi"/>
        </w:rPr>
        <w:t>a</w:t>
      </w:r>
      <w:r w:rsidR="00907B0A">
        <w:rPr>
          <w:rFonts w:asciiTheme="minorHAnsi" w:hAnsiTheme="minorHAnsi" w:cstheme="minorHAnsi"/>
        </w:rPr>
        <w:t xml:space="preserve"> eventuais normas e/ou decretos que possam surgir por parte do Estado e obriguem </w:t>
      </w:r>
      <w:r w:rsidR="007410A9">
        <w:rPr>
          <w:rFonts w:asciiTheme="minorHAnsi" w:hAnsiTheme="minorHAnsi" w:cstheme="minorHAnsi"/>
        </w:rPr>
        <w:t>modificações;</w:t>
      </w:r>
    </w:p>
    <w:p w14:paraId="661BDC37" w14:textId="73ACD4E4" w:rsidR="007410A9" w:rsidRPr="007410A9" w:rsidRDefault="00880D3A" w:rsidP="003461A6">
      <w:pPr>
        <w:pStyle w:val="ListParagraph"/>
        <w:numPr>
          <w:ilvl w:val="0"/>
          <w:numId w:val="3"/>
        </w:numPr>
      </w:pPr>
      <w:r>
        <w:rPr>
          <w:rFonts w:asciiTheme="minorHAnsi" w:hAnsiTheme="minorHAnsi" w:cstheme="minorHAnsi"/>
        </w:rPr>
        <w:t>O s</w:t>
      </w:r>
      <w:r w:rsidR="007410A9">
        <w:rPr>
          <w:rFonts w:asciiTheme="minorHAnsi" w:hAnsiTheme="minorHAnsi" w:cstheme="minorHAnsi"/>
        </w:rPr>
        <w:t>oftware</w:t>
      </w:r>
      <w:r>
        <w:rPr>
          <w:rFonts w:asciiTheme="minorHAnsi" w:hAnsiTheme="minorHAnsi" w:cstheme="minorHAnsi"/>
        </w:rPr>
        <w:t xml:space="preserve"> da empresa contém</w:t>
      </w:r>
      <w:r w:rsidR="007410A9">
        <w:rPr>
          <w:rFonts w:asciiTheme="minorHAnsi" w:hAnsiTheme="minorHAnsi" w:cstheme="minorHAnsi"/>
        </w:rPr>
        <w:t xml:space="preserve"> com todas as interpretações </w:t>
      </w:r>
      <w:r>
        <w:rPr>
          <w:rFonts w:asciiTheme="minorHAnsi" w:hAnsiTheme="minorHAnsi" w:cstheme="minorHAnsi"/>
        </w:rPr>
        <w:t xml:space="preserve">dos decretos </w:t>
      </w:r>
      <w:r w:rsidR="007410A9">
        <w:rPr>
          <w:rFonts w:asciiTheme="minorHAnsi" w:hAnsiTheme="minorHAnsi" w:cstheme="minorHAnsi"/>
        </w:rPr>
        <w:t>por parte das escolas</w:t>
      </w:r>
      <w:r>
        <w:rPr>
          <w:rFonts w:asciiTheme="minorHAnsi" w:hAnsiTheme="minorHAnsi" w:cstheme="minorHAnsi"/>
        </w:rPr>
        <w:t>, interpretações estas que podem ser diferentes</w:t>
      </w:r>
      <w:r w:rsidR="00F41867">
        <w:rPr>
          <w:rFonts w:asciiTheme="minorHAnsi" w:hAnsiTheme="minorHAnsi" w:cstheme="minorHAnsi"/>
        </w:rPr>
        <w:t>.</w:t>
      </w:r>
    </w:p>
    <w:p w14:paraId="67E72573" w14:textId="0F512819" w:rsidR="007410A9" w:rsidRDefault="007410A9" w:rsidP="008A6BAF">
      <w:pPr>
        <w:ind w:left="720"/>
      </w:pPr>
    </w:p>
    <w:p w14:paraId="2925BEAF" w14:textId="34A0014B" w:rsidR="008A6BAF" w:rsidRDefault="008A6BAF" w:rsidP="00C103EF">
      <w:pPr>
        <w:ind w:firstLine="720"/>
      </w:pPr>
      <w:r>
        <w:lastRenderedPageBreak/>
        <w:t xml:space="preserve">Relativamente aos fatores económicos, </w:t>
      </w:r>
      <w:r w:rsidR="00203D88">
        <w:t xml:space="preserve">a </w:t>
      </w:r>
      <w:r w:rsidR="00C103EF" w:rsidRPr="009D0913">
        <w:rPr>
          <w:i/>
        </w:rPr>
        <w:t>Codevision</w:t>
      </w:r>
      <w:r w:rsidR="00203D88">
        <w:t xml:space="preserve">, caso </w:t>
      </w:r>
      <w:r w:rsidR="00A36089">
        <w:t>tivess</w:t>
      </w:r>
      <w:r w:rsidR="00C103EF">
        <w:t>e</w:t>
      </w:r>
      <w:r w:rsidR="00A36089">
        <w:t xml:space="preserve"> muitos produtos, alguns deles pod</w:t>
      </w:r>
      <w:r w:rsidR="00D0033A">
        <w:t>iam</w:t>
      </w:r>
      <w:r w:rsidR="00A36089">
        <w:t xml:space="preserve"> ser prejudicados devido à inflação</w:t>
      </w:r>
      <w:r w:rsidR="006A3F28">
        <w:t xml:space="preserve">. </w:t>
      </w:r>
      <w:r w:rsidR="00810BF4">
        <w:t>De</w:t>
      </w:r>
      <w:r w:rsidR="00C103EF">
        <w:t xml:space="preserve"> referi</w:t>
      </w:r>
      <w:r w:rsidR="00810BF4">
        <w:t>r</w:t>
      </w:r>
      <w:r w:rsidR="00C103EF">
        <w:t xml:space="preserve"> que o poder de compra das </w:t>
      </w:r>
      <w:r w:rsidR="006B7F0F">
        <w:t xml:space="preserve">instituições de ensino não é baixo, havendo uma maior dependência </w:t>
      </w:r>
      <w:r w:rsidR="003A4914">
        <w:t>da app criada pela empresa na altura da pandemia. Assim destaca-se:</w:t>
      </w:r>
    </w:p>
    <w:p w14:paraId="4EBE00FB" w14:textId="3E5A5BFF" w:rsidR="003A4914" w:rsidRPr="00D24EF3" w:rsidRDefault="00123960" w:rsidP="003461A6">
      <w:pPr>
        <w:pStyle w:val="ListParagraph"/>
        <w:numPr>
          <w:ilvl w:val="0"/>
          <w:numId w:val="4"/>
        </w:numPr>
      </w:pPr>
      <w:r>
        <w:rPr>
          <w:rFonts w:asciiTheme="minorHAnsi" w:hAnsiTheme="minorHAnsi" w:cstheme="minorHAnsi"/>
        </w:rPr>
        <w:t>A app criada pela empresa é modular, as instituições podem adquirir novos módulos para além da apl</w:t>
      </w:r>
      <w:r w:rsidR="00CF061E">
        <w:rPr>
          <w:rFonts w:asciiTheme="minorHAnsi" w:hAnsiTheme="minorHAnsi" w:cstheme="minorHAnsi"/>
        </w:rPr>
        <w:t xml:space="preserve">icação </w:t>
      </w:r>
      <w:r w:rsidR="00CF061E" w:rsidRPr="00AA7D10">
        <w:rPr>
          <w:rFonts w:asciiTheme="minorHAnsi" w:hAnsiTheme="minorHAnsi" w:cstheme="minorHAnsi"/>
          <w:i/>
        </w:rPr>
        <w:t>core</w:t>
      </w:r>
      <w:r w:rsidR="00CF061E">
        <w:rPr>
          <w:rFonts w:asciiTheme="minorHAnsi" w:hAnsiTheme="minorHAnsi" w:cstheme="minorHAnsi"/>
        </w:rPr>
        <w:t xml:space="preserve"> mediante as suas necessidades. Desta forma, a inflação não afeta </w:t>
      </w:r>
      <w:r w:rsidR="0035103D">
        <w:rPr>
          <w:rFonts w:asciiTheme="minorHAnsi" w:hAnsiTheme="minorHAnsi" w:cstheme="minorHAnsi"/>
        </w:rPr>
        <w:t xml:space="preserve">a </w:t>
      </w:r>
      <w:r w:rsidR="0035103D" w:rsidRPr="00AA7D10">
        <w:rPr>
          <w:rFonts w:asciiTheme="minorHAnsi" w:hAnsiTheme="minorHAnsi" w:cstheme="minorHAnsi"/>
          <w:i/>
        </w:rPr>
        <w:t>Codevision</w:t>
      </w:r>
      <w:r w:rsidR="0035103D">
        <w:rPr>
          <w:rFonts w:asciiTheme="minorHAnsi" w:hAnsiTheme="minorHAnsi" w:cstheme="minorHAnsi"/>
        </w:rPr>
        <w:t xml:space="preserve"> na medida em que não é criado mais do que um produto</w:t>
      </w:r>
      <w:r w:rsidR="00327DBC">
        <w:rPr>
          <w:rFonts w:asciiTheme="minorHAnsi" w:hAnsiTheme="minorHAnsi" w:cstheme="minorHAnsi"/>
        </w:rPr>
        <w:t>,</w:t>
      </w:r>
      <w:r w:rsidR="00C06F28">
        <w:rPr>
          <w:rFonts w:asciiTheme="minorHAnsi" w:hAnsiTheme="minorHAnsi" w:cstheme="minorHAnsi"/>
        </w:rPr>
        <w:t xml:space="preserve"> mas apenas um com várias ramificações. </w:t>
      </w:r>
      <w:r w:rsidR="00520156">
        <w:rPr>
          <w:rFonts w:asciiTheme="minorHAnsi" w:hAnsiTheme="minorHAnsi" w:cstheme="minorHAnsi"/>
        </w:rPr>
        <w:t xml:space="preserve">Contudo, </w:t>
      </w:r>
      <w:r w:rsidR="00E62FD3">
        <w:rPr>
          <w:rFonts w:asciiTheme="minorHAnsi" w:hAnsiTheme="minorHAnsi" w:cstheme="minorHAnsi"/>
        </w:rPr>
        <w:t xml:space="preserve">pode haver um prejuízo na empresa se não prestarem </w:t>
      </w:r>
      <w:r w:rsidR="007144AB">
        <w:rPr>
          <w:rFonts w:asciiTheme="minorHAnsi" w:hAnsiTheme="minorHAnsi" w:cstheme="minorHAnsi"/>
        </w:rPr>
        <w:t>tanta atenção</w:t>
      </w:r>
      <w:r w:rsidR="00D24EF3">
        <w:rPr>
          <w:rFonts w:asciiTheme="minorHAnsi" w:hAnsiTheme="minorHAnsi" w:cstheme="minorHAnsi"/>
        </w:rPr>
        <w:t xml:space="preserve"> a um dos módulos</w:t>
      </w:r>
      <w:r w:rsidR="00A94C22">
        <w:rPr>
          <w:rFonts w:asciiTheme="minorHAnsi" w:hAnsiTheme="minorHAnsi" w:cstheme="minorHAnsi"/>
        </w:rPr>
        <w:t>;</w:t>
      </w:r>
    </w:p>
    <w:p w14:paraId="087C3A8F" w14:textId="2861C083" w:rsidR="00D24EF3" w:rsidRPr="00B560BE" w:rsidRDefault="00810BF4" w:rsidP="003461A6">
      <w:pPr>
        <w:pStyle w:val="ListParagraph"/>
        <w:numPr>
          <w:ilvl w:val="0"/>
          <w:numId w:val="4"/>
        </w:numPr>
      </w:pPr>
      <w:r>
        <w:rPr>
          <w:rFonts w:asciiTheme="minorHAnsi" w:hAnsiTheme="minorHAnsi" w:cstheme="minorHAnsi"/>
        </w:rPr>
        <w:t xml:space="preserve">Importante </w:t>
      </w:r>
      <w:r w:rsidR="006E6112">
        <w:rPr>
          <w:rFonts w:asciiTheme="minorHAnsi" w:hAnsiTheme="minorHAnsi" w:cstheme="minorHAnsi"/>
        </w:rPr>
        <w:t>referi</w:t>
      </w:r>
      <w:r>
        <w:rPr>
          <w:rFonts w:asciiTheme="minorHAnsi" w:hAnsiTheme="minorHAnsi" w:cstheme="minorHAnsi"/>
        </w:rPr>
        <w:t>r</w:t>
      </w:r>
      <w:r w:rsidR="006E6112">
        <w:rPr>
          <w:rFonts w:asciiTheme="minorHAnsi" w:hAnsiTheme="minorHAnsi" w:cstheme="minorHAnsi"/>
        </w:rPr>
        <w:t xml:space="preserve"> que o poder de compra das instituições de ensino</w:t>
      </w:r>
      <w:r w:rsidR="0027442B">
        <w:rPr>
          <w:rFonts w:asciiTheme="minorHAnsi" w:hAnsiTheme="minorHAnsi" w:cstheme="minorHAnsi"/>
        </w:rPr>
        <w:t>, maioritariamente privadas, não é baixo</w:t>
      </w:r>
      <w:r w:rsidR="00D35668">
        <w:rPr>
          <w:rFonts w:asciiTheme="minorHAnsi" w:hAnsiTheme="minorHAnsi" w:cstheme="minorHAnsi"/>
        </w:rPr>
        <w:t xml:space="preserve">. </w:t>
      </w:r>
      <w:r w:rsidR="00C43919">
        <w:rPr>
          <w:rFonts w:asciiTheme="minorHAnsi" w:hAnsiTheme="minorHAnsi" w:cstheme="minorHAnsi"/>
        </w:rPr>
        <w:t>Mesmo com a pandemia,</w:t>
      </w:r>
      <w:r w:rsidR="00361432">
        <w:rPr>
          <w:rFonts w:asciiTheme="minorHAnsi" w:hAnsiTheme="minorHAnsi" w:cstheme="minorHAnsi"/>
        </w:rPr>
        <w:t xml:space="preserve"> este mesmo poder de compra não diminuiu, pelo contrário, a dependência</w:t>
      </w:r>
      <w:r w:rsidR="0054692A">
        <w:rPr>
          <w:rFonts w:asciiTheme="minorHAnsi" w:hAnsiTheme="minorHAnsi" w:cstheme="minorHAnsi"/>
        </w:rPr>
        <w:t xml:space="preserve"> do ensino online obrigou as escolas a procurarem uma solução </w:t>
      </w:r>
      <w:r w:rsidR="009A5CED">
        <w:rPr>
          <w:rFonts w:asciiTheme="minorHAnsi" w:hAnsiTheme="minorHAnsi" w:cstheme="minorHAnsi"/>
        </w:rPr>
        <w:t>digital</w:t>
      </w:r>
      <w:r w:rsidR="0015572F">
        <w:rPr>
          <w:rFonts w:asciiTheme="minorHAnsi" w:hAnsiTheme="minorHAnsi" w:cstheme="minorHAnsi"/>
        </w:rPr>
        <w:t xml:space="preserve">. </w:t>
      </w:r>
    </w:p>
    <w:p w14:paraId="4D885979" w14:textId="77777777" w:rsidR="00B560BE" w:rsidRDefault="00B560BE" w:rsidP="00B560BE"/>
    <w:p w14:paraId="20F713B1" w14:textId="53861347" w:rsidR="0008109E" w:rsidRDefault="00926C46" w:rsidP="0008109E">
      <w:pPr>
        <w:ind w:firstLine="720"/>
      </w:pPr>
      <w:r>
        <w:t>Relativamente aos fatores sociais</w:t>
      </w:r>
      <w:r w:rsidR="008669C3">
        <w:t xml:space="preserve">, </w:t>
      </w:r>
      <w:r w:rsidR="00174B34">
        <w:t>salientar</w:t>
      </w:r>
      <w:r w:rsidR="00387AF9">
        <w:t xml:space="preserve"> que</w:t>
      </w:r>
      <w:r w:rsidR="009C156A">
        <w:t xml:space="preserve"> a cultura da população e a pandemia foram ambos fatores determinantes </w:t>
      </w:r>
      <w:r w:rsidR="00637000">
        <w:t xml:space="preserve">na aquisição do produto. </w:t>
      </w:r>
      <w:r w:rsidR="0008109E">
        <w:t>Destacam-se os seguintes pontos:</w:t>
      </w:r>
    </w:p>
    <w:p w14:paraId="4B4AD21F" w14:textId="66129078" w:rsidR="0008109E" w:rsidRPr="00DE463B" w:rsidRDefault="00BC61E2" w:rsidP="003461A6">
      <w:pPr>
        <w:pStyle w:val="ListParagraph"/>
        <w:numPr>
          <w:ilvl w:val="0"/>
          <w:numId w:val="5"/>
        </w:numPr>
      </w:pPr>
      <w:r>
        <w:rPr>
          <w:rFonts w:asciiTheme="minorHAnsi" w:hAnsiTheme="minorHAnsi" w:cstheme="minorHAnsi"/>
        </w:rPr>
        <w:t>A literacia digital</w:t>
      </w:r>
      <w:r w:rsidR="007172C4">
        <w:rPr>
          <w:rFonts w:asciiTheme="minorHAnsi" w:hAnsiTheme="minorHAnsi" w:cstheme="minorHAnsi"/>
        </w:rPr>
        <w:t>,</w:t>
      </w:r>
      <w:r>
        <w:rPr>
          <w:rFonts w:asciiTheme="minorHAnsi" w:hAnsiTheme="minorHAnsi" w:cstheme="minorHAnsi"/>
        </w:rPr>
        <w:t xml:space="preserve"> maioritariamente por parte dos encarregados de educação dos alunos</w:t>
      </w:r>
      <w:r w:rsidR="007172C4">
        <w:rPr>
          <w:rFonts w:asciiTheme="minorHAnsi" w:hAnsiTheme="minorHAnsi" w:cstheme="minorHAnsi"/>
        </w:rPr>
        <w:t>,</w:t>
      </w:r>
      <w:r>
        <w:rPr>
          <w:rFonts w:asciiTheme="minorHAnsi" w:hAnsiTheme="minorHAnsi" w:cstheme="minorHAnsi"/>
        </w:rPr>
        <w:t xml:space="preserve"> ainda está pouco avançada</w:t>
      </w:r>
      <w:r w:rsidR="00FA30FF">
        <w:rPr>
          <w:rFonts w:asciiTheme="minorHAnsi" w:hAnsiTheme="minorHAnsi" w:cstheme="minorHAnsi"/>
        </w:rPr>
        <w:t xml:space="preserve">, ficando visivelmente exposta numa altura em que o ensino online </w:t>
      </w:r>
      <w:r w:rsidR="00DE463B">
        <w:rPr>
          <w:rFonts w:asciiTheme="minorHAnsi" w:hAnsiTheme="minorHAnsi" w:cstheme="minorHAnsi"/>
        </w:rPr>
        <w:t>teve um grande aumento</w:t>
      </w:r>
      <w:r w:rsidR="00576ADD">
        <w:rPr>
          <w:rFonts w:asciiTheme="minorHAnsi" w:hAnsiTheme="minorHAnsi" w:cstheme="minorHAnsi"/>
        </w:rPr>
        <w:t xml:space="preserve">. </w:t>
      </w:r>
      <w:r w:rsidR="00F164D1">
        <w:rPr>
          <w:rFonts w:asciiTheme="minorHAnsi" w:hAnsiTheme="minorHAnsi" w:cstheme="minorHAnsi"/>
        </w:rPr>
        <w:t xml:space="preserve">Isso também se revelou um aspeto negativo para a </w:t>
      </w:r>
      <w:r w:rsidR="00F164D1" w:rsidRPr="004F3CCA">
        <w:rPr>
          <w:rFonts w:asciiTheme="minorHAnsi" w:hAnsiTheme="minorHAnsi" w:cstheme="minorHAnsi"/>
          <w:i/>
        </w:rPr>
        <w:t>Codevision</w:t>
      </w:r>
      <w:r w:rsidR="00F164D1">
        <w:rPr>
          <w:rFonts w:asciiTheme="minorHAnsi" w:hAnsiTheme="minorHAnsi" w:cstheme="minorHAnsi"/>
        </w:rPr>
        <w:t xml:space="preserve"> na medida em que, como </w:t>
      </w:r>
      <w:r w:rsidR="00284B79">
        <w:rPr>
          <w:rFonts w:asciiTheme="minorHAnsi" w:hAnsiTheme="minorHAnsi" w:cstheme="minorHAnsi"/>
        </w:rPr>
        <w:t>há</w:t>
      </w:r>
      <w:r w:rsidR="00F164D1">
        <w:rPr>
          <w:rFonts w:asciiTheme="minorHAnsi" w:hAnsiTheme="minorHAnsi" w:cstheme="minorHAnsi"/>
        </w:rPr>
        <w:t xml:space="preserve"> professores que </w:t>
      </w:r>
      <w:r w:rsidR="00C54F10">
        <w:rPr>
          <w:rFonts w:asciiTheme="minorHAnsi" w:hAnsiTheme="minorHAnsi" w:cstheme="minorHAnsi"/>
        </w:rPr>
        <w:t>lecionam aulas no privado e no público, est</w:t>
      </w:r>
      <w:r w:rsidR="00284B79">
        <w:rPr>
          <w:rFonts w:asciiTheme="minorHAnsi" w:hAnsiTheme="minorHAnsi" w:cstheme="minorHAnsi"/>
        </w:rPr>
        <w:t>ão</w:t>
      </w:r>
      <w:r w:rsidR="00C54F10">
        <w:rPr>
          <w:rFonts w:asciiTheme="minorHAnsi" w:hAnsiTheme="minorHAnsi" w:cstheme="minorHAnsi"/>
        </w:rPr>
        <w:t xml:space="preserve"> habituados ao produto da concorrência </w:t>
      </w:r>
      <w:r w:rsidR="00284B79">
        <w:rPr>
          <w:rFonts w:asciiTheme="minorHAnsi" w:hAnsiTheme="minorHAnsi" w:cstheme="minorHAnsi"/>
        </w:rPr>
        <w:t>j</w:t>
      </w:r>
      <w:r w:rsidR="00280857">
        <w:rPr>
          <w:rFonts w:asciiTheme="minorHAnsi" w:hAnsiTheme="minorHAnsi" w:cstheme="minorHAnsi"/>
        </w:rPr>
        <w:t>á que este opera no ensino público e</w:t>
      </w:r>
      <w:r w:rsidR="00C54F10">
        <w:rPr>
          <w:rFonts w:asciiTheme="minorHAnsi" w:hAnsiTheme="minorHAnsi" w:cstheme="minorHAnsi"/>
        </w:rPr>
        <w:t xml:space="preserve"> </w:t>
      </w:r>
      <w:r w:rsidR="00F91B58">
        <w:rPr>
          <w:rFonts w:asciiTheme="minorHAnsi" w:hAnsiTheme="minorHAnsi" w:cstheme="minorHAnsi"/>
        </w:rPr>
        <w:t>influenciam os pais a optarem por esta app concorrente</w:t>
      </w:r>
      <w:r w:rsidR="00DE463B">
        <w:rPr>
          <w:rFonts w:asciiTheme="minorHAnsi" w:hAnsiTheme="minorHAnsi" w:cstheme="minorHAnsi"/>
        </w:rPr>
        <w:t>;</w:t>
      </w:r>
    </w:p>
    <w:p w14:paraId="43B8319D" w14:textId="5982CD2A" w:rsidR="00DE463B" w:rsidRPr="00AB7A18" w:rsidRDefault="00DE463B" w:rsidP="003461A6">
      <w:pPr>
        <w:pStyle w:val="ListParagraph"/>
        <w:numPr>
          <w:ilvl w:val="0"/>
          <w:numId w:val="5"/>
        </w:numPr>
      </w:pPr>
      <w:r>
        <w:rPr>
          <w:rFonts w:asciiTheme="minorHAnsi" w:hAnsiTheme="minorHAnsi" w:cstheme="minorHAnsi"/>
        </w:rPr>
        <w:t xml:space="preserve">A pandemia, tal como se referiu nos fatores económicos, também afetou a empresa na medida em que </w:t>
      </w:r>
      <w:r w:rsidR="00B2530A">
        <w:rPr>
          <w:rFonts w:asciiTheme="minorHAnsi" w:hAnsiTheme="minorHAnsi" w:cstheme="minorHAnsi"/>
        </w:rPr>
        <w:t>as instituições de ensino ficaram dependentes de uma solução digital. Por outro lado</w:t>
      </w:r>
      <w:r w:rsidR="006B7594">
        <w:rPr>
          <w:rFonts w:asciiTheme="minorHAnsi" w:hAnsiTheme="minorHAnsi" w:cstheme="minorHAnsi"/>
        </w:rPr>
        <w:t xml:space="preserve">, houve uma perda em termos de prospeção/clientes novos. </w:t>
      </w:r>
      <w:r w:rsidR="00E55274">
        <w:rPr>
          <w:rFonts w:asciiTheme="minorHAnsi" w:hAnsiTheme="minorHAnsi" w:cstheme="minorHAnsi"/>
        </w:rPr>
        <w:t xml:space="preserve">Os clientes já existentes </w:t>
      </w:r>
      <w:r w:rsidR="00BB0012">
        <w:rPr>
          <w:rFonts w:asciiTheme="minorHAnsi" w:hAnsiTheme="minorHAnsi" w:cstheme="minorHAnsi"/>
        </w:rPr>
        <w:t xml:space="preserve">compraram novos módulos fornecidos pela empresa como alternativa </w:t>
      </w:r>
      <w:r w:rsidR="002F5CF6">
        <w:rPr>
          <w:rFonts w:asciiTheme="minorHAnsi" w:hAnsiTheme="minorHAnsi" w:cstheme="minorHAnsi"/>
        </w:rPr>
        <w:t xml:space="preserve">e isso deveu-se à sua relação próxima. </w:t>
      </w:r>
    </w:p>
    <w:p w14:paraId="75AC83C6" w14:textId="78025A30" w:rsidR="00AB7A18" w:rsidRDefault="00AB7A18" w:rsidP="003461A6">
      <w:pPr>
        <w:pStyle w:val="ListParagraph"/>
        <w:numPr>
          <w:ilvl w:val="0"/>
          <w:numId w:val="5"/>
        </w:numPr>
      </w:pPr>
      <w:r>
        <w:rPr>
          <w:rFonts w:asciiTheme="minorHAnsi" w:hAnsiTheme="minorHAnsi" w:cstheme="minorHAnsi"/>
        </w:rPr>
        <w:lastRenderedPageBreak/>
        <w:t xml:space="preserve">A </w:t>
      </w:r>
      <w:r w:rsidRPr="00B819ED">
        <w:rPr>
          <w:rFonts w:asciiTheme="minorHAnsi" w:hAnsiTheme="minorHAnsi" w:cstheme="minorHAnsi"/>
          <w:i/>
        </w:rPr>
        <w:t>Codevision</w:t>
      </w:r>
      <w:r>
        <w:rPr>
          <w:rFonts w:asciiTheme="minorHAnsi" w:hAnsiTheme="minorHAnsi" w:cstheme="minorHAnsi"/>
        </w:rPr>
        <w:t xml:space="preserve"> apostou </w:t>
      </w:r>
      <w:r w:rsidR="00B208DA">
        <w:rPr>
          <w:rFonts w:asciiTheme="minorHAnsi" w:hAnsiTheme="minorHAnsi" w:cstheme="minorHAnsi"/>
        </w:rPr>
        <w:t xml:space="preserve">ainda mais no setor do marketing durante a fase de confinamento. </w:t>
      </w:r>
    </w:p>
    <w:p w14:paraId="29F38A3F" w14:textId="482AAC77" w:rsidR="002255AF" w:rsidRDefault="002255AF" w:rsidP="00C20A79"/>
    <w:p w14:paraId="04B7202B" w14:textId="08D218D8" w:rsidR="00C20A79" w:rsidRDefault="00C20A79" w:rsidP="00455154">
      <w:pPr>
        <w:ind w:firstLine="720"/>
      </w:pPr>
      <w:r>
        <w:t xml:space="preserve">Por fim, e relativamente aos fatores tecnológicos, </w:t>
      </w:r>
      <w:r w:rsidR="00651B28">
        <w:t>é fulcral</w:t>
      </w:r>
      <w:r w:rsidR="00634D76">
        <w:t xml:space="preserve"> abord</w:t>
      </w:r>
      <w:r w:rsidR="00651B28">
        <w:t>ar</w:t>
      </w:r>
      <w:r w:rsidR="00634D76">
        <w:t xml:space="preserve"> as inovações tecnológicas em PALOP menos desenvolvidos</w:t>
      </w:r>
      <w:r w:rsidR="00FB3360">
        <w:t xml:space="preserve"> e os incentivos na participação </w:t>
      </w:r>
      <w:r w:rsidR="00455154">
        <w:t>em novos projetos. Assim destaca-se:</w:t>
      </w:r>
    </w:p>
    <w:p w14:paraId="60D7AA03" w14:textId="36545A7B" w:rsidR="00455154" w:rsidRPr="005B216C" w:rsidRDefault="002D2DBB" w:rsidP="003461A6">
      <w:pPr>
        <w:pStyle w:val="ListParagraph"/>
        <w:numPr>
          <w:ilvl w:val="0"/>
          <w:numId w:val="6"/>
        </w:numPr>
      </w:pPr>
      <w:r>
        <w:rPr>
          <w:rFonts w:asciiTheme="minorHAnsi" w:hAnsiTheme="minorHAnsi" w:cstheme="minorHAnsi"/>
        </w:rPr>
        <w:t xml:space="preserve">A </w:t>
      </w:r>
      <w:r w:rsidRPr="001F4BDB">
        <w:rPr>
          <w:rFonts w:asciiTheme="minorHAnsi" w:hAnsiTheme="minorHAnsi" w:cstheme="minorHAnsi"/>
          <w:i/>
        </w:rPr>
        <w:t>Codevision</w:t>
      </w:r>
      <w:r>
        <w:rPr>
          <w:rFonts w:asciiTheme="minorHAnsi" w:hAnsiTheme="minorHAnsi" w:cstheme="minorHAnsi"/>
        </w:rPr>
        <w:t xml:space="preserve"> tem </w:t>
      </w:r>
      <w:r w:rsidR="00174B34">
        <w:rPr>
          <w:rFonts w:asciiTheme="minorHAnsi" w:hAnsiTheme="minorHAnsi" w:cstheme="minorHAnsi"/>
        </w:rPr>
        <w:t>estado</w:t>
      </w:r>
      <w:r>
        <w:rPr>
          <w:rFonts w:asciiTheme="minorHAnsi" w:hAnsiTheme="minorHAnsi" w:cstheme="minorHAnsi"/>
        </w:rPr>
        <w:t xml:space="preserve"> a trabalhar com instituições dos PALOP no que toca ao </w:t>
      </w:r>
      <w:r w:rsidR="006954A8">
        <w:rPr>
          <w:rFonts w:asciiTheme="minorHAnsi" w:hAnsiTheme="minorHAnsi" w:cstheme="minorHAnsi"/>
        </w:rPr>
        <w:t xml:space="preserve">reconhecimento da qualidade das infraestruturas. Assim, nesses países destaca-se o aparecimento da internet </w:t>
      </w:r>
      <w:r w:rsidR="005B216C">
        <w:rPr>
          <w:rFonts w:asciiTheme="minorHAnsi" w:hAnsiTheme="minorHAnsi" w:cstheme="minorHAnsi"/>
        </w:rPr>
        <w:t>como uma inovação tecnológica;</w:t>
      </w:r>
    </w:p>
    <w:p w14:paraId="1631A41E" w14:textId="733189E3" w:rsidR="005B216C" w:rsidRDefault="00E80E9C" w:rsidP="003461A6">
      <w:pPr>
        <w:pStyle w:val="ListParagraph"/>
        <w:numPr>
          <w:ilvl w:val="0"/>
          <w:numId w:val="6"/>
        </w:numPr>
      </w:pPr>
      <w:r>
        <w:rPr>
          <w:rFonts w:asciiTheme="minorHAnsi" w:hAnsiTheme="minorHAnsi" w:cstheme="minorHAnsi"/>
        </w:rPr>
        <w:t xml:space="preserve">A empresa também concorre a projetos de inovação que permitem que a parte financeira </w:t>
      </w:r>
      <w:r w:rsidR="00290E43">
        <w:rPr>
          <w:rFonts w:asciiTheme="minorHAnsi" w:hAnsiTheme="minorHAnsi" w:cstheme="minorHAnsi"/>
        </w:rPr>
        <w:t xml:space="preserve">desta fique equilibrada graças a estes serviços laterais. </w:t>
      </w:r>
      <w:r w:rsidR="00014285">
        <w:rPr>
          <w:rFonts w:asciiTheme="minorHAnsi" w:hAnsiTheme="minorHAnsi" w:cstheme="minorHAnsi"/>
        </w:rPr>
        <w:t xml:space="preserve">Houve assim um investimento no departamento de investigação uma vez que é impossível venderem </w:t>
      </w:r>
      <w:r w:rsidR="008D49B3">
        <w:rPr>
          <w:rFonts w:asciiTheme="minorHAnsi" w:hAnsiTheme="minorHAnsi" w:cstheme="minorHAnsi"/>
        </w:rPr>
        <w:t xml:space="preserve">pelo menos um </w:t>
      </w:r>
      <w:r w:rsidR="008D49B3" w:rsidRPr="009C5B84">
        <w:rPr>
          <w:rFonts w:asciiTheme="minorHAnsi" w:hAnsiTheme="minorHAnsi" w:cstheme="minorHAnsi"/>
          <w:i/>
        </w:rPr>
        <w:t>e-scholling</w:t>
      </w:r>
      <w:r w:rsidR="008D49B3">
        <w:rPr>
          <w:rFonts w:asciiTheme="minorHAnsi" w:hAnsiTheme="minorHAnsi" w:cstheme="minorHAnsi"/>
        </w:rPr>
        <w:t xml:space="preserve"> </w:t>
      </w:r>
      <w:r w:rsidR="004F57B8">
        <w:rPr>
          <w:rFonts w:asciiTheme="minorHAnsi" w:hAnsiTheme="minorHAnsi" w:cstheme="minorHAnsi"/>
        </w:rPr>
        <w:t>(a sua aplicação)</w:t>
      </w:r>
      <w:r w:rsidR="008D49B3">
        <w:rPr>
          <w:rFonts w:asciiTheme="minorHAnsi" w:hAnsiTheme="minorHAnsi" w:cstheme="minorHAnsi"/>
        </w:rPr>
        <w:t xml:space="preserve"> por dia.</w:t>
      </w:r>
    </w:p>
    <w:p w14:paraId="78C99430" w14:textId="77777777" w:rsidR="00454050" w:rsidRDefault="00454050" w:rsidP="00454050">
      <w:pPr>
        <w:pStyle w:val="ListParagraph"/>
        <w:ind w:left="1800" w:firstLine="0"/>
      </w:pPr>
    </w:p>
    <w:p w14:paraId="16F8A42F" w14:textId="77777777" w:rsidR="007503F3" w:rsidRDefault="007503F3" w:rsidP="00454050">
      <w:pPr>
        <w:pStyle w:val="ListParagraph"/>
        <w:ind w:left="1800" w:firstLine="0"/>
      </w:pPr>
    </w:p>
    <w:p w14:paraId="1DC37DB5" w14:textId="779AE80C" w:rsidR="00E42B14" w:rsidRDefault="00E42B14" w:rsidP="00C41040">
      <w:pPr>
        <w:pStyle w:val="Heading3"/>
        <w:rPr>
          <w:b w:val="0"/>
          <w:bCs/>
        </w:rPr>
      </w:pPr>
      <w:bookmarkStart w:id="36" w:name="_Toc122190802"/>
      <w:r w:rsidRPr="00E42B14">
        <w:t>II.2.8</w:t>
      </w:r>
      <w:r w:rsidR="00777736">
        <w:rPr>
          <w:bCs/>
        </w:rPr>
        <w:t xml:space="preserve"> </w:t>
      </w:r>
      <w:r w:rsidR="003409D6" w:rsidRPr="003409D6">
        <w:rPr>
          <w:bCs/>
        </w:rPr>
        <w:t xml:space="preserve">Identificar 2 itens para cada variável da análise de </w:t>
      </w:r>
      <w:r w:rsidR="003409D6" w:rsidRPr="00DA28A7">
        <w:rPr>
          <w:i/>
        </w:rPr>
        <w:t>Porter</w:t>
      </w:r>
      <w:bookmarkEnd w:id="36"/>
    </w:p>
    <w:p w14:paraId="08FC1162" w14:textId="77777777" w:rsidR="004F57B8" w:rsidRDefault="004F57B8" w:rsidP="00C811F8">
      <w:pPr>
        <w:rPr>
          <w:b/>
          <w:bCs/>
        </w:rPr>
      </w:pPr>
    </w:p>
    <w:p w14:paraId="6A633069" w14:textId="1C3AFF72" w:rsidR="000C6B66" w:rsidRDefault="00963847" w:rsidP="00C811F8">
      <w:r>
        <w:rPr>
          <w:b/>
          <w:bCs/>
        </w:rPr>
        <w:tab/>
      </w:r>
      <w:r>
        <w:t xml:space="preserve">Como referido acima, </w:t>
      </w:r>
      <w:r w:rsidR="00C57FCD">
        <w:t xml:space="preserve">o ambiente externo de uma organização divide-se em </w:t>
      </w:r>
      <w:r w:rsidR="007256C3">
        <w:t xml:space="preserve">ambiente externo geral e ambiente externo específico. Foi analisado o primeiro através da análise </w:t>
      </w:r>
      <w:r w:rsidR="007256C3" w:rsidRPr="00DA28A7">
        <w:rPr>
          <w:i/>
        </w:rPr>
        <w:t>PEST</w:t>
      </w:r>
      <w:r w:rsidR="007256C3">
        <w:t xml:space="preserve">. Relativamente ao </w:t>
      </w:r>
      <w:r w:rsidR="0007360D">
        <w:t>segundo</w:t>
      </w:r>
      <w:r w:rsidR="007256C3">
        <w:t xml:space="preserve">, </w:t>
      </w:r>
      <w:r w:rsidR="00A73512">
        <w:t>este ambiente é estudado através d</w:t>
      </w:r>
      <w:r w:rsidR="00205BB3">
        <w:t xml:space="preserve">o modelo das cinco forças de </w:t>
      </w:r>
      <w:r w:rsidR="00205BB3" w:rsidRPr="00DA28A7">
        <w:rPr>
          <w:i/>
        </w:rPr>
        <w:t>Porter</w:t>
      </w:r>
      <w:r w:rsidR="00205BB3">
        <w:t xml:space="preserve"> no qual se avaliam cinco fatores fundamentais com impacto na rendibilidade da organização:</w:t>
      </w:r>
      <w:r w:rsidR="000C6B66">
        <w:t xml:space="preserve"> </w:t>
      </w:r>
    </w:p>
    <w:p w14:paraId="2A3BF9EB" w14:textId="77777777" w:rsidR="000C6B66" w:rsidRPr="000C6B66" w:rsidRDefault="000C6B66" w:rsidP="003461A6">
      <w:pPr>
        <w:pStyle w:val="ListParagraph"/>
        <w:numPr>
          <w:ilvl w:val="0"/>
          <w:numId w:val="7"/>
        </w:numPr>
        <w:rPr>
          <w:rFonts w:asciiTheme="minorHAnsi" w:hAnsiTheme="minorHAnsi" w:cstheme="minorHAnsi"/>
        </w:rPr>
      </w:pPr>
      <w:r w:rsidRPr="000C6B66">
        <w:rPr>
          <w:rFonts w:asciiTheme="minorHAnsi" w:hAnsiTheme="minorHAnsi" w:cstheme="minorHAnsi"/>
        </w:rPr>
        <w:t>R</w:t>
      </w:r>
      <w:r w:rsidR="00205BB3" w:rsidRPr="000C6B66">
        <w:rPr>
          <w:rFonts w:asciiTheme="minorHAnsi" w:hAnsiTheme="minorHAnsi" w:cstheme="minorHAnsi"/>
        </w:rPr>
        <w:t>ivalidade entre os concorrentes</w:t>
      </w:r>
      <w:r w:rsidRPr="000C6B66">
        <w:rPr>
          <w:rFonts w:asciiTheme="minorHAnsi" w:hAnsiTheme="minorHAnsi" w:cstheme="minorHAnsi"/>
        </w:rPr>
        <w:t>;</w:t>
      </w:r>
      <w:r w:rsidR="00205BB3" w:rsidRPr="000C6B66">
        <w:rPr>
          <w:rFonts w:asciiTheme="minorHAnsi" w:hAnsiTheme="minorHAnsi" w:cstheme="minorHAnsi"/>
        </w:rPr>
        <w:t xml:space="preserve"> </w:t>
      </w:r>
    </w:p>
    <w:p w14:paraId="51258385" w14:textId="77777777" w:rsidR="000C6B66" w:rsidRPr="000C6B66" w:rsidRDefault="000C6B66" w:rsidP="003461A6">
      <w:pPr>
        <w:pStyle w:val="ListParagraph"/>
        <w:numPr>
          <w:ilvl w:val="0"/>
          <w:numId w:val="7"/>
        </w:numPr>
        <w:rPr>
          <w:rFonts w:asciiTheme="minorHAnsi" w:hAnsiTheme="minorHAnsi" w:cstheme="minorHAnsi"/>
        </w:rPr>
      </w:pPr>
      <w:r w:rsidRPr="000C6B66">
        <w:rPr>
          <w:rFonts w:asciiTheme="minorHAnsi" w:hAnsiTheme="minorHAnsi" w:cstheme="minorHAnsi"/>
        </w:rPr>
        <w:t>P</w:t>
      </w:r>
      <w:r w:rsidR="00205BB3" w:rsidRPr="000C6B66">
        <w:rPr>
          <w:rFonts w:asciiTheme="minorHAnsi" w:hAnsiTheme="minorHAnsi" w:cstheme="minorHAnsi"/>
        </w:rPr>
        <w:t>oder negocial dos fornecedores</w:t>
      </w:r>
      <w:r w:rsidRPr="000C6B66">
        <w:rPr>
          <w:rFonts w:asciiTheme="minorHAnsi" w:hAnsiTheme="minorHAnsi" w:cstheme="minorHAnsi"/>
        </w:rPr>
        <w:t>;</w:t>
      </w:r>
      <w:r w:rsidR="00205BB3" w:rsidRPr="000C6B66">
        <w:rPr>
          <w:rFonts w:asciiTheme="minorHAnsi" w:hAnsiTheme="minorHAnsi" w:cstheme="minorHAnsi"/>
        </w:rPr>
        <w:t xml:space="preserve"> </w:t>
      </w:r>
    </w:p>
    <w:p w14:paraId="7743E54E" w14:textId="77777777" w:rsidR="000C6B66" w:rsidRPr="000C6B66" w:rsidRDefault="000C6B66" w:rsidP="003461A6">
      <w:pPr>
        <w:pStyle w:val="ListParagraph"/>
        <w:numPr>
          <w:ilvl w:val="0"/>
          <w:numId w:val="7"/>
        </w:numPr>
        <w:rPr>
          <w:rFonts w:asciiTheme="minorHAnsi" w:hAnsiTheme="minorHAnsi" w:cstheme="minorHAnsi"/>
        </w:rPr>
      </w:pPr>
      <w:r w:rsidRPr="000C6B66">
        <w:rPr>
          <w:rFonts w:asciiTheme="minorHAnsi" w:hAnsiTheme="minorHAnsi" w:cstheme="minorHAnsi"/>
        </w:rPr>
        <w:t>A</w:t>
      </w:r>
      <w:r w:rsidR="00205BB3" w:rsidRPr="000C6B66">
        <w:rPr>
          <w:rFonts w:asciiTheme="minorHAnsi" w:hAnsiTheme="minorHAnsi" w:cstheme="minorHAnsi"/>
        </w:rPr>
        <w:t>meaça de novos concorrentes</w:t>
      </w:r>
      <w:r w:rsidRPr="000C6B66">
        <w:rPr>
          <w:rFonts w:asciiTheme="minorHAnsi" w:hAnsiTheme="minorHAnsi" w:cstheme="minorHAnsi"/>
        </w:rPr>
        <w:t>;</w:t>
      </w:r>
      <w:r w:rsidR="00205BB3" w:rsidRPr="000C6B66">
        <w:rPr>
          <w:rFonts w:asciiTheme="minorHAnsi" w:hAnsiTheme="minorHAnsi" w:cstheme="minorHAnsi"/>
        </w:rPr>
        <w:t xml:space="preserve"> </w:t>
      </w:r>
    </w:p>
    <w:p w14:paraId="3CC17B12" w14:textId="77777777" w:rsidR="000C6B66" w:rsidRPr="000C6B66" w:rsidRDefault="000C6B66" w:rsidP="003461A6">
      <w:pPr>
        <w:pStyle w:val="ListParagraph"/>
        <w:numPr>
          <w:ilvl w:val="0"/>
          <w:numId w:val="7"/>
        </w:numPr>
        <w:rPr>
          <w:rFonts w:asciiTheme="minorHAnsi" w:hAnsiTheme="minorHAnsi" w:cstheme="minorHAnsi"/>
        </w:rPr>
      </w:pPr>
      <w:r w:rsidRPr="000C6B66">
        <w:rPr>
          <w:rFonts w:asciiTheme="minorHAnsi" w:hAnsiTheme="minorHAnsi" w:cstheme="minorHAnsi"/>
        </w:rPr>
        <w:t>P</w:t>
      </w:r>
      <w:r w:rsidR="00205BB3" w:rsidRPr="000C6B66">
        <w:rPr>
          <w:rFonts w:asciiTheme="minorHAnsi" w:hAnsiTheme="minorHAnsi" w:cstheme="minorHAnsi"/>
        </w:rPr>
        <w:t>oder negocial dos clientes</w:t>
      </w:r>
      <w:r w:rsidRPr="000C6B66">
        <w:rPr>
          <w:rFonts w:asciiTheme="minorHAnsi" w:hAnsiTheme="minorHAnsi" w:cstheme="minorHAnsi"/>
        </w:rPr>
        <w:t>;</w:t>
      </w:r>
      <w:r w:rsidR="00205BB3" w:rsidRPr="000C6B66">
        <w:rPr>
          <w:rFonts w:asciiTheme="minorHAnsi" w:hAnsiTheme="minorHAnsi" w:cstheme="minorHAnsi"/>
        </w:rPr>
        <w:t xml:space="preserve"> </w:t>
      </w:r>
    </w:p>
    <w:p w14:paraId="1319A891" w14:textId="659B2E91" w:rsidR="00E42B14" w:rsidRDefault="000C6B66" w:rsidP="003461A6">
      <w:pPr>
        <w:pStyle w:val="ListParagraph"/>
        <w:numPr>
          <w:ilvl w:val="0"/>
          <w:numId w:val="7"/>
        </w:numPr>
        <w:rPr>
          <w:rFonts w:asciiTheme="minorHAnsi" w:hAnsiTheme="minorHAnsi" w:cstheme="minorHAnsi"/>
        </w:rPr>
      </w:pPr>
      <w:r w:rsidRPr="000C6B66">
        <w:rPr>
          <w:rFonts w:asciiTheme="minorHAnsi" w:hAnsiTheme="minorHAnsi" w:cstheme="minorHAnsi"/>
        </w:rPr>
        <w:t>A</w:t>
      </w:r>
      <w:r w:rsidR="00205BB3" w:rsidRPr="000C6B66">
        <w:rPr>
          <w:rFonts w:asciiTheme="minorHAnsi" w:hAnsiTheme="minorHAnsi" w:cstheme="minorHAnsi"/>
        </w:rPr>
        <w:t>meaça de produtos substitutos</w:t>
      </w:r>
      <w:r w:rsidRPr="000C6B66">
        <w:rPr>
          <w:rFonts w:asciiTheme="minorHAnsi" w:hAnsiTheme="minorHAnsi" w:cstheme="minorHAnsi"/>
        </w:rPr>
        <w:t>.</w:t>
      </w:r>
    </w:p>
    <w:p w14:paraId="59410AEC" w14:textId="77777777" w:rsidR="00D54EB4" w:rsidRDefault="00D54EB4" w:rsidP="00D54EB4">
      <w:pPr>
        <w:rPr>
          <w:rFonts w:asciiTheme="minorHAnsi" w:hAnsiTheme="minorHAnsi" w:cstheme="minorHAnsi"/>
        </w:rPr>
      </w:pPr>
    </w:p>
    <w:p w14:paraId="68283318" w14:textId="188987F6" w:rsidR="00751CC4" w:rsidRDefault="00D54EB4" w:rsidP="00856185">
      <w:pPr>
        <w:ind w:firstLine="720"/>
        <w:rPr>
          <w:rFonts w:asciiTheme="minorHAnsi" w:hAnsiTheme="minorHAnsi" w:cstheme="minorHAnsi"/>
        </w:rPr>
      </w:pPr>
      <w:r>
        <w:rPr>
          <w:rFonts w:asciiTheme="minorHAnsi" w:hAnsiTheme="minorHAnsi" w:cstheme="minorHAnsi"/>
        </w:rPr>
        <w:t xml:space="preserve">Relativamente ao primeiro ponto, a </w:t>
      </w:r>
      <w:r w:rsidRPr="00DA28A7">
        <w:rPr>
          <w:rFonts w:asciiTheme="minorHAnsi" w:hAnsiTheme="minorHAnsi" w:cstheme="minorHAnsi"/>
          <w:i/>
        </w:rPr>
        <w:t>Codevision</w:t>
      </w:r>
      <w:r>
        <w:rPr>
          <w:rFonts w:asciiTheme="minorHAnsi" w:hAnsiTheme="minorHAnsi" w:cstheme="minorHAnsi"/>
        </w:rPr>
        <w:t xml:space="preserve"> identific</w:t>
      </w:r>
      <w:r w:rsidR="007267E4">
        <w:rPr>
          <w:rFonts w:asciiTheme="minorHAnsi" w:hAnsiTheme="minorHAnsi" w:cstheme="minorHAnsi"/>
        </w:rPr>
        <w:t>a</w:t>
      </w:r>
      <w:r>
        <w:rPr>
          <w:rFonts w:asciiTheme="minorHAnsi" w:hAnsiTheme="minorHAnsi" w:cstheme="minorHAnsi"/>
        </w:rPr>
        <w:t xml:space="preserve"> </w:t>
      </w:r>
      <w:r w:rsidR="00751CC4">
        <w:rPr>
          <w:rFonts w:asciiTheme="minorHAnsi" w:hAnsiTheme="minorHAnsi" w:cstheme="minorHAnsi"/>
        </w:rPr>
        <w:t xml:space="preserve">a </w:t>
      </w:r>
      <w:r w:rsidR="00751CC4" w:rsidRPr="00DA28A7">
        <w:rPr>
          <w:rFonts w:asciiTheme="minorHAnsi" w:hAnsiTheme="minorHAnsi" w:cstheme="minorHAnsi"/>
          <w:i/>
        </w:rPr>
        <w:t>Inovar</w:t>
      </w:r>
      <w:r w:rsidR="00627DBF" w:rsidRPr="00DA28A7">
        <w:rPr>
          <w:rFonts w:asciiTheme="minorHAnsi" w:hAnsiTheme="minorHAnsi" w:cstheme="minorHAnsi"/>
          <w:i/>
          <w:iCs/>
        </w:rPr>
        <w:t>+</w:t>
      </w:r>
      <w:r w:rsidR="00627DBF">
        <w:rPr>
          <w:rFonts w:asciiTheme="minorHAnsi" w:hAnsiTheme="minorHAnsi" w:cstheme="minorHAnsi"/>
        </w:rPr>
        <w:t xml:space="preserve"> como sendo o seu principal concorrente. </w:t>
      </w:r>
      <w:r w:rsidR="00507296">
        <w:rPr>
          <w:rFonts w:asciiTheme="minorHAnsi" w:hAnsiTheme="minorHAnsi" w:cstheme="minorHAnsi"/>
        </w:rPr>
        <w:t xml:space="preserve">Ainda assim, </w:t>
      </w:r>
      <w:r w:rsidR="007267E4">
        <w:rPr>
          <w:rFonts w:asciiTheme="minorHAnsi" w:hAnsiTheme="minorHAnsi" w:cstheme="minorHAnsi"/>
        </w:rPr>
        <w:t xml:space="preserve">é importante </w:t>
      </w:r>
      <w:r w:rsidR="00507296">
        <w:rPr>
          <w:rFonts w:asciiTheme="minorHAnsi" w:hAnsiTheme="minorHAnsi" w:cstheme="minorHAnsi"/>
        </w:rPr>
        <w:t>destac</w:t>
      </w:r>
      <w:r w:rsidR="007267E4">
        <w:rPr>
          <w:rFonts w:asciiTheme="minorHAnsi" w:hAnsiTheme="minorHAnsi" w:cstheme="minorHAnsi"/>
        </w:rPr>
        <w:t>ar</w:t>
      </w:r>
      <w:r w:rsidR="00507296">
        <w:rPr>
          <w:rFonts w:asciiTheme="minorHAnsi" w:hAnsiTheme="minorHAnsi" w:cstheme="minorHAnsi"/>
        </w:rPr>
        <w:t xml:space="preserve"> a</w:t>
      </w:r>
      <w:r w:rsidR="00234BAC">
        <w:rPr>
          <w:rFonts w:asciiTheme="minorHAnsi" w:hAnsiTheme="minorHAnsi" w:cstheme="minorHAnsi"/>
        </w:rPr>
        <w:t>s</w:t>
      </w:r>
      <w:r w:rsidR="00507296">
        <w:rPr>
          <w:rFonts w:asciiTheme="minorHAnsi" w:hAnsiTheme="minorHAnsi" w:cstheme="minorHAnsi"/>
        </w:rPr>
        <w:t xml:space="preserve"> diferença</w:t>
      </w:r>
      <w:r w:rsidR="00234BAC">
        <w:rPr>
          <w:rFonts w:asciiTheme="minorHAnsi" w:hAnsiTheme="minorHAnsi" w:cstheme="minorHAnsi"/>
        </w:rPr>
        <w:t>s</w:t>
      </w:r>
      <w:r w:rsidR="00507296">
        <w:rPr>
          <w:rFonts w:asciiTheme="minorHAnsi" w:hAnsiTheme="minorHAnsi" w:cstheme="minorHAnsi"/>
        </w:rPr>
        <w:t xml:space="preserve"> </w:t>
      </w:r>
      <w:r w:rsidR="00234BAC">
        <w:rPr>
          <w:rFonts w:asciiTheme="minorHAnsi" w:hAnsiTheme="minorHAnsi" w:cstheme="minorHAnsi"/>
        </w:rPr>
        <w:t xml:space="preserve">que mantêm, não só com a </w:t>
      </w:r>
      <w:r w:rsidR="00234BAC" w:rsidRPr="00DA28A7">
        <w:rPr>
          <w:rFonts w:asciiTheme="minorHAnsi" w:hAnsiTheme="minorHAnsi" w:cstheme="minorHAnsi"/>
          <w:i/>
        </w:rPr>
        <w:t>Inovar</w:t>
      </w:r>
      <w:r w:rsidR="00234BAC" w:rsidRPr="00DA28A7">
        <w:rPr>
          <w:rFonts w:asciiTheme="minorHAnsi" w:hAnsiTheme="minorHAnsi" w:cstheme="minorHAnsi"/>
          <w:i/>
          <w:iCs/>
        </w:rPr>
        <w:t>+</w:t>
      </w:r>
      <w:r w:rsidR="00814674">
        <w:rPr>
          <w:rFonts w:asciiTheme="minorHAnsi" w:hAnsiTheme="minorHAnsi" w:cstheme="minorHAnsi"/>
        </w:rPr>
        <w:t>, mas com organizações cujo produto se direciona às instituições de ensino. Assim destaca-se:</w:t>
      </w:r>
    </w:p>
    <w:p w14:paraId="454A1324" w14:textId="6E420FF6" w:rsidR="002500D6" w:rsidRPr="00996BE1" w:rsidRDefault="007D4590" w:rsidP="003461A6">
      <w:pPr>
        <w:pStyle w:val="ListParagraph"/>
        <w:numPr>
          <w:ilvl w:val="0"/>
          <w:numId w:val="8"/>
        </w:numPr>
        <w:rPr>
          <w:rFonts w:asciiTheme="minorHAnsi" w:hAnsiTheme="minorHAnsi" w:cstheme="minorHAnsi"/>
          <w:szCs w:val="22"/>
        </w:rPr>
      </w:pPr>
      <w:r>
        <w:rPr>
          <w:rFonts w:asciiTheme="minorHAnsi" w:hAnsiTheme="minorHAnsi" w:cstheme="minorHAnsi"/>
          <w:szCs w:val="22"/>
        </w:rPr>
        <w:lastRenderedPageBreak/>
        <w:t xml:space="preserve">A </w:t>
      </w:r>
      <w:r w:rsidR="002500D6" w:rsidRPr="00DA28A7">
        <w:rPr>
          <w:rFonts w:asciiTheme="minorHAnsi" w:hAnsiTheme="minorHAnsi" w:cstheme="minorHAnsi"/>
          <w:i/>
          <w:szCs w:val="22"/>
        </w:rPr>
        <w:t>Inovar</w:t>
      </w:r>
      <w:r w:rsidR="002500D6" w:rsidRPr="00DA28A7">
        <w:rPr>
          <w:rFonts w:asciiTheme="minorHAnsi" w:hAnsiTheme="minorHAnsi" w:cstheme="minorHAnsi"/>
          <w:i/>
          <w:iCs/>
          <w:szCs w:val="22"/>
        </w:rPr>
        <w:t>+</w:t>
      </w:r>
      <w:r w:rsidR="002500D6" w:rsidRPr="002500D6">
        <w:rPr>
          <w:rFonts w:asciiTheme="minorHAnsi" w:hAnsiTheme="minorHAnsi" w:cstheme="minorHAnsi"/>
          <w:szCs w:val="22"/>
        </w:rPr>
        <w:t xml:space="preserve"> t</w:t>
      </w:r>
      <w:r>
        <w:rPr>
          <w:rFonts w:asciiTheme="minorHAnsi" w:hAnsiTheme="minorHAnsi" w:cstheme="minorHAnsi"/>
          <w:szCs w:val="22"/>
        </w:rPr>
        <w:t>rabalha em conjunto com</w:t>
      </w:r>
      <w:r w:rsidR="002500D6" w:rsidRPr="002500D6">
        <w:rPr>
          <w:rFonts w:asciiTheme="minorHAnsi" w:hAnsiTheme="minorHAnsi" w:cstheme="minorHAnsi"/>
          <w:szCs w:val="22"/>
        </w:rPr>
        <w:t xml:space="preserve"> quase todas as instituições p</w:t>
      </w:r>
      <w:r>
        <w:rPr>
          <w:rFonts w:asciiTheme="minorHAnsi" w:hAnsiTheme="minorHAnsi" w:cstheme="minorHAnsi"/>
          <w:szCs w:val="22"/>
        </w:rPr>
        <w:t>ú</w:t>
      </w:r>
      <w:r w:rsidR="002500D6" w:rsidRPr="002500D6">
        <w:rPr>
          <w:rFonts w:asciiTheme="minorHAnsi" w:hAnsiTheme="minorHAnsi" w:cstheme="minorHAnsi"/>
          <w:szCs w:val="22"/>
        </w:rPr>
        <w:t>blicas. Como alguns prof</w:t>
      </w:r>
      <w:r w:rsidR="00996BE1">
        <w:rPr>
          <w:rFonts w:asciiTheme="minorHAnsi" w:hAnsiTheme="minorHAnsi" w:cstheme="minorHAnsi"/>
          <w:szCs w:val="22"/>
        </w:rPr>
        <w:t>es</w:t>
      </w:r>
      <w:r w:rsidR="002500D6" w:rsidRPr="002500D6">
        <w:rPr>
          <w:rFonts w:asciiTheme="minorHAnsi" w:hAnsiTheme="minorHAnsi" w:cstheme="minorHAnsi"/>
          <w:szCs w:val="22"/>
        </w:rPr>
        <w:t>s</w:t>
      </w:r>
      <w:r w:rsidR="00996BE1">
        <w:rPr>
          <w:rFonts w:asciiTheme="minorHAnsi" w:hAnsiTheme="minorHAnsi" w:cstheme="minorHAnsi"/>
          <w:szCs w:val="22"/>
        </w:rPr>
        <w:t>ores</w:t>
      </w:r>
      <w:r w:rsidR="002500D6" w:rsidRPr="002500D6">
        <w:rPr>
          <w:rFonts w:asciiTheme="minorHAnsi" w:hAnsiTheme="minorHAnsi" w:cstheme="minorHAnsi"/>
          <w:szCs w:val="22"/>
        </w:rPr>
        <w:t xml:space="preserve"> do</w:t>
      </w:r>
      <w:r w:rsidR="00996BE1">
        <w:rPr>
          <w:rFonts w:asciiTheme="minorHAnsi" w:hAnsiTheme="minorHAnsi" w:cstheme="minorHAnsi"/>
          <w:szCs w:val="22"/>
        </w:rPr>
        <w:t xml:space="preserve"> ensino</w:t>
      </w:r>
      <w:r w:rsidR="002500D6" w:rsidRPr="002500D6">
        <w:rPr>
          <w:rFonts w:asciiTheme="minorHAnsi" w:hAnsiTheme="minorHAnsi" w:cstheme="minorHAnsi"/>
          <w:szCs w:val="22"/>
        </w:rPr>
        <w:t xml:space="preserve"> p</w:t>
      </w:r>
      <w:r w:rsidR="00996BE1">
        <w:rPr>
          <w:rFonts w:asciiTheme="minorHAnsi" w:hAnsiTheme="minorHAnsi" w:cstheme="minorHAnsi"/>
          <w:szCs w:val="22"/>
        </w:rPr>
        <w:t>ú</w:t>
      </w:r>
      <w:r w:rsidR="002500D6" w:rsidRPr="002500D6">
        <w:rPr>
          <w:rFonts w:asciiTheme="minorHAnsi" w:hAnsiTheme="minorHAnsi" w:cstheme="minorHAnsi"/>
          <w:szCs w:val="22"/>
        </w:rPr>
        <w:t>blico v</w:t>
      </w:r>
      <w:r w:rsidR="00996BE1">
        <w:rPr>
          <w:rFonts w:asciiTheme="minorHAnsi" w:hAnsiTheme="minorHAnsi" w:cstheme="minorHAnsi"/>
          <w:szCs w:val="22"/>
        </w:rPr>
        <w:t>ã</w:t>
      </w:r>
      <w:r w:rsidR="002500D6" w:rsidRPr="002500D6">
        <w:rPr>
          <w:rFonts w:asciiTheme="minorHAnsi" w:hAnsiTheme="minorHAnsi" w:cstheme="minorHAnsi"/>
          <w:szCs w:val="22"/>
        </w:rPr>
        <w:t xml:space="preserve">o dar algumas aulas </w:t>
      </w:r>
      <w:r w:rsidR="00996BE1">
        <w:rPr>
          <w:rFonts w:asciiTheme="minorHAnsi" w:hAnsiTheme="minorHAnsi" w:cstheme="minorHAnsi"/>
          <w:szCs w:val="22"/>
        </w:rPr>
        <w:t>ao ensin</w:t>
      </w:r>
      <w:r w:rsidR="002500D6" w:rsidRPr="002500D6">
        <w:rPr>
          <w:rFonts w:asciiTheme="minorHAnsi" w:hAnsiTheme="minorHAnsi" w:cstheme="minorHAnsi"/>
          <w:szCs w:val="22"/>
        </w:rPr>
        <w:t xml:space="preserve">o privado então usam </w:t>
      </w:r>
      <w:r w:rsidR="00996BE1">
        <w:rPr>
          <w:rFonts w:asciiTheme="minorHAnsi" w:hAnsiTheme="minorHAnsi" w:cstheme="minorHAnsi"/>
          <w:szCs w:val="22"/>
        </w:rPr>
        <w:t>a app desta empresa</w:t>
      </w:r>
      <w:r w:rsidR="002500D6" w:rsidRPr="002500D6">
        <w:rPr>
          <w:rFonts w:asciiTheme="minorHAnsi" w:hAnsiTheme="minorHAnsi" w:cstheme="minorHAnsi"/>
          <w:szCs w:val="22"/>
        </w:rPr>
        <w:t xml:space="preserve"> uma vez que j</w:t>
      </w:r>
      <w:r w:rsidR="00996BE1">
        <w:rPr>
          <w:rFonts w:asciiTheme="minorHAnsi" w:hAnsiTheme="minorHAnsi" w:cstheme="minorHAnsi"/>
          <w:szCs w:val="22"/>
        </w:rPr>
        <w:t>á</w:t>
      </w:r>
      <w:r w:rsidR="002500D6" w:rsidRPr="002500D6">
        <w:rPr>
          <w:rFonts w:asciiTheme="minorHAnsi" w:hAnsiTheme="minorHAnsi" w:cstheme="minorHAnsi"/>
          <w:szCs w:val="22"/>
        </w:rPr>
        <w:t xml:space="preserve"> estão habituados a us</w:t>
      </w:r>
      <w:r w:rsidR="00996BE1">
        <w:rPr>
          <w:rFonts w:asciiTheme="minorHAnsi" w:hAnsiTheme="minorHAnsi" w:cstheme="minorHAnsi"/>
          <w:szCs w:val="22"/>
        </w:rPr>
        <w:t>á</w:t>
      </w:r>
      <w:r w:rsidR="002500D6" w:rsidRPr="002500D6">
        <w:rPr>
          <w:rFonts w:asciiTheme="minorHAnsi" w:hAnsiTheme="minorHAnsi" w:cstheme="minorHAnsi"/>
          <w:szCs w:val="22"/>
        </w:rPr>
        <w:t>-l</w:t>
      </w:r>
      <w:r w:rsidR="00996BE1">
        <w:rPr>
          <w:rFonts w:asciiTheme="minorHAnsi" w:hAnsiTheme="minorHAnsi" w:cstheme="minorHAnsi"/>
          <w:szCs w:val="22"/>
        </w:rPr>
        <w:t>a</w:t>
      </w:r>
      <w:r w:rsidR="002500D6" w:rsidRPr="002500D6">
        <w:rPr>
          <w:rFonts w:asciiTheme="minorHAnsi" w:hAnsiTheme="minorHAnsi" w:cstheme="minorHAnsi"/>
          <w:szCs w:val="22"/>
        </w:rPr>
        <w:t>. S</w:t>
      </w:r>
      <w:r w:rsidR="00996BE1">
        <w:rPr>
          <w:rFonts w:asciiTheme="minorHAnsi" w:hAnsiTheme="minorHAnsi" w:cstheme="minorHAnsi"/>
          <w:szCs w:val="22"/>
        </w:rPr>
        <w:t>ã</w:t>
      </w:r>
      <w:r w:rsidR="002500D6" w:rsidRPr="002500D6">
        <w:rPr>
          <w:rFonts w:asciiTheme="minorHAnsi" w:hAnsiTheme="minorHAnsi" w:cstheme="minorHAnsi"/>
          <w:szCs w:val="22"/>
        </w:rPr>
        <w:t>o</w:t>
      </w:r>
      <w:r w:rsidR="00996BE1">
        <w:rPr>
          <w:rFonts w:asciiTheme="minorHAnsi" w:hAnsiTheme="minorHAnsi" w:cstheme="minorHAnsi"/>
          <w:szCs w:val="22"/>
        </w:rPr>
        <w:t>, por esta razão,</w:t>
      </w:r>
      <w:r w:rsidR="002500D6" w:rsidRPr="002500D6">
        <w:rPr>
          <w:rFonts w:asciiTheme="minorHAnsi" w:hAnsiTheme="minorHAnsi" w:cstheme="minorHAnsi"/>
          <w:szCs w:val="22"/>
        </w:rPr>
        <w:t xml:space="preserve"> os maiores concorrentes</w:t>
      </w:r>
      <w:r w:rsidR="00996BE1">
        <w:rPr>
          <w:rFonts w:asciiTheme="minorHAnsi" w:hAnsiTheme="minorHAnsi" w:cstheme="minorHAnsi"/>
          <w:szCs w:val="22"/>
        </w:rPr>
        <w:t>;</w:t>
      </w:r>
    </w:p>
    <w:p w14:paraId="45CD36DA" w14:textId="7604AD3B" w:rsidR="002500D6" w:rsidRPr="002500D6" w:rsidRDefault="00242C8F" w:rsidP="003461A6">
      <w:pPr>
        <w:pStyle w:val="ListParagraph"/>
        <w:numPr>
          <w:ilvl w:val="0"/>
          <w:numId w:val="8"/>
        </w:numPr>
        <w:rPr>
          <w:rFonts w:asciiTheme="minorHAnsi" w:hAnsiTheme="minorHAnsi" w:cstheme="minorHAnsi"/>
          <w:szCs w:val="22"/>
        </w:rPr>
      </w:pPr>
      <w:r>
        <w:rPr>
          <w:rFonts w:asciiTheme="minorHAnsi" w:hAnsiTheme="minorHAnsi" w:cstheme="minorHAnsi"/>
          <w:szCs w:val="22"/>
        </w:rPr>
        <w:t xml:space="preserve">A </w:t>
      </w:r>
      <w:r w:rsidR="002500D6" w:rsidRPr="007B0E68">
        <w:rPr>
          <w:rFonts w:asciiTheme="minorHAnsi" w:hAnsiTheme="minorHAnsi" w:cstheme="minorHAnsi"/>
          <w:i/>
          <w:szCs w:val="22"/>
        </w:rPr>
        <w:t>Codevision</w:t>
      </w:r>
      <w:r w:rsidR="002500D6" w:rsidRPr="002500D6">
        <w:rPr>
          <w:rFonts w:asciiTheme="minorHAnsi" w:hAnsiTheme="minorHAnsi" w:cstheme="minorHAnsi"/>
          <w:szCs w:val="22"/>
        </w:rPr>
        <w:t xml:space="preserve"> destaca</w:t>
      </w:r>
      <w:r w:rsidR="00996BE1">
        <w:rPr>
          <w:rFonts w:asciiTheme="minorHAnsi" w:hAnsiTheme="minorHAnsi" w:cstheme="minorHAnsi"/>
          <w:szCs w:val="22"/>
        </w:rPr>
        <w:t>-</w:t>
      </w:r>
      <w:r w:rsidR="002500D6" w:rsidRPr="002500D6">
        <w:rPr>
          <w:rFonts w:asciiTheme="minorHAnsi" w:hAnsiTheme="minorHAnsi" w:cstheme="minorHAnsi"/>
          <w:szCs w:val="22"/>
        </w:rPr>
        <w:t xml:space="preserve">se </w:t>
      </w:r>
      <w:r w:rsidR="00996BE1">
        <w:rPr>
          <w:rFonts w:asciiTheme="minorHAnsi" w:hAnsiTheme="minorHAnsi" w:cstheme="minorHAnsi"/>
          <w:szCs w:val="22"/>
        </w:rPr>
        <w:t xml:space="preserve">dos concorrentes </w:t>
      </w:r>
      <w:r w:rsidR="002500D6" w:rsidRPr="002500D6">
        <w:rPr>
          <w:rFonts w:asciiTheme="minorHAnsi" w:hAnsiTheme="minorHAnsi" w:cstheme="minorHAnsi"/>
          <w:szCs w:val="22"/>
        </w:rPr>
        <w:t xml:space="preserve">como: fez a primeira solução totalmente web em 2017, trabalhando com </w:t>
      </w:r>
      <w:r w:rsidR="00996BE1">
        <w:rPr>
          <w:rFonts w:asciiTheme="minorHAnsi" w:hAnsiTheme="minorHAnsi" w:cstheme="minorHAnsi"/>
          <w:szCs w:val="22"/>
        </w:rPr>
        <w:t>as escolas</w:t>
      </w:r>
      <w:r w:rsidR="002500D6" w:rsidRPr="002500D6">
        <w:rPr>
          <w:rFonts w:asciiTheme="minorHAnsi" w:hAnsiTheme="minorHAnsi" w:cstheme="minorHAnsi"/>
          <w:szCs w:val="22"/>
        </w:rPr>
        <w:t xml:space="preserve"> privad</w:t>
      </w:r>
      <w:r w:rsidR="00996BE1">
        <w:rPr>
          <w:rFonts w:asciiTheme="minorHAnsi" w:hAnsiTheme="minorHAnsi" w:cstheme="minorHAnsi"/>
          <w:szCs w:val="22"/>
        </w:rPr>
        <w:t>a</w:t>
      </w:r>
      <w:r w:rsidR="002500D6" w:rsidRPr="002500D6">
        <w:rPr>
          <w:rFonts w:asciiTheme="minorHAnsi" w:hAnsiTheme="minorHAnsi" w:cstheme="minorHAnsi"/>
          <w:szCs w:val="22"/>
        </w:rPr>
        <w:t xml:space="preserve">s. </w:t>
      </w:r>
      <w:r w:rsidR="00996BE1">
        <w:rPr>
          <w:rFonts w:asciiTheme="minorHAnsi" w:hAnsiTheme="minorHAnsi" w:cstheme="minorHAnsi"/>
          <w:szCs w:val="22"/>
        </w:rPr>
        <w:t>Estas últimas</w:t>
      </w:r>
      <w:r w:rsidR="002500D6" w:rsidRPr="002500D6">
        <w:rPr>
          <w:rFonts w:asciiTheme="minorHAnsi" w:hAnsiTheme="minorHAnsi" w:cstheme="minorHAnsi"/>
          <w:szCs w:val="22"/>
        </w:rPr>
        <w:t xml:space="preserve"> são exigentes em todos os aspetos, </w:t>
      </w:r>
      <w:r w:rsidR="00AE3243">
        <w:rPr>
          <w:rFonts w:asciiTheme="minorHAnsi" w:hAnsiTheme="minorHAnsi" w:cstheme="minorHAnsi"/>
          <w:szCs w:val="22"/>
        </w:rPr>
        <w:t>aproveitando a app desta organização</w:t>
      </w:r>
      <w:r w:rsidR="002500D6" w:rsidRPr="002500D6">
        <w:rPr>
          <w:rFonts w:asciiTheme="minorHAnsi" w:hAnsiTheme="minorHAnsi" w:cstheme="minorHAnsi"/>
          <w:szCs w:val="22"/>
        </w:rPr>
        <w:t xml:space="preserve"> com diversos m</w:t>
      </w:r>
      <w:r w:rsidR="00AE3243">
        <w:rPr>
          <w:rFonts w:asciiTheme="minorHAnsi" w:hAnsiTheme="minorHAnsi" w:cstheme="minorHAnsi"/>
          <w:szCs w:val="22"/>
        </w:rPr>
        <w:t>ó</w:t>
      </w:r>
      <w:r w:rsidR="002500D6" w:rsidRPr="002500D6">
        <w:rPr>
          <w:rFonts w:asciiTheme="minorHAnsi" w:hAnsiTheme="minorHAnsi" w:cstheme="minorHAnsi"/>
          <w:szCs w:val="22"/>
        </w:rPr>
        <w:t>dulos que não se focam exclusivamente no ensino</w:t>
      </w:r>
      <w:r w:rsidR="006F4F02" w:rsidRPr="002500D6">
        <w:rPr>
          <w:rFonts w:asciiTheme="minorHAnsi" w:hAnsiTheme="minorHAnsi" w:cstheme="minorHAnsi"/>
          <w:szCs w:val="22"/>
        </w:rPr>
        <w:t>,</w:t>
      </w:r>
      <w:r w:rsidR="002500D6" w:rsidRPr="002500D6">
        <w:rPr>
          <w:rFonts w:asciiTheme="minorHAnsi" w:hAnsiTheme="minorHAnsi" w:cstheme="minorHAnsi"/>
          <w:szCs w:val="22"/>
        </w:rPr>
        <w:t xml:space="preserve"> mas também na própria escola</w:t>
      </w:r>
      <w:r w:rsidR="00AE3243">
        <w:rPr>
          <w:rFonts w:asciiTheme="minorHAnsi" w:hAnsiTheme="minorHAnsi" w:cstheme="minorHAnsi"/>
          <w:szCs w:val="22"/>
        </w:rPr>
        <w:t>. Assim</w:t>
      </w:r>
      <w:r w:rsidR="00530E5D">
        <w:rPr>
          <w:rFonts w:asciiTheme="minorHAnsi" w:hAnsiTheme="minorHAnsi" w:cstheme="minorHAnsi"/>
          <w:szCs w:val="22"/>
        </w:rPr>
        <w:t>, áreas como</w:t>
      </w:r>
      <w:r w:rsidR="002500D6" w:rsidRPr="002500D6">
        <w:rPr>
          <w:rFonts w:asciiTheme="minorHAnsi" w:hAnsiTheme="minorHAnsi" w:cstheme="minorHAnsi"/>
          <w:szCs w:val="22"/>
        </w:rPr>
        <w:t xml:space="preserve"> as</w:t>
      </w:r>
      <w:r w:rsidR="00530E5D">
        <w:rPr>
          <w:rFonts w:asciiTheme="minorHAnsi" w:hAnsiTheme="minorHAnsi" w:cstheme="minorHAnsi"/>
          <w:szCs w:val="22"/>
        </w:rPr>
        <w:t xml:space="preserve"> marcações de</w:t>
      </w:r>
      <w:r w:rsidR="002500D6" w:rsidRPr="002500D6">
        <w:rPr>
          <w:rFonts w:asciiTheme="minorHAnsi" w:hAnsiTheme="minorHAnsi" w:cstheme="minorHAnsi"/>
          <w:szCs w:val="22"/>
        </w:rPr>
        <w:t xml:space="preserve"> refeições, acessos</w:t>
      </w:r>
      <w:r w:rsidR="00530E5D">
        <w:rPr>
          <w:rFonts w:asciiTheme="minorHAnsi" w:hAnsiTheme="minorHAnsi" w:cstheme="minorHAnsi"/>
          <w:szCs w:val="22"/>
        </w:rPr>
        <w:t xml:space="preserve"> ao estabelecimento escolar</w:t>
      </w:r>
      <w:r w:rsidR="002500D6" w:rsidRPr="002500D6">
        <w:rPr>
          <w:rFonts w:asciiTheme="minorHAnsi" w:hAnsiTheme="minorHAnsi" w:cstheme="minorHAnsi"/>
          <w:szCs w:val="22"/>
        </w:rPr>
        <w:t>, etc</w:t>
      </w:r>
      <w:r w:rsidR="00305BF4" w:rsidRPr="002500D6">
        <w:rPr>
          <w:rFonts w:asciiTheme="minorHAnsi" w:hAnsiTheme="minorHAnsi" w:cstheme="minorHAnsi"/>
          <w:szCs w:val="22"/>
        </w:rPr>
        <w:t>.</w:t>
      </w:r>
      <w:r w:rsidR="00530E5D">
        <w:rPr>
          <w:rFonts w:asciiTheme="minorHAnsi" w:hAnsiTheme="minorHAnsi" w:cstheme="minorHAnsi"/>
          <w:szCs w:val="22"/>
        </w:rPr>
        <w:t xml:space="preserve"> são </w:t>
      </w:r>
      <w:r w:rsidR="00AA450A">
        <w:rPr>
          <w:rFonts w:asciiTheme="minorHAnsi" w:hAnsiTheme="minorHAnsi" w:cstheme="minorHAnsi"/>
          <w:szCs w:val="22"/>
        </w:rPr>
        <w:t>englobadas n</w:t>
      </w:r>
      <w:r w:rsidR="00305BF4">
        <w:rPr>
          <w:rFonts w:asciiTheme="minorHAnsi" w:hAnsiTheme="minorHAnsi" w:cstheme="minorHAnsi"/>
          <w:szCs w:val="22"/>
        </w:rPr>
        <w:t>a</w:t>
      </w:r>
      <w:r w:rsidR="00AA450A">
        <w:rPr>
          <w:rFonts w:asciiTheme="minorHAnsi" w:hAnsiTheme="minorHAnsi" w:cstheme="minorHAnsi"/>
          <w:szCs w:val="22"/>
        </w:rPr>
        <w:t xml:space="preserve"> aplica</w:t>
      </w:r>
      <w:r w:rsidR="00471841">
        <w:rPr>
          <w:rFonts w:asciiTheme="minorHAnsi" w:hAnsiTheme="minorHAnsi" w:cstheme="minorHAnsi"/>
          <w:szCs w:val="22"/>
        </w:rPr>
        <w:t>ção</w:t>
      </w:r>
      <w:r w:rsidR="002500D6" w:rsidRPr="002500D6">
        <w:rPr>
          <w:rFonts w:asciiTheme="minorHAnsi" w:hAnsiTheme="minorHAnsi" w:cstheme="minorHAnsi"/>
          <w:szCs w:val="22"/>
        </w:rPr>
        <w:t xml:space="preserve">. É </w:t>
      </w:r>
      <w:r w:rsidR="003D6505">
        <w:rPr>
          <w:rFonts w:asciiTheme="minorHAnsi" w:hAnsiTheme="minorHAnsi" w:cstheme="minorHAnsi"/>
          <w:szCs w:val="22"/>
        </w:rPr>
        <w:t>ta</w:t>
      </w:r>
      <w:r w:rsidR="00036849">
        <w:rPr>
          <w:rFonts w:asciiTheme="minorHAnsi" w:hAnsiTheme="minorHAnsi" w:cstheme="minorHAnsi"/>
          <w:szCs w:val="22"/>
        </w:rPr>
        <w:t>mb</w:t>
      </w:r>
      <w:r w:rsidR="003D6505">
        <w:rPr>
          <w:rFonts w:asciiTheme="minorHAnsi" w:hAnsiTheme="minorHAnsi" w:cstheme="minorHAnsi"/>
          <w:szCs w:val="22"/>
        </w:rPr>
        <w:t xml:space="preserve">ém </w:t>
      </w:r>
      <w:r w:rsidR="002500D6" w:rsidRPr="002500D6">
        <w:rPr>
          <w:rFonts w:asciiTheme="minorHAnsi" w:hAnsiTheme="minorHAnsi" w:cstheme="minorHAnsi"/>
          <w:szCs w:val="22"/>
        </w:rPr>
        <w:t xml:space="preserve">aqui que a </w:t>
      </w:r>
      <w:r w:rsidR="002500D6" w:rsidRPr="00DE4F2B">
        <w:rPr>
          <w:rFonts w:asciiTheme="minorHAnsi" w:hAnsiTheme="minorHAnsi" w:cstheme="minorHAnsi"/>
          <w:i/>
          <w:szCs w:val="22"/>
        </w:rPr>
        <w:t>Codevision</w:t>
      </w:r>
      <w:r w:rsidR="002500D6" w:rsidRPr="002500D6">
        <w:rPr>
          <w:rFonts w:asciiTheme="minorHAnsi" w:hAnsiTheme="minorHAnsi" w:cstheme="minorHAnsi"/>
          <w:szCs w:val="22"/>
        </w:rPr>
        <w:t xml:space="preserve"> ganha for</w:t>
      </w:r>
      <w:r w:rsidR="00036849">
        <w:rPr>
          <w:rFonts w:asciiTheme="minorHAnsi" w:hAnsiTheme="minorHAnsi" w:cstheme="minorHAnsi"/>
          <w:szCs w:val="22"/>
        </w:rPr>
        <w:t>ç</w:t>
      </w:r>
      <w:r w:rsidR="002500D6" w:rsidRPr="002500D6">
        <w:rPr>
          <w:rFonts w:asciiTheme="minorHAnsi" w:hAnsiTheme="minorHAnsi" w:cstheme="minorHAnsi"/>
          <w:szCs w:val="22"/>
        </w:rPr>
        <w:t xml:space="preserve">a, sendo o primeiro software com faturação integrada certificada pela </w:t>
      </w:r>
      <w:r w:rsidR="000D5716">
        <w:rPr>
          <w:rFonts w:asciiTheme="minorHAnsi" w:hAnsiTheme="minorHAnsi" w:cstheme="minorHAnsi"/>
          <w:szCs w:val="22"/>
        </w:rPr>
        <w:t>Autoridade Tributária</w:t>
      </w:r>
      <w:r w:rsidR="00566D70">
        <w:rPr>
          <w:rFonts w:asciiTheme="minorHAnsi" w:hAnsiTheme="minorHAnsi" w:cstheme="minorHAnsi"/>
          <w:szCs w:val="22"/>
        </w:rPr>
        <w:t xml:space="preserve"> e</w:t>
      </w:r>
      <w:r w:rsidR="007A13BB">
        <w:rPr>
          <w:rFonts w:asciiTheme="minorHAnsi" w:hAnsiTheme="minorHAnsi" w:cstheme="minorHAnsi"/>
          <w:szCs w:val="22"/>
        </w:rPr>
        <w:t xml:space="preserve"> com</w:t>
      </w:r>
      <w:r w:rsidR="002500D6" w:rsidRPr="002500D6">
        <w:rPr>
          <w:rFonts w:asciiTheme="minorHAnsi" w:hAnsiTheme="minorHAnsi" w:cstheme="minorHAnsi"/>
          <w:szCs w:val="22"/>
        </w:rPr>
        <w:t xml:space="preserve"> m</w:t>
      </w:r>
      <w:r w:rsidR="000D5716">
        <w:rPr>
          <w:rFonts w:asciiTheme="minorHAnsi" w:hAnsiTheme="minorHAnsi" w:cstheme="minorHAnsi"/>
          <w:szCs w:val="22"/>
        </w:rPr>
        <w:t>ó</w:t>
      </w:r>
      <w:r w:rsidR="002500D6" w:rsidRPr="002500D6">
        <w:rPr>
          <w:rFonts w:asciiTheme="minorHAnsi" w:hAnsiTheme="minorHAnsi" w:cstheme="minorHAnsi"/>
          <w:szCs w:val="22"/>
        </w:rPr>
        <w:t xml:space="preserve">dulos como o </w:t>
      </w:r>
      <w:r w:rsidR="002500D6" w:rsidRPr="00DE4F2B">
        <w:rPr>
          <w:rFonts w:asciiTheme="minorHAnsi" w:hAnsiTheme="minorHAnsi" w:cstheme="minorHAnsi"/>
          <w:i/>
          <w:szCs w:val="22"/>
        </w:rPr>
        <w:t>EQAVET</w:t>
      </w:r>
      <w:r w:rsidR="002500D6" w:rsidRPr="002500D6">
        <w:rPr>
          <w:rFonts w:asciiTheme="minorHAnsi" w:hAnsiTheme="minorHAnsi" w:cstheme="minorHAnsi"/>
          <w:szCs w:val="22"/>
        </w:rPr>
        <w:t xml:space="preserve"> que disponibiliza métricas para as escolas profissionais verem a qualidade de ensino</w:t>
      </w:r>
      <w:r w:rsidR="007A13BB">
        <w:rPr>
          <w:rFonts w:asciiTheme="minorHAnsi" w:hAnsiTheme="minorHAnsi" w:cstheme="minorHAnsi"/>
          <w:szCs w:val="22"/>
        </w:rPr>
        <w:t>;</w:t>
      </w:r>
    </w:p>
    <w:p w14:paraId="3F013300" w14:textId="5DBCCD7B" w:rsidR="00814674" w:rsidRDefault="00B93072" w:rsidP="003461A6">
      <w:pPr>
        <w:pStyle w:val="ListParagraph"/>
        <w:numPr>
          <w:ilvl w:val="0"/>
          <w:numId w:val="8"/>
        </w:numPr>
        <w:rPr>
          <w:rFonts w:asciiTheme="minorHAnsi" w:hAnsiTheme="minorHAnsi" w:cstheme="minorHAnsi"/>
          <w:szCs w:val="22"/>
        </w:rPr>
      </w:pPr>
      <w:r>
        <w:rPr>
          <w:rFonts w:asciiTheme="minorHAnsi" w:hAnsiTheme="minorHAnsi" w:cstheme="minorHAnsi"/>
          <w:szCs w:val="22"/>
        </w:rPr>
        <w:t>De forma resumida, os p</w:t>
      </w:r>
      <w:r w:rsidR="002500D6" w:rsidRPr="002500D6">
        <w:rPr>
          <w:rFonts w:asciiTheme="minorHAnsi" w:hAnsiTheme="minorHAnsi" w:cstheme="minorHAnsi"/>
          <w:szCs w:val="22"/>
        </w:rPr>
        <w:t xml:space="preserve">rodutos </w:t>
      </w:r>
      <w:r>
        <w:rPr>
          <w:rFonts w:asciiTheme="minorHAnsi" w:hAnsiTheme="minorHAnsi" w:cstheme="minorHAnsi"/>
          <w:szCs w:val="22"/>
        </w:rPr>
        <w:t xml:space="preserve">entre empresas </w:t>
      </w:r>
      <w:r w:rsidR="002500D6" w:rsidRPr="002500D6">
        <w:rPr>
          <w:rFonts w:asciiTheme="minorHAnsi" w:hAnsiTheme="minorHAnsi" w:cstheme="minorHAnsi"/>
          <w:szCs w:val="22"/>
        </w:rPr>
        <w:t>s</w:t>
      </w:r>
      <w:r>
        <w:rPr>
          <w:rFonts w:asciiTheme="minorHAnsi" w:hAnsiTheme="minorHAnsi" w:cstheme="minorHAnsi"/>
          <w:szCs w:val="22"/>
        </w:rPr>
        <w:t>ã</w:t>
      </w:r>
      <w:r w:rsidR="002500D6" w:rsidRPr="002500D6">
        <w:rPr>
          <w:rFonts w:asciiTheme="minorHAnsi" w:hAnsiTheme="minorHAnsi" w:cstheme="minorHAnsi"/>
          <w:szCs w:val="22"/>
        </w:rPr>
        <w:t>o semelhantes</w:t>
      </w:r>
      <w:r>
        <w:rPr>
          <w:rFonts w:asciiTheme="minorHAnsi" w:hAnsiTheme="minorHAnsi" w:cstheme="minorHAnsi"/>
          <w:szCs w:val="22"/>
        </w:rPr>
        <w:t xml:space="preserve"> no que toca </w:t>
      </w:r>
      <w:r w:rsidR="00DE45B9">
        <w:rPr>
          <w:rFonts w:asciiTheme="minorHAnsi" w:hAnsiTheme="minorHAnsi" w:cstheme="minorHAnsi"/>
          <w:szCs w:val="22"/>
        </w:rPr>
        <w:t xml:space="preserve">à instituição beneficiadora. Contudo, as organizações concorrentes têm </w:t>
      </w:r>
      <w:r w:rsidR="002500D6" w:rsidRPr="002500D6">
        <w:rPr>
          <w:rFonts w:asciiTheme="minorHAnsi" w:hAnsiTheme="minorHAnsi" w:cstheme="minorHAnsi"/>
          <w:szCs w:val="22"/>
        </w:rPr>
        <w:t xml:space="preserve">produtos menos elaborados. </w:t>
      </w:r>
      <w:r w:rsidR="00DE45B9">
        <w:rPr>
          <w:rFonts w:asciiTheme="minorHAnsi" w:hAnsiTheme="minorHAnsi" w:cstheme="minorHAnsi"/>
          <w:szCs w:val="22"/>
        </w:rPr>
        <w:t>Enquanto estas disponibilizam apps ou</w:t>
      </w:r>
      <w:r w:rsidR="002500D6" w:rsidRPr="002500D6">
        <w:rPr>
          <w:rFonts w:asciiTheme="minorHAnsi" w:hAnsiTheme="minorHAnsi" w:cstheme="minorHAnsi"/>
          <w:szCs w:val="22"/>
        </w:rPr>
        <w:t xml:space="preserve"> s</w:t>
      </w:r>
      <w:r w:rsidR="00DE45B9">
        <w:rPr>
          <w:rFonts w:asciiTheme="minorHAnsi" w:hAnsiTheme="minorHAnsi" w:cstheme="minorHAnsi"/>
          <w:szCs w:val="22"/>
        </w:rPr>
        <w:t>ó</w:t>
      </w:r>
      <w:r w:rsidR="002500D6" w:rsidRPr="002500D6">
        <w:rPr>
          <w:rFonts w:asciiTheme="minorHAnsi" w:hAnsiTheme="minorHAnsi" w:cstheme="minorHAnsi"/>
          <w:szCs w:val="22"/>
        </w:rPr>
        <w:t xml:space="preserve"> para prof</w:t>
      </w:r>
      <w:r w:rsidR="00DE45B9">
        <w:rPr>
          <w:rFonts w:asciiTheme="minorHAnsi" w:hAnsiTheme="minorHAnsi" w:cstheme="minorHAnsi"/>
          <w:szCs w:val="22"/>
        </w:rPr>
        <w:t>es</w:t>
      </w:r>
      <w:r w:rsidR="002500D6" w:rsidRPr="002500D6">
        <w:rPr>
          <w:rFonts w:asciiTheme="minorHAnsi" w:hAnsiTheme="minorHAnsi" w:cstheme="minorHAnsi"/>
          <w:szCs w:val="22"/>
        </w:rPr>
        <w:t>s</w:t>
      </w:r>
      <w:r w:rsidR="00DE45B9">
        <w:rPr>
          <w:rFonts w:asciiTheme="minorHAnsi" w:hAnsiTheme="minorHAnsi" w:cstheme="minorHAnsi"/>
          <w:szCs w:val="22"/>
        </w:rPr>
        <w:t xml:space="preserve">ores ou só </w:t>
      </w:r>
      <w:r w:rsidR="002A24DF">
        <w:rPr>
          <w:rFonts w:asciiTheme="minorHAnsi" w:hAnsiTheme="minorHAnsi" w:cstheme="minorHAnsi"/>
          <w:szCs w:val="22"/>
        </w:rPr>
        <w:t>direcionadas</w:t>
      </w:r>
      <w:r w:rsidR="002500D6" w:rsidRPr="002500D6">
        <w:rPr>
          <w:rFonts w:asciiTheme="minorHAnsi" w:hAnsiTheme="minorHAnsi" w:cstheme="minorHAnsi"/>
          <w:szCs w:val="22"/>
        </w:rPr>
        <w:t xml:space="preserve"> para a contabilidade</w:t>
      </w:r>
      <w:r w:rsidR="002A24DF">
        <w:rPr>
          <w:rFonts w:asciiTheme="minorHAnsi" w:hAnsiTheme="minorHAnsi" w:cstheme="minorHAnsi"/>
          <w:szCs w:val="22"/>
        </w:rPr>
        <w:t xml:space="preserve">, a </w:t>
      </w:r>
      <w:r w:rsidR="002A24DF" w:rsidRPr="00DE4F2B">
        <w:rPr>
          <w:rFonts w:asciiTheme="minorHAnsi" w:hAnsiTheme="minorHAnsi" w:cstheme="minorHAnsi"/>
          <w:i/>
          <w:szCs w:val="22"/>
        </w:rPr>
        <w:t>Codevision</w:t>
      </w:r>
      <w:r w:rsidR="002A24DF">
        <w:rPr>
          <w:rFonts w:asciiTheme="minorHAnsi" w:hAnsiTheme="minorHAnsi" w:cstheme="minorHAnsi"/>
          <w:szCs w:val="22"/>
        </w:rPr>
        <w:t xml:space="preserve"> </w:t>
      </w:r>
      <w:r w:rsidR="00237EEE">
        <w:rPr>
          <w:rFonts w:asciiTheme="minorHAnsi" w:hAnsiTheme="minorHAnsi" w:cstheme="minorHAnsi"/>
          <w:szCs w:val="22"/>
        </w:rPr>
        <w:t>fornece uma aplicação global.</w:t>
      </w:r>
    </w:p>
    <w:p w14:paraId="73436972" w14:textId="77777777" w:rsidR="00601181" w:rsidRDefault="00601181" w:rsidP="00601181">
      <w:pPr>
        <w:rPr>
          <w:rFonts w:asciiTheme="minorHAnsi" w:hAnsiTheme="minorHAnsi" w:cstheme="minorHAnsi"/>
          <w:szCs w:val="22"/>
        </w:rPr>
      </w:pPr>
    </w:p>
    <w:p w14:paraId="31A59DFD" w14:textId="0DB553ED" w:rsidR="00601181" w:rsidRDefault="00601181" w:rsidP="000B682F">
      <w:pPr>
        <w:ind w:firstLine="720"/>
        <w:rPr>
          <w:rFonts w:asciiTheme="minorHAnsi" w:hAnsiTheme="minorHAnsi" w:cstheme="minorHAnsi"/>
          <w:szCs w:val="22"/>
        </w:rPr>
      </w:pPr>
      <w:r>
        <w:rPr>
          <w:rFonts w:asciiTheme="minorHAnsi" w:hAnsiTheme="minorHAnsi" w:cstheme="minorHAnsi"/>
          <w:szCs w:val="22"/>
        </w:rPr>
        <w:t xml:space="preserve">Quanto ao segundo ponto, o poder negocial dos fornecedores, </w:t>
      </w:r>
      <w:r w:rsidR="00DC547C">
        <w:rPr>
          <w:rFonts w:asciiTheme="minorHAnsi" w:hAnsiTheme="minorHAnsi" w:cstheme="minorHAnsi"/>
          <w:szCs w:val="22"/>
        </w:rPr>
        <w:t xml:space="preserve">é fundamental realçar </w:t>
      </w:r>
      <w:r w:rsidR="00BE265D">
        <w:rPr>
          <w:rFonts w:asciiTheme="minorHAnsi" w:hAnsiTheme="minorHAnsi" w:cstheme="minorHAnsi"/>
          <w:szCs w:val="22"/>
        </w:rPr>
        <w:t>que</w:t>
      </w:r>
      <w:r w:rsidR="008B7ADD">
        <w:rPr>
          <w:rFonts w:asciiTheme="minorHAnsi" w:hAnsiTheme="minorHAnsi" w:cstheme="minorHAnsi"/>
          <w:szCs w:val="22"/>
        </w:rPr>
        <w:t xml:space="preserve"> </w:t>
      </w:r>
      <w:r w:rsidR="00BE265D">
        <w:rPr>
          <w:rFonts w:asciiTheme="minorHAnsi" w:hAnsiTheme="minorHAnsi" w:cstheme="minorHAnsi"/>
          <w:szCs w:val="22"/>
        </w:rPr>
        <w:t>a organização não t</w:t>
      </w:r>
      <w:r w:rsidR="008B7ADD">
        <w:rPr>
          <w:rFonts w:asciiTheme="minorHAnsi" w:hAnsiTheme="minorHAnsi" w:cstheme="minorHAnsi"/>
          <w:szCs w:val="22"/>
        </w:rPr>
        <w:t>em</w:t>
      </w:r>
      <w:r w:rsidR="00BE265D">
        <w:rPr>
          <w:rFonts w:asciiTheme="minorHAnsi" w:hAnsiTheme="minorHAnsi" w:cstheme="minorHAnsi"/>
          <w:szCs w:val="22"/>
        </w:rPr>
        <w:t xml:space="preserve"> muitos fornecedores</w:t>
      </w:r>
      <w:r w:rsidR="001C09CE">
        <w:rPr>
          <w:rFonts w:asciiTheme="minorHAnsi" w:hAnsiTheme="minorHAnsi" w:cstheme="minorHAnsi"/>
          <w:szCs w:val="22"/>
        </w:rPr>
        <w:t>,</w:t>
      </w:r>
      <w:r w:rsidR="00BE265D">
        <w:rPr>
          <w:rFonts w:asciiTheme="minorHAnsi" w:hAnsiTheme="minorHAnsi" w:cstheme="minorHAnsi"/>
          <w:szCs w:val="22"/>
        </w:rPr>
        <w:t xml:space="preserve"> </w:t>
      </w:r>
      <w:r w:rsidR="00917417">
        <w:rPr>
          <w:rFonts w:asciiTheme="minorHAnsi" w:hAnsiTheme="minorHAnsi" w:cstheme="minorHAnsi"/>
          <w:szCs w:val="22"/>
        </w:rPr>
        <w:t>m</w:t>
      </w:r>
      <w:r w:rsidR="00BE265D">
        <w:rPr>
          <w:rFonts w:asciiTheme="minorHAnsi" w:hAnsiTheme="minorHAnsi" w:cstheme="minorHAnsi"/>
          <w:szCs w:val="22"/>
        </w:rPr>
        <w:t>a</w:t>
      </w:r>
      <w:r w:rsidR="00917417">
        <w:rPr>
          <w:rFonts w:asciiTheme="minorHAnsi" w:hAnsiTheme="minorHAnsi" w:cstheme="minorHAnsi"/>
          <w:szCs w:val="22"/>
        </w:rPr>
        <w:t>s mantêm uma</w:t>
      </w:r>
      <w:r w:rsidR="00BE265D">
        <w:rPr>
          <w:rFonts w:asciiTheme="minorHAnsi" w:hAnsiTheme="minorHAnsi" w:cstheme="minorHAnsi"/>
          <w:szCs w:val="22"/>
        </w:rPr>
        <w:t xml:space="preserve"> relação de fidelidade com estes últimos. </w:t>
      </w:r>
      <w:r w:rsidR="00CE3CAB">
        <w:rPr>
          <w:rFonts w:asciiTheme="minorHAnsi" w:hAnsiTheme="minorHAnsi" w:cstheme="minorHAnsi"/>
          <w:szCs w:val="22"/>
        </w:rPr>
        <w:t>Destacam-se os seguintes pontos:</w:t>
      </w:r>
    </w:p>
    <w:p w14:paraId="2428E2D1" w14:textId="1C1CCD63" w:rsidR="004A552B" w:rsidRPr="009F6D0A" w:rsidRDefault="00600660" w:rsidP="003461A6">
      <w:pPr>
        <w:pStyle w:val="ListParagraph"/>
        <w:numPr>
          <w:ilvl w:val="0"/>
          <w:numId w:val="10"/>
        </w:numPr>
        <w:rPr>
          <w:rFonts w:asciiTheme="minorHAnsi" w:hAnsiTheme="minorHAnsi" w:cstheme="minorHAnsi"/>
          <w:szCs w:val="22"/>
        </w:rPr>
      </w:pPr>
      <w:r w:rsidRPr="009F6D0A">
        <w:rPr>
          <w:rFonts w:asciiTheme="minorHAnsi" w:hAnsiTheme="minorHAnsi" w:cstheme="minorHAnsi"/>
          <w:szCs w:val="22"/>
        </w:rPr>
        <w:t xml:space="preserve">Sendo a </w:t>
      </w:r>
      <w:r w:rsidRPr="00C25E7B">
        <w:rPr>
          <w:rFonts w:asciiTheme="minorHAnsi" w:hAnsiTheme="minorHAnsi" w:cstheme="minorHAnsi"/>
          <w:i/>
          <w:szCs w:val="22"/>
        </w:rPr>
        <w:t>Codevision</w:t>
      </w:r>
      <w:r w:rsidRPr="009F6D0A">
        <w:rPr>
          <w:rFonts w:asciiTheme="minorHAnsi" w:hAnsiTheme="minorHAnsi" w:cstheme="minorHAnsi"/>
          <w:szCs w:val="22"/>
        </w:rPr>
        <w:t xml:space="preserve"> a sua produtora de software, os fornecedores desta mesma </w:t>
      </w:r>
      <w:r w:rsidR="002D748C" w:rsidRPr="009F6D0A">
        <w:rPr>
          <w:rFonts w:asciiTheme="minorHAnsi" w:hAnsiTheme="minorHAnsi" w:cstheme="minorHAnsi"/>
          <w:szCs w:val="22"/>
        </w:rPr>
        <w:t>direcionam-se mais para a parte do hardware</w:t>
      </w:r>
      <w:r w:rsidR="004A552B" w:rsidRPr="009F6D0A">
        <w:rPr>
          <w:rFonts w:asciiTheme="minorHAnsi" w:hAnsiTheme="minorHAnsi" w:cstheme="minorHAnsi"/>
          <w:szCs w:val="22"/>
        </w:rPr>
        <w:t xml:space="preserve">. </w:t>
      </w:r>
      <w:r w:rsidR="002D748C" w:rsidRPr="009F6D0A">
        <w:rPr>
          <w:rFonts w:asciiTheme="minorHAnsi" w:hAnsiTheme="minorHAnsi" w:cstheme="minorHAnsi"/>
          <w:szCs w:val="22"/>
        </w:rPr>
        <w:t>Estes f</w:t>
      </w:r>
      <w:r w:rsidR="004A552B" w:rsidRPr="009F6D0A">
        <w:rPr>
          <w:rFonts w:asciiTheme="minorHAnsi" w:hAnsiTheme="minorHAnsi" w:cstheme="minorHAnsi"/>
          <w:szCs w:val="22"/>
        </w:rPr>
        <w:t xml:space="preserve">ornecedores </w:t>
      </w:r>
      <w:r w:rsidR="008F1479" w:rsidRPr="009F6D0A">
        <w:rPr>
          <w:rFonts w:asciiTheme="minorHAnsi" w:hAnsiTheme="minorHAnsi" w:cstheme="minorHAnsi"/>
          <w:szCs w:val="22"/>
        </w:rPr>
        <w:t>disponibilizam matérias</w:t>
      </w:r>
      <w:r w:rsidR="00A47D55" w:rsidRPr="009F6D0A">
        <w:rPr>
          <w:rFonts w:asciiTheme="minorHAnsi" w:hAnsiTheme="minorHAnsi" w:cstheme="minorHAnsi"/>
          <w:szCs w:val="22"/>
        </w:rPr>
        <w:t xml:space="preserve">-primas como cartões ou identificadores </w:t>
      </w:r>
      <w:r w:rsidR="00C2646F" w:rsidRPr="009F6D0A">
        <w:rPr>
          <w:rFonts w:asciiTheme="minorHAnsi" w:hAnsiTheme="minorHAnsi" w:cstheme="minorHAnsi"/>
          <w:szCs w:val="22"/>
        </w:rPr>
        <w:t xml:space="preserve">para os alunos utilizarem no acesso aos estabelecimentos de ensino ou para </w:t>
      </w:r>
      <w:r w:rsidR="00000555" w:rsidRPr="009F6D0A">
        <w:rPr>
          <w:rFonts w:asciiTheme="minorHAnsi" w:hAnsiTheme="minorHAnsi" w:cstheme="minorHAnsi"/>
          <w:szCs w:val="22"/>
        </w:rPr>
        <w:t>usufruírem</w:t>
      </w:r>
      <w:r w:rsidR="006F7BB2" w:rsidRPr="009F6D0A">
        <w:rPr>
          <w:rFonts w:asciiTheme="minorHAnsi" w:hAnsiTheme="minorHAnsi" w:cstheme="minorHAnsi"/>
          <w:szCs w:val="22"/>
        </w:rPr>
        <w:t xml:space="preserve"> dos serviços </w:t>
      </w:r>
      <w:r w:rsidR="001C6F23" w:rsidRPr="009F6D0A">
        <w:rPr>
          <w:rFonts w:asciiTheme="minorHAnsi" w:hAnsiTheme="minorHAnsi" w:cstheme="minorHAnsi"/>
          <w:szCs w:val="22"/>
        </w:rPr>
        <w:t>disponibilizados pel</w:t>
      </w:r>
      <w:r w:rsidR="003226C7">
        <w:rPr>
          <w:rFonts w:asciiTheme="minorHAnsi" w:hAnsiTheme="minorHAnsi" w:cstheme="minorHAnsi"/>
          <w:szCs w:val="22"/>
        </w:rPr>
        <w:t>a</w:t>
      </w:r>
      <w:r w:rsidR="001C6F23" w:rsidRPr="009F6D0A">
        <w:rPr>
          <w:rFonts w:asciiTheme="minorHAnsi" w:hAnsiTheme="minorHAnsi" w:cstheme="minorHAnsi"/>
          <w:szCs w:val="22"/>
        </w:rPr>
        <w:t xml:space="preserve"> escola</w:t>
      </w:r>
      <w:r w:rsidR="009F6D0A">
        <w:rPr>
          <w:rFonts w:asciiTheme="minorHAnsi" w:hAnsiTheme="minorHAnsi" w:cstheme="minorHAnsi"/>
          <w:szCs w:val="22"/>
        </w:rPr>
        <w:t>: refeições e/ou papelaria.</w:t>
      </w:r>
    </w:p>
    <w:p w14:paraId="34E2578C" w14:textId="59CBFB4C" w:rsidR="004A552B" w:rsidRPr="009F6D0A" w:rsidRDefault="00917417" w:rsidP="003461A6">
      <w:pPr>
        <w:pStyle w:val="ListParagraph"/>
        <w:numPr>
          <w:ilvl w:val="0"/>
          <w:numId w:val="10"/>
        </w:numPr>
        <w:rPr>
          <w:rFonts w:asciiTheme="minorHAnsi" w:hAnsiTheme="minorHAnsi" w:cstheme="minorHAnsi"/>
          <w:szCs w:val="22"/>
        </w:rPr>
      </w:pPr>
      <w:r>
        <w:rPr>
          <w:rFonts w:asciiTheme="minorHAnsi" w:hAnsiTheme="minorHAnsi" w:cstheme="minorHAnsi"/>
          <w:szCs w:val="22"/>
        </w:rPr>
        <w:t xml:space="preserve">De </w:t>
      </w:r>
      <w:r w:rsidR="009F6D0A">
        <w:rPr>
          <w:rFonts w:asciiTheme="minorHAnsi" w:hAnsiTheme="minorHAnsi" w:cstheme="minorHAnsi"/>
          <w:szCs w:val="22"/>
        </w:rPr>
        <w:t>referi</w:t>
      </w:r>
      <w:r>
        <w:rPr>
          <w:rFonts w:asciiTheme="minorHAnsi" w:hAnsiTheme="minorHAnsi" w:cstheme="minorHAnsi"/>
          <w:szCs w:val="22"/>
        </w:rPr>
        <w:t>r</w:t>
      </w:r>
      <w:r w:rsidR="009F6D0A">
        <w:rPr>
          <w:rFonts w:asciiTheme="minorHAnsi" w:hAnsiTheme="minorHAnsi" w:cstheme="minorHAnsi"/>
          <w:szCs w:val="22"/>
        </w:rPr>
        <w:t xml:space="preserve"> que os c</w:t>
      </w:r>
      <w:r w:rsidR="004A552B" w:rsidRPr="009F6D0A">
        <w:rPr>
          <w:rFonts w:asciiTheme="minorHAnsi" w:hAnsiTheme="minorHAnsi" w:cstheme="minorHAnsi"/>
          <w:szCs w:val="22"/>
        </w:rPr>
        <w:t>ustos de mudança</w:t>
      </w:r>
      <w:r w:rsidR="009F6D0A">
        <w:rPr>
          <w:rFonts w:asciiTheme="minorHAnsi" w:hAnsiTheme="minorHAnsi" w:cstheme="minorHAnsi"/>
          <w:szCs w:val="22"/>
        </w:rPr>
        <w:t xml:space="preserve"> de fornecedor </w:t>
      </w:r>
      <w:r w:rsidR="004A552B" w:rsidRPr="009F6D0A">
        <w:rPr>
          <w:rFonts w:asciiTheme="minorHAnsi" w:hAnsiTheme="minorHAnsi" w:cstheme="minorHAnsi"/>
          <w:szCs w:val="22"/>
        </w:rPr>
        <w:t>n</w:t>
      </w:r>
      <w:r w:rsidR="009F6D0A">
        <w:rPr>
          <w:rFonts w:asciiTheme="minorHAnsi" w:hAnsiTheme="minorHAnsi" w:cstheme="minorHAnsi"/>
          <w:szCs w:val="22"/>
        </w:rPr>
        <w:t>ã</w:t>
      </w:r>
      <w:r w:rsidR="004A552B" w:rsidRPr="009F6D0A">
        <w:rPr>
          <w:rFonts w:asciiTheme="minorHAnsi" w:hAnsiTheme="minorHAnsi" w:cstheme="minorHAnsi"/>
          <w:szCs w:val="22"/>
        </w:rPr>
        <w:t>o se justificam,</w:t>
      </w:r>
      <w:r w:rsidR="009F6D0A">
        <w:rPr>
          <w:rFonts w:asciiTheme="minorHAnsi" w:hAnsiTheme="minorHAnsi" w:cstheme="minorHAnsi"/>
          <w:szCs w:val="22"/>
        </w:rPr>
        <w:t xml:space="preserve"> preferem a relação</w:t>
      </w:r>
      <w:r w:rsidR="004A552B" w:rsidRPr="009F6D0A">
        <w:rPr>
          <w:rFonts w:asciiTheme="minorHAnsi" w:hAnsiTheme="minorHAnsi" w:cstheme="minorHAnsi"/>
          <w:szCs w:val="22"/>
        </w:rPr>
        <w:t xml:space="preserve"> </w:t>
      </w:r>
      <w:r w:rsidR="009F6D0A">
        <w:rPr>
          <w:rFonts w:asciiTheme="minorHAnsi" w:hAnsiTheme="minorHAnsi" w:cstheme="minorHAnsi"/>
          <w:szCs w:val="22"/>
        </w:rPr>
        <w:t xml:space="preserve">de </w:t>
      </w:r>
      <w:r w:rsidR="00000555">
        <w:rPr>
          <w:rFonts w:asciiTheme="minorHAnsi" w:hAnsiTheme="minorHAnsi" w:cstheme="minorHAnsi"/>
          <w:szCs w:val="22"/>
        </w:rPr>
        <w:t>fidelidade</w:t>
      </w:r>
      <w:r w:rsidR="009F6D0A">
        <w:rPr>
          <w:rFonts w:asciiTheme="minorHAnsi" w:hAnsiTheme="minorHAnsi" w:cstheme="minorHAnsi"/>
          <w:szCs w:val="22"/>
        </w:rPr>
        <w:t xml:space="preserve"> </w:t>
      </w:r>
      <w:r w:rsidR="004A552B" w:rsidRPr="009F6D0A">
        <w:rPr>
          <w:rFonts w:asciiTheme="minorHAnsi" w:hAnsiTheme="minorHAnsi" w:cstheme="minorHAnsi"/>
          <w:szCs w:val="22"/>
        </w:rPr>
        <w:t>a quem lhes prestam serviços. Não lhes interessam se os preços de outros fornecedores s</w:t>
      </w:r>
      <w:r w:rsidR="009F6D0A">
        <w:rPr>
          <w:rFonts w:asciiTheme="minorHAnsi" w:hAnsiTheme="minorHAnsi" w:cstheme="minorHAnsi"/>
          <w:szCs w:val="22"/>
        </w:rPr>
        <w:t>ã</w:t>
      </w:r>
      <w:r w:rsidR="004A552B" w:rsidRPr="009F6D0A">
        <w:rPr>
          <w:rFonts w:asciiTheme="minorHAnsi" w:hAnsiTheme="minorHAnsi" w:cstheme="minorHAnsi"/>
          <w:szCs w:val="22"/>
        </w:rPr>
        <w:t>o mais acessíveis</w:t>
      </w:r>
      <w:r w:rsidR="009F6D0A">
        <w:rPr>
          <w:rFonts w:asciiTheme="minorHAnsi" w:hAnsiTheme="minorHAnsi" w:cstheme="minorHAnsi"/>
          <w:szCs w:val="22"/>
        </w:rPr>
        <w:t xml:space="preserve">. Esta relação de </w:t>
      </w:r>
      <w:r w:rsidR="004A552B" w:rsidRPr="009F6D0A">
        <w:rPr>
          <w:rFonts w:asciiTheme="minorHAnsi" w:hAnsiTheme="minorHAnsi" w:cstheme="minorHAnsi"/>
          <w:szCs w:val="22"/>
        </w:rPr>
        <w:lastRenderedPageBreak/>
        <w:t xml:space="preserve">proximidade </w:t>
      </w:r>
      <w:r w:rsidR="00483A67">
        <w:rPr>
          <w:rFonts w:asciiTheme="minorHAnsi" w:hAnsiTheme="minorHAnsi" w:cstheme="minorHAnsi"/>
          <w:szCs w:val="22"/>
        </w:rPr>
        <w:t xml:space="preserve">tem vantagens para a </w:t>
      </w:r>
      <w:r w:rsidR="00000555">
        <w:rPr>
          <w:rFonts w:asciiTheme="minorHAnsi" w:hAnsiTheme="minorHAnsi" w:cstheme="minorHAnsi"/>
          <w:szCs w:val="22"/>
        </w:rPr>
        <w:t>organização</w:t>
      </w:r>
      <w:r w:rsidR="00714E45">
        <w:rPr>
          <w:rFonts w:asciiTheme="minorHAnsi" w:hAnsiTheme="minorHAnsi" w:cstheme="minorHAnsi"/>
          <w:szCs w:val="22"/>
        </w:rPr>
        <w:t xml:space="preserve"> </w:t>
      </w:r>
      <w:r w:rsidR="004A552B" w:rsidRPr="009F6D0A">
        <w:rPr>
          <w:rFonts w:asciiTheme="minorHAnsi" w:hAnsiTheme="minorHAnsi" w:cstheme="minorHAnsi"/>
          <w:szCs w:val="22"/>
        </w:rPr>
        <w:t>no que toca a tempos de entrega e qualidade do produto. </w:t>
      </w:r>
    </w:p>
    <w:p w14:paraId="2DB0F9BE" w14:textId="77777777" w:rsidR="000B682F" w:rsidRDefault="000B682F" w:rsidP="000B682F">
      <w:pPr>
        <w:rPr>
          <w:rFonts w:ascii="-apple-system-font" w:hAnsi="-apple-system-font"/>
          <w:sz w:val="18"/>
          <w:szCs w:val="18"/>
        </w:rPr>
      </w:pPr>
    </w:p>
    <w:p w14:paraId="37DDFF4E" w14:textId="0A0489DB" w:rsidR="000B682F" w:rsidRDefault="000B682F" w:rsidP="000D0B64">
      <w:pPr>
        <w:ind w:firstLine="720"/>
        <w:rPr>
          <w:rFonts w:asciiTheme="minorHAnsi" w:hAnsiTheme="minorHAnsi" w:cstheme="minorHAnsi"/>
          <w:szCs w:val="22"/>
        </w:rPr>
      </w:pPr>
      <w:r>
        <w:rPr>
          <w:rFonts w:asciiTheme="minorHAnsi" w:hAnsiTheme="minorHAnsi" w:cstheme="minorHAnsi"/>
          <w:szCs w:val="22"/>
        </w:rPr>
        <w:t xml:space="preserve">Quanto à ameaça de novos concorrentes, </w:t>
      </w:r>
      <w:r w:rsidR="00191864">
        <w:rPr>
          <w:rFonts w:asciiTheme="minorHAnsi" w:hAnsiTheme="minorHAnsi" w:cstheme="minorHAnsi"/>
          <w:szCs w:val="22"/>
        </w:rPr>
        <w:t>é importante</w:t>
      </w:r>
      <w:r w:rsidR="00E91320">
        <w:rPr>
          <w:rFonts w:asciiTheme="minorHAnsi" w:hAnsiTheme="minorHAnsi" w:cstheme="minorHAnsi"/>
          <w:szCs w:val="22"/>
        </w:rPr>
        <w:t xml:space="preserve"> referi</w:t>
      </w:r>
      <w:r w:rsidR="00191864">
        <w:rPr>
          <w:rFonts w:asciiTheme="minorHAnsi" w:hAnsiTheme="minorHAnsi" w:cstheme="minorHAnsi"/>
          <w:szCs w:val="22"/>
        </w:rPr>
        <w:t>r</w:t>
      </w:r>
      <w:r w:rsidR="00E91320">
        <w:rPr>
          <w:rFonts w:asciiTheme="minorHAnsi" w:hAnsiTheme="minorHAnsi" w:cstheme="minorHAnsi"/>
          <w:szCs w:val="22"/>
        </w:rPr>
        <w:t xml:space="preserve"> que não há nenhuma</w:t>
      </w:r>
      <w:r w:rsidR="002326F0">
        <w:rPr>
          <w:rFonts w:asciiTheme="minorHAnsi" w:hAnsiTheme="minorHAnsi" w:cstheme="minorHAnsi"/>
          <w:szCs w:val="22"/>
        </w:rPr>
        <w:t xml:space="preserve"> organização, no momento, que </w:t>
      </w:r>
      <w:r w:rsidR="00C45A83">
        <w:rPr>
          <w:rFonts w:asciiTheme="minorHAnsi" w:hAnsiTheme="minorHAnsi" w:cstheme="minorHAnsi"/>
          <w:szCs w:val="22"/>
        </w:rPr>
        <w:t>lhe faça concorrência. Destacam-se os seguintes pontos:</w:t>
      </w:r>
    </w:p>
    <w:p w14:paraId="264A4678" w14:textId="017334F3" w:rsidR="00902A7D" w:rsidRPr="00902A7D" w:rsidRDefault="00902A7D" w:rsidP="003461A6">
      <w:pPr>
        <w:pStyle w:val="ListParagraph"/>
        <w:numPr>
          <w:ilvl w:val="0"/>
          <w:numId w:val="11"/>
        </w:numPr>
        <w:rPr>
          <w:rFonts w:asciiTheme="minorHAnsi" w:hAnsiTheme="minorHAnsi" w:cstheme="minorHAnsi"/>
          <w:szCs w:val="22"/>
        </w:rPr>
      </w:pPr>
      <w:r>
        <w:rPr>
          <w:rFonts w:asciiTheme="minorHAnsi" w:hAnsiTheme="minorHAnsi" w:cstheme="minorHAnsi"/>
          <w:szCs w:val="22"/>
        </w:rPr>
        <w:t>Nã</w:t>
      </w:r>
      <w:r w:rsidRPr="00902A7D">
        <w:rPr>
          <w:rFonts w:asciiTheme="minorHAnsi" w:hAnsiTheme="minorHAnsi" w:cstheme="minorHAnsi"/>
          <w:szCs w:val="22"/>
        </w:rPr>
        <w:t>o h</w:t>
      </w:r>
      <w:r>
        <w:rPr>
          <w:rFonts w:asciiTheme="minorHAnsi" w:hAnsiTheme="minorHAnsi" w:cstheme="minorHAnsi"/>
          <w:szCs w:val="22"/>
        </w:rPr>
        <w:t>á</w:t>
      </w:r>
      <w:r w:rsidRPr="00902A7D">
        <w:rPr>
          <w:rFonts w:asciiTheme="minorHAnsi" w:hAnsiTheme="minorHAnsi" w:cstheme="minorHAnsi"/>
          <w:szCs w:val="22"/>
        </w:rPr>
        <w:t xml:space="preserve"> novos concorrentes a entrar</w:t>
      </w:r>
      <w:r>
        <w:rPr>
          <w:rFonts w:asciiTheme="minorHAnsi" w:hAnsiTheme="minorHAnsi" w:cstheme="minorHAnsi"/>
          <w:szCs w:val="22"/>
        </w:rPr>
        <w:t xml:space="preserve"> no mercado</w:t>
      </w:r>
      <w:r w:rsidRPr="00902A7D">
        <w:rPr>
          <w:rFonts w:asciiTheme="minorHAnsi" w:hAnsiTheme="minorHAnsi" w:cstheme="minorHAnsi"/>
          <w:szCs w:val="22"/>
        </w:rPr>
        <w:t>. Existiu</w:t>
      </w:r>
      <w:r>
        <w:rPr>
          <w:rFonts w:asciiTheme="minorHAnsi" w:hAnsiTheme="minorHAnsi" w:cstheme="minorHAnsi"/>
          <w:szCs w:val="22"/>
        </w:rPr>
        <w:t>, em tempos,</w:t>
      </w:r>
      <w:r w:rsidRPr="00902A7D">
        <w:rPr>
          <w:rFonts w:asciiTheme="minorHAnsi" w:hAnsiTheme="minorHAnsi" w:cstheme="minorHAnsi"/>
          <w:szCs w:val="22"/>
        </w:rPr>
        <w:t xml:space="preserve"> o </w:t>
      </w:r>
      <w:r w:rsidRPr="00727E5E">
        <w:rPr>
          <w:rFonts w:asciiTheme="minorHAnsi" w:hAnsiTheme="minorHAnsi" w:cstheme="minorHAnsi"/>
          <w:i/>
          <w:szCs w:val="22"/>
        </w:rPr>
        <w:t>e360</w:t>
      </w:r>
      <w:r w:rsidRPr="00902A7D">
        <w:rPr>
          <w:rFonts w:asciiTheme="minorHAnsi" w:hAnsiTheme="minorHAnsi" w:cstheme="minorHAnsi"/>
          <w:szCs w:val="22"/>
        </w:rPr>
        <w:t xml:space="preserve"> implementado pelo </w:t>
      </w:r>
      <w:r>
        <w:rPr>
          <w:rFonts w:asciiTheme="minorHAnsi" w:hAnsiTheme="minorHAnsi" w:cstheme="minorHAnsi"/>
          <w:szCs w:val="22"/>
        </w:rPr>
        <w:t>Estado</w:t>
      </w:r>
      <w:r w:rsidR="00C34EB5">
        <w:rPr>
          <w:rFonts w:asciiTheme="minorHAnsi" w:hAnsiTheme="minorHAnsi" w:cstheme="minorHAnsi"/>
          <w:szCs w:val="22"/>
        </w:rPr>
        <w:t>,</w:t>
      </w:r>
      <w:r w:rsidRPr="00902A7D">
        <w:rPr>
          <w:rFonts w:asciiTheme="minorHAnsi" w:hAnsiTheme="minorHAnsi" w:cstheme="minorHAnsi"/>
          <w:szCs w:val="22"/>
        </w:rPr>
        <w:t xml:space="preserve"> mas </w:t>
      </w:r>
      <w:r>
        <w:rPr>
          <w:rFonts w:asciiTheme="minorHAnsi" w:hAnsiTheme="minorHAnsi" w:cstheme="minorHAnsi"/>
          <w:szCs w:val="22"/>
        </w:rPr>
        <w:t>acabou por ser um fiasco</w:t>
      </w:r>
      <w:r w:rsidRPr="00902A7D">
        <w:rPr>
          <w:rFonts w:asciiTheme="minorHAnsi" w:hAnsiTheme="minorHAnsi" w:cstheme="minorHAnsi"/>
          <w:szCs w:val="22"/>
        </w:rPr>
        <w:t xml:space="preserve">. </w:t>
      </w:r>
      <w:r w:rsidR="00191864">
        <w:rPr>
          <w:rFonts w:asciiTheme="minorHAnsi" w:hAnsiTheme="minorHAnsi" w:cstheme="minorHAnsi"/>
          <w:szCs w:val="22"/>
        </w:rPr>
        <w:t>De</w:t>
      </w:r>
      <w:r>
        <w:rPr>
          <w:rFonts w:asciiTheme="minorHAnsi" w:hAnsiTheme="minorHAnsi" w:cstheme="minorHAnsi"/>
          <w:szCs w:val="22"/>
        </w:rPr>
        <w:t xml:space="preserve"> reforç</w:t>
      </w:r>
      <w:r w:rsidR="00191864">
        <w:rPr>
          <w:rFonts w:asciiTheme="minorHAnsi" w:hAnsiTheme="minorHAnsi" w:cstheme="minorHAnsi"/>
          <w:szCs w:val="22"/>
        </w:rPr>
        <w:t>ar</w:t>
      </w:r>
      <w:r>
        <w:rPr>
          <w:rFonts w:asciiTheme="minorHAnsi" w:hAnsiTheme="minorHAnsi" w:cstheme="minorHAnsi"/>
          <w:szCs w:val="22"/>
        </w:rPr>
        <w:t xml:space="preserve"> que, a</w:t>
      </w:r>
      <w:r w:rsidRPr="00902A7D">
        <w:rPr>
          <w:rFonts w:asciiTheme="minorHAnsi" w:hAnsiTheme="minorHAnsi" w:cstheme="minorHAnsi"/>
          <w:szCs w:val="22"/>
        </w:rPr>
        <w:t xml:space="preserve"> nível global</w:t>
      </w:r>
      <w:r>
        <w:rPr>
          <w:rFonts w:asciiTheme="minorHAnsi" w:hAnsiTheme="minorHAnsi" w:cstheme="minorHAnsi"/>
          <w:szCs w:val="22"/>
        </w:rPr>
        <w:t>,</w:t>
      </w:r>
      <w:r w:rsidRPr="00902A7D">
        <w:rPr>
          <w:rFonts w:asciiTheme="minorHAnsi" w:hAnsiTheme="minorHAnsi" w:cstheme="minorHAnsi"/>
          <w:szCs w:val="22"/>
        </w:rPr>
        <w:t xml:space="preserve"> h</w:t>
      </w:r>
      <w:r>
        <w:rPr>
          <w:rFonts w:asciiTheme="minorHAnsi" w:hAnsiTheme="minorHAnsi" w:cstheme="minorHAnsi"/>
          <w:szCs w:val="22"/>
        </w:rPr>
        <w:t>á</w:t>
      </w:r>
      <w:r w:rsidRPr="00902A7D">
        <w:rPr>
          <w:rFonts w:asciiTheme="minorHAnsi" w:hAnsiTheme="minorHAnsi" w:cstheme="minorHAnsi"/>
          <w:szCs w:val="22"/>
        </w:rPr>
        <w:t xml:space="preserve"> apps </w:t>
      </w:r>
      <w:r>
        <w:rPr>
          <w:rFonts w:asciiTheme="minorHAnsi" w:hAnsiTheme="minorHAnsi" w:cstheme="minorHAnsi"/>
          <w:szCs w:val="22"/>
        </w:rPr>
        <w:t>de qualidade</w:t>
      </w:r>
      <w:r w:rsidR="00C34EB5">
        <w:rPr>
          <w:rFonts w:asciiTheme="minorHAnsi" w:hAnsiTheme="minorHAnsi" w:cstheme="minorHAnsi"/>
          <w:szCs w:val="22"/>
        </w:rPr>
        <w:t>,</w:t>
      </w:r>
      <w:r w:rsidRPr="00902A7D">
        <w:rPr>
          <w:rFonts w:asciiTheme="minorHAnsi" w:hAnsiTheme="minorHAnsi" w:cstheme="minorHAnsi"/>
          <w:szCs w:val="22"/>
        </w:rPr>
        <w:t xml:space="preserve"> mas </w:t>
      </w:r>
      <w:r>
        <w:rPr>
          <w:rFonts w:asciiTheme="minorHAnsi" w:hAnsiTheme="minorHAnsi" w:cstheme="minorHAnsi"/>
          <w:szCs w:val="22"/>
        </w:rPr>
        <w:t xml:space="preserve">direcionadas apenas </w:t>
      </w:r>
      <w:r w:rsidRPr="00902A7D">
        <w:rPr>
          <w:rFonts w:asciiTheme="minorHAnsi" w:hAnsiTheme="minorHAnsi" w:cstheme="minorHAnsi"/>
          <w:szCs w:val="22"/>
        </w:rPr>
        <w:t>para coisas espec</w:t>
      </w:r>
      <w:r>
        <w:rPr>
          <w:rFonts w:asciiTheme="minorHAnsi" w:hAnsiTheme="minorHAnsi" w:cstheme="minorHAnsi"/>
          <w:szCs w:val="22"/>
        </w:rPr>
        <w:t>í</w:t>
      </w:r>
      <w:r w:rsidRPr="00902A7D">
        <w:rPr>
          <w:rFonts w:asciiTheme="minorHAnsi" w:hAnsiTheme="minorHAnsi" w:cstheme="minorHAnsi"/>
          <w:szCs w:val="22"/>
        </w:rPr>
        <w:t xml:space="preserve">ficas. </w:t>
      </w:r>
      <w:r>
        <w:rPr>
          <w:rFonts w:asciiTheme="minorHAnsi" w:hAnsiTheme="minorHAnsi" w:cstheme="minorHAnsi"/>
          <w:szCs w:val="22"/>
        </w:rPr>
        <w:t>Por outro lado, a app desenvolvida por eles</w:t>
      </w:r>
      <w:r w:rsidRPr="00902A7D">
        <w:rPr>
          <w:rFonts w:asciiTheme="minorHAnsi" w:hAnsiTheme="minorHAnsi" w:cstheme="minorHAnsi"/>
          <w:szCs w:val="22"/>
        </w:rPr>
        <w:t xml:space="preserve"> </w:t>
      </w:r>
      <w:r>
        <w:rPr>
          <w:rFonts w:asciiTheme="minorHAnsi" w:hAnsiTheme="minorHAnsi" w:cstheme="minorHAnsi"/>
          <w:szCs w:val="22"/>
        </w:rPr>
        <w:t>é</w:t>
      </w:r>
      <w:r w:rsidRPr="00902A7D">
        <w:rPr>
          <w:rFonts w:asciiTheme="minorHAnsi" w:hAnsiTheme="minorHAnsi" w:cstheme="minorHAnsi"/>
          <w:szCs w:val="22"/>
        </w:rPr>
        <w:t xml:space="preserve"> muito completa e de qualidade. </w:t>
      </w:r>
    </w:p>
    <w:p w14:paraId="2802159A" w14:textId="6C8DD206" w:rsidR="00902A7D" w:rsidRPr="00902A7D" w:rsidRDefault="000D0B64" w:rsidP="003461A6">
      <w:pPr>
        <w:pStyle w:val="ListParagraph"/>
        <w:numPr>
          <w:ilvl w:val="0"/>
          <w:numId w:val="11"/>
        </w:numPr>
        <w:rPr>
          <w:rFonts w:asciiTheme="minorHAnsi" w:hAnsiTheme="minorHAnsi" w:cstheme="minorHAnsi"/>
          <w:szCs w:val="22"/>
        </w:rPr>
      </w:pPr>
      <w:r>
        <w:rPr>
          <w:rFonts w:asciiTheme="minorHAnsi" w:hAnsiTheme="minorHAnsi" w:cstheme="minorHAnsi"/>
          <w:szCs w:val="22"/>
        </w:rPr>
        <w:t>Como resposta à ameaça de novos concorrentes, afirm</w:t>
      </w:r>
      <w:r w:rsidR="005A210D">
        <w:rPr>
          <w:rFonts w:asciiTheme="minorHAnsi" w:hAnsiTheme="minorHAnsi" w:cstheme="minorHAnsi"/>
          <w:szCs w:val="22"/>
        </w:rPr>
        <w:t>a-se</w:t>
      </w:r>
      <w:r>
        <w:rPr>
          <w:rFonts w:asciiTheme="minorHAnsi" w:hAnsiTheme="minorHAnsi" w:cstheme="minorHAnsi"/>
          <w:szCs w:val="22"/>
        </w:rPr>
        <w:t xml:space="preserve"> que nunca tentaram obter a p</w:t>
      </w:r>
      <w:r w:rsidR="00902A7D" w:rsidRPr="00902A7D">
        <w:rPr>
          <w:rFonts w:asciiTheme="minorHAnsi" w:hAnsiTheme="minorHAnsi" w:cstheme="minorHAnsi"/>
          <w:szCs w:val="22"/>
        </w:rPr>
        <w:t>refer</w:t>
      </w:r>
      <w:r>
        <w:rPr>
          <w:rFonts w:asciiTheme="minorHAnsi" w:hAnsiTheme="minorHAnsi" w:cstheme="minorHAnsi"/>
          <w:szCs w:val="22"/>
        </w:rPr>
        <w:t>ê</w:t>
      </w:r>
      <w:r w:rsidR="00902A7D" w:rsidRPr="00902A7D">
        <w:rPr>
          <w:rFonts w:asciiTheme="minorHAnsi" w:hAnsiTheme="minorHAnsi" w:cstheme="minorHAnsi"/>
          <w:szCs w:val="22"/>
        </w:rPr>
        <w:t>ncia e exclusividade</w:t>
      </w:r>
      <w:r>
        <w:rPr>
          <w:rFonts w:asciiTheme="minorHAnsi" w:hAnsiTheme="minorHAnsi" w:cstheme="minorHAnsi"/>
          <w:szCs w:val="22"/>
        </w:rPr>
        <w:t xml:space="preserve"> de qualquer comprador e/ou</w:t>
      </w:r>
      <w:r w:rsidR="005A210D">
        <w:rPr>
          <w:rFonts w:asciiTheme="minorHAnsi" w:hAnsiTheme="minorHAnsi" w:cstheme="minorHAnsi"/>
          <w:szCs w:val="22"/>
        </w:rPr>
        <w:t xml:space="preserve"> devido a</w:t>
      </w:r>
      <w:r>
        <w:rPr>
          <w:rFonts w:asciiTheme="minorHAnsi" w:hAnsiTheme="minorHAnsi" w:cstheme="minorHAnsi"/>
          <w:szCs w:val="22"/>
        </w:rPr>
        <w:t xml:space="preserve"> se</w:t>
      </w:r>
      <w:r w:rsidR="005A210D">
        <w:rPr>
          <w:rFonts w:asciiTheme="minorHAnsi" w:hAnsiTheme="minorHAnsi" w:cstheme="minorHAnsi"/>
          <w:szCs w:val="22"/>
        </w:rPr>
        <w:t>rem</w:t>
      </w:r>
      <w:r>
        <w:rPr>
          <w:rFonts w:asciiTheme="minorHAnsi" w:hAnsiTheme="minorHAnsi" w:cstheme="minorHAnsi"/>
          <w:szCs w:val="22"/>
        </w:rPr>
        <w:t xml:space="preserve"> uma</w:t>
      </w:r>
      <w:r w:rsidR="00902A7D" w:rsidRPr="00902A7D">
        <w:rPr>
          <w:rFonts w:asciiTheme="minorHAnsi" w:hAnsiTheme="minorHAnsi" w:cstheme="minorHAnsi"/>
          <w:szCs w:val="22"/>
        </w:rPr>
        <w:t xml:space="preserve"> das empresas mais recentes a entrar no mercado. </w:t>
      </w:r>
    </w:p>
    <w:p w14:paraId="7CD85A34" w14:textId="362C4C83" w:rsidR="00C45A83" w:rsidRPr="00C45A83" w:rsidRDefault="00C45A83" w:rsidP="000D0B64">
      <w:pPr>
        <w:ind w:left="720"/>
        <w:rPr>
          <w:rFonts w:asciiTheme="minorHAnsi" w:hAnsiTheme="minorHAnsi" w:cstheme="minorHAnsi"/>
          <w:szCs w:val="22"/>
        </w:rPr>
      </w:pPr>
    </w:p>
    <w:p w14:paraId="7D8E4518" w14:textId="4B6C4E87" w:rsidR="000D0B64" w:rsidRDefault="000D0B64" w:rsidP="006E7106">
      <w:pPr>
        <w:ind w:firstLine="720"/>
        <w:rPr>
          <w:rFonts w:asciiTheme="minorHAnsi" w:hAnsiTheme="minorHAnsi" w:cstheme="minorHAnsi"/>
          <w:szCs w:val="22"/>
        </w:rPr>
      </w:pPr>
      <w:r>
        <w:rPr>
          <w:rFonts w:asciiTheme="minorHAnsi" w:hAnsiTheme="minorHAnsi" w:cstheme="minorHAnsi"/>
          <w:szCs w:val="22"/>
        </w:rPr>
        <w:t xml:space="preserve">Relativamente ao quarto ponto, </w:t>
      </w:r>
      <w:r w:rsidR="007A72A4">
        <w:rPr>
          <w:rFonts w:asciiTheme="minorHAnsi" w:hAnsiTheme="minorHAnsi" w:cstheme="minorHAnsi"/>
          <w:szCs w:val="22"/>
        </w:rPr>
        <w:t>afirma</w:t>
      </w:r>
      <w:r w:rsidR="003358BB">
        <w:rPr>
          <w:rFonts w:asciiTheme="minorHAnsi" w:hAnsiTheme="minorHAnsi" w:cstheme="minorHAnsi"/>
          <w:szCs w:val="22"/>
        </w:rPr>
        <w:t>-se</w:t>
      </w:r>
      <w:r w:rsidR="007A72A4">
        <w:rPr>
          <w:rFonts w:asciiTheme="minorHAnsi" w:hAnsiTheme="minorHAnsi" w:cstheme="minorHAnsi"/>
          <w:szCs w:val="22"/>
        </w:rPr>
        <w:t xml:space="preserve"> que a maior parte dos seus clientes são escolas privadas</w:t>
      </w:r>
      <w:r w:rsidR="00384784">
        <w:rPr>
          <w:rFonts w:asciiTheme="minorHAnsi" w:hAnsiTheme="minorHAnsi" w:cstheme="minorHAnsi"/>
          <w:szCs w:val="22"/>
        </w:rPr>
        <w:t xml:space="preserve"> e que o seu produto é rentável. Destaca-se assim:</w:t>
      </w:r>
    </w:p>
    <w:p w14:paraId="7CE431F5" w14:textId="2F25C5FB" w:rsidR="00A65D7B" w:rsidRPr="00A65D7B" w:rsidRDefault="00A80C08" w:rsidP="003461A6">
      <w:pPr>
        <w:pStyle w:val="ListParagraph"/>
        <w:numPr>
          <w:ilvl w:val="0"/>
          <w:numId w:val="12"/>
        </w:numPr>
        <w:rPr>
          <w:rFonts w:asciiTheme="minorHAnsi" w:hAnsiTheme="minorHAnsi" w:cstheme="minorHAnsi"/>
          <w:szCs w:val="22"/>
        </w:rPr>
      </w:pPr>
      <w:r>
        <w:rPr>
          <w:rFonts w:asciiTheme="minorHAnsi" w:hAnsiTheme="minorHAnsi" w:cstheme="minorHAnsi"/>
          <w:szCs w:val="22"/>
        </w:rPr>
        <w:t>É importante</w:t>
      </w:r>
      <w:r w:rsidR="00CC63E7">
        <w:rPr>
          <w:rFonts w:asciiTheme="minorHAnsi" w:hAnsiTheme="minorHAnsi" w:cstheme="minorHAnsi"/>
          <w:szCs w:val="22"/>
        </w:rPr>
        <w:t xml:space="preserve"> referir que o seu produto t</w:t>
      </w:r>
      <w:r w:rsidR="00A65D7B" w:rsidRPr="00A65D7B">
        <w:rPr>
          <w:rFonts w:asciiTheme="minorHAnsi" w:hAnsiTheme="minorHAnsi" w:cstheme="minorHAnsi"/>
          <w:szCs w:val="22"/>
        </w:rPr>
        <w:t>em uma solução base e as escolas podem ir adquirindo novos m</w:t>
      </w:r>
      <w:r w:rsidR="00CC63E7">
        <w:rPr>
          <w:rFonts w:asciiTheme="minorHAnsi" w:hAnsiTheme="minorHAnsi" w:cstheme="minorHAnsi"/>
          <w:szCs w:val="22"/>
        </w:rPr>
        <w:t>ó</w:t>
      </w:r>
      <w:r w:rsidR="00A65D7B" w:rsidRPr="00A65D7B">
        <w:rPr>
          <w:rFonts w:asciiTheme="minorHAnsi" w:hAnsiTheme="minorHAnsi" w:cstheme="minorHAnsi"/>
          <w:szCs w:val="22"/>
        </w:rPr>
        <w:t xml:space="preserve">dulos: faturação, </w:t>
      </w:r>
      <w:r w:rsidR="00A65D7B" w:rsidRPr="00721CAA">
        <w:rPr>
          <w:rFonts w:asciiTheme="minorHAnsi" w:hAnsiTheme="minorHAnsi" w:cstheme="minorHAnsi"/>
          <w:i/>
          <w:szCs w:val="22"/>
        </w:rPr>
        <w:t>EQAVET</w:t>
      </w:r>
      <w:r w:rsidR="00A65D7B" w:rsidRPr="00A65D7B">
        <w:rPr>
          <w:rFonts w:asciiTheme="minorHAnsi" w:hAnsiTheme="minorHAnsi" w:cstheme="minorHAnsi"/>
          <w:szCs w:val="22"/>
        </w:rPr>
        <w:t>, para os encarregados de educação marcarem reuniões</w:t>
      </w:r>
      <w:r w:rsidR="00940591">
        <w:rPr>
          <w:rFonts w:asciiTheme="minorHAnsi" w:hAnsiTheme="minorHAnsi" w:cstheme="minorHAnsi"/>
          <w:szCs w:val="22"/>
        </w:rPr>
        <w:t>,</w:t>
      </w:r>
      <w:r w:rsidR="00CC63E7">
        <w:rPr>
          <w:rFonts w:asciiTheme="minorHAnsi" w:hAnsiTheme="minorHAnsi" w:cstheme="minorHAnsi"/>
          <w:szCs w:val="22"/>
        </w:rPr>
        <w:t xml:space="preserve"> etc</w:t>
      </w:r>
      <w:r w:rsidR="00A65D7B" w:rsidRPr="00A65D7B">
        <w:rPr>
          <w:rFonts w:asciiTheme="minorHAnsi" w:hAnsiTheme="minorHAnsi" w:cstheme="minorHAnsi"/>
          <w:szCs w:val="22"/>
        </w:rPr>
        <w:t>.</w:t>
      </w:r>
      <w:r w:rsidR="00761211">
        <w:rPr>
          <w:rFonts w:asciiTheme="minorHAnsi" w:hAnsiTheme="minorHAnsi" w:cstheme="minorHAnsi"/>
          <w:szCs w:val="22"/>
        </w:rPr>
        <w:t xml:space="preserve"> </w:t>
      </w:r>
      <w:r w:rsidR="00A65D7B" w:rsidRPr="00A65D7B">
        <w:rPr>
          <w:rFonts w:asciiTheme="minorHAnsi" w:hAnsiTheme="minorHAnsi" w:cstheme="minorHAnsi"/>
          <w:szCs w:val="22"/>
        </w:rPr>
        <w:t>Dada a relação que t</w:t>
      </w:r>
      <w:r w:rsidR="00761211">
        <w:rPr>
          <w:rFonts w:asciiTheme="minorHAnsi" w:hAnsiTheme="minorHAnsi" w:cstheme="minorHAnsi"/>
          <w:szCs w:val="22"/>
        </w:rPr>
        <w:t>ê</w:t>
      </w:r>
      <w:r w:rsidR="00A65D7B" w:rsidRPr="00A65D7B">
        <w:rPr>
          <w:rFonts w:asciiTheme="minorHAnsi" w:hAnsiTheme="minorHAnsi" w:cstheme="minorHAnsi"/>
          <w:szCs w:val="22"/>
        </w:rPr>
        <w:t>m</w:t>
      </w:r>
      <w:r w:rsidR="00761211">
        <w:rPr>
          <w:rFonts w:asciiTheme="minorHAnsi" w:hAnsiTheme="minorHAnsi" w:cstheme="minorHAnsi"/>
          <w:szCs w:val="22"/>
        </w:rPr>
        <w:t xml:space="preserve"> com os privados</w:t>
      </w:r>
      <w:r w:rsidR="00A65D7B" w:rsidRPr="00A65D7B">
        <w:rPr>
          <w:rFonts w:asciiTheme="minorHAnsi" w:hAnsiTheme="minorHAnsi" w:cstheme="minorHAnsi"/>
          <w:szCs w:val="22"/>
        </w:rPr>
        <w:t>, v</w:t>
      </w:r>
      <w:r w:rsidR="00761211">
        <w:rPr>
          <w:rFonts w:asciiTheme="minorHAnsi" w:hAnsiTheme="minorHAnsi" w:cstheme="minorHAnsi"/>
          <w:szCs w:val="22"/>
        </w:rPr>
        <w:t>ã</w:t>
      </w:r>
      <w:r w:rsidR="00A65D7B" w:rsidRPr="00A65D7B">
        <w:rPr>
          <w:rFonts w:asciiTheme="minorHAnsi" w:hAnsiTheme="minorHAnsi" w:cstheme="minorHAnsi"/>
          <w:szCs w:val="22"/>
        </w:rPr>
        <w:t xml:space="preserve">o tentando disponibilizar anualmente modelos adicionais para que eles tenham sempre a necessidade de ir comprando </w:t>
      </w:r>
      <w:r w:rsidR="000D28ED">
        <w:rPr>
          <w:rFonts w:asciiTheme="minorHAnsi" w:hAnsiTheme="minorHAnsi" w:cstheme="minorHAnsi"/>
          <w:szCs w:val="22"/>
        </w:rPr>
        <w:t>novas opções</w:t>
      </w:r>
      <w:r w:rsidR="00A65D7B" w:rsidRPr="00A65D7B">
        <w:rPr>
          <w:rFonts w:asciiTheme="minorHAnsi" w:hAnsiTheme="minorHAnsi" w:cstheme="minorHAnsi"/>
          <w:szCs w:val="22"/>
        </w:rPr>
        <w:t xml:space="preserve"> para al</w:t>
      </w:r>
      <w:r w:rsidR="000D28ED">
        <w:rPr>
          <w:rFonts w:asciiTheme="minorHAnsi" w:hAnsiTheme="minorHAnsi" w:cstheme="minorHAnsi"/>
          <w:szCs w:val="22"/>
        </w:rPr>
        <w:t>é</w:t>
      </w:r>
      <w:r w:rsidR="00A65D7B" w:rsidRPr="00A65D7B">
        <w:rPr>
          <w:rFonts w:asciiTheme="minorHAnsi" w:hAnsiTheme="minorHAnsi" w:cstheme="minorHAnsi"/>
          <w:szCs w:val="22"/>
        </w:rPr>
        <w:t>m do rendimento das aven</w:t>
      </w:r>
      <w:r w:rsidR="000D28ED">
        <w:rPr>
          <w:rFonts w:asciiTheme="minorHAnsi" w:hAnsiTheme="minorHAnsi" w:cstheme="minorHAnsi"/>
          <w:szCs w:val="22"/>
        </w:rPr>
        <w:t>ç</w:t>
      </w:r>
      <w:r w:rsidR="00A65D7B" w:rsidRPr="00A65D7B">
        <w:rPr>
          <w:rFonts w:asciiTheme="minorHAnsi" w:hAnsiTheme="minorHAnsi" w:cstheme="minorHAnsi"/>
          <w:szCs w:val="22"/>
        </w:rPr>
        <w:t>as mensais.</w:t>
      </w:r>
      <w:r w:rsidR="000D28ED">
        <w:rPr>
          <w:rFonts w:asciiTheme="minorHAnsi" w:hAnsiTheme="minorHAnsi" w:cstheme="minorHAnsi"/>
          <w:szCs w:val="22"/>
        </w:rPr>
        <w:t xml:space="preserve"> </w:t>
      </w:r>
      <w:r w:rsidR="003474ED">
        <w:rPr>
          <w:rFonts w:asciiTheme="minorHAnsi" w:hAnsiTheme="minorHAnsi" w:cstheme="minorHAnsi"/>
          <w:szCs w:val="22"/>
        </w:rPr>
        <w:t>Afirmaram também novamente que o poder de compra dos seus clientes não é baixo;</w:t>
      </w:r>
    </w:p>
    <w:p w14:paraId="71781016" w14:textId="56D69207" w:rsidR="00A65D7B" w:rsidRPr="003474ED" w:rsidRDefault="00A80C08" w:rsidP="003461A6">
      <w:pPr>
        <w:pStyle w:val="ListParagraph"/>
        <w:numPr>
          <w:ilvl w:val="0"/>
          <w:numId w:val="12"/>
        </w:numPr>
        <w:rPr>
          <w:rFonts w:asciiTheme="minorHAnsi" w:hAnsiTheme="minorHAnsi" w:cstheme="minorHAnsi"/>
          <w:szCs w:val="22"/>
        </w:rPr>
      </w:pPr>
      <w:r>
        <w:rPr>
          <w:rFonts w:asciiTheme="minorHAnsi" w:hAnsiTheme="minorHAnsi" w:cstheme="minorHAnsi"/>
          <w:szCs w:val="22"/>
        </w:rPr>
        <w:t>R</w:t>
      </w:r>
      <w:r w:rsidR="003474ED">
        <w:rPr>
          <w:rFonts w:asciiTheme="minorHAnsi" w:hAnsiTheme="minorHAnsi" w:cstheme="minorHAnsi"/>
          <w:szCs w:val="22"/>
        </w:rPr>
        <w:t>eiter</w:t>
      </w:r>
      <w:r>
        <w:rPr>
          <w:rFonts w:asciiTheme="minorHAnsi" w:hAnsiTheme="minorHAnsi" w:cstheme="minorHAnsi"/>
          <w:szCs w:val="22"/>
        </w:rPr>
        <w:t>a-se</w:t>
      </w:r>
      <w:r w:rsidR="003474ED">
        <w:rPr>
          <w:rFonts w:asciiTheme="minorHAnsi" w:hAnsiTheme="minorHAnsi" w:cstheme="minorHAnsi"/>
          <w:szCs w:val="22"/>
        </w:rPr>
        <w:t xml:space="preserve"> que o </w:t>
      </w:r>
      <w:r w:rsidR="006C5978">
        <w:rPr>
          <w:rFonts w:asciiTheme="minorHAnsi" w:hAnsiTheme="minorHAnsi" w:cstheme="minorHAnsi"/>
          <w:szCs w:val="22"/>
        </w:rPr>
        <w:t>seu produto</w:t>
      </w:r>
      <w:r w:rsidR="00A65D7B" w:rsidRPr="003474ED">
        <w:rPr>
          <w:rFonts w:asciiTheme="minorHAnsi" w:hAnsiTheme="minorHAnsi" w:cstheme="minorHAnsi"/>
          <w:szCs w:val="22"/>
        </w:rPr>
        <w:t xml:space="preserve"> </w:t>
      </w:r>
      <w:r w:rsidR="006C5978">
        <w:rPr>
          <w:rFonts w:asciiTheme="minorHAnsi" w:hAnsiTheme="minorHAnsi" w:cstheme="minorHAnsi"/>
          <w:szCs w:val="22"/>
        </w:rPr>
        <w:t>é</w:t>
      </w:r>
      <w:r w:rsidR="00A65D7B" w:rsidRPr="003474ED">
        <w:rPr>
          <w:rFonts w:asciiTheme="minorHAnsi" w:hAnsiTheme="minorHAnsi" w:cstheme="minorHAnsi"/>
          <w:szCs w:val="22"/>
        </w:rPr>
        <w:t xml:space="preserve"> rent</w:t>
      </w:r>
      <w:r w:rsidR="006C5978">
        <w:rPr>
          <w:rFonts w:asciiTheme="minorHAnsi" w:hAnsiTheme="minorHAnsi" w:cstheme="minorHAnsi"/>
          <w:szCs w:val="22"/>
        </w:rPr>
        <w:t xml:space="preserve">ável. </w:t>
      </w:r>
      <w:r>
        <w:rPr>
          <w:rFonts w:asciiTheme="minorHAnsi" w:hAnsiTheme="minorHAnsi" w:cstheme="minorHAnsi"/>
          <w:szCs w:val="22"/>
        </w:rPr>
        <w:t>De facto,</w:t>
      </w:r>
      <w:r w:rsidR="003C0889">
        <w:rPr>
          <w:rFonts w:asciiTheme="minorHAnsi" w:hAnsiTheme="minorHAnsi" w:cstheme="minorHAnsi"/>
          <w:szCs w:val="22"/>
        </w:rPr>
        <w:t xml:space="preserve"> há lucro na</w:t>
      </w:r>
      <w:r w:rsidR="00A65D7B" w:rsidRPr="003474ED">
        <w:rPr>
          <w:rFonts w:asciiTheme="minorHAnsi" w:hAnsiTheme="minorHAnsi" w:cstheme="minorHAnsi"/>
          <w:szCs w:val="22"/>
        </w:rPr>
        <w:t xml:space="preserve"> maior parte </w:t>
      </w:r>
      <w:r w:rsidR="00940591">
        <w:rPr>
          <w:rFonts w:asciiTheme="minorHAnsi" w:hAnsiTheme="minorHAnsi" w:cstheme="minorHAnsi"/>
          <w:szCs w:val="22"/>
        </w:rPr>
        <w:t>das</w:t>
      </w:r>
      <w:r w:rsidR="00A65D7B" w:rsidRPr="003474ED">
        <w:rPr>
          <w:rFonts w:asciiTheme="minorHAnsi" w:hAnsiTheme="minorHAnsi" w:cstheme="minorHAnsi"/>
          <w:szCs w:val="22"/>
        </w:rPr>
        <w:t xml:space="preserve"> </w:t>
      </w:r>
      <w:r w:rsidR="00834CE1">
        <w:rPr>
          <w:rFonts w:asciiTheme="minorHAnsi" w:hAnsiTheme="minorHAnsi" w:cstheme="minorHAnsi"/>
          <w:szCs w:val="22"/>
        </w:rPr>
        <w:t>vendas com os clientes</w:t>
      </w:r>
      <w:r w:rsidR="00C34EB5">
        <w:rPr>
          <w:rFonts w:asciiTheme="minorHAnsi" w:hAnsiTheme="minorHAnsi" w:cstheme="minorHAnsi"/>
          <w:szCs w:val="22"/>
        </w:rPr>
        <w:t>,</w:t>
      </w:r>
      <w:r w:rsidR="00A65D7B" w:rsidRPr="003474ED">
        <w:rPr>
          <w:rFonts w:asciiTheme="minorHAnsi" w:hAnsiTheme="minorHAnsi" w:cstheme="minorHAnsi"/>
          <w:szCs w:val="22"/>
        </w:rPr>
        <w:t xml:space="preserve"> mas h</w:t>
      </w:r>
      <w:r w:rsidR="00834CE1">
        <w:rPr>
          <w:rFonts w:asciiTheme="minorHAnsi" w:hAnsiTheme="minorHAnsi" w:cstheme="minorHAnsi"/>
          <w:szCs w:val="22"/>
        </w:rPr>
        <w:t>á</w:t>
      </w:r>
      <w:r w:rsidR="00A65D7B" w:rsidRPr="003474ED">
        <w:rPr>
          <w:rFonts w:asciiTheme="minorHAnsi" w:hAnsiTheme="minorHAnsi" w:cstheme="minorHAnsi"/>
          <w:szCs w:val="22"/>
        </w:rPr>
        <w:t xml:space="preserve"> casos que tentam perder um bocado </w:t>
      </w:r>
      <w:r w:rsidR="00834CE1">
        <w:rPr>
          <w:rFonts w:asciiTheme="minorHAnsi" w:hAnsiTheme="minorHAnsi" w:cstheme="minorHAnsi"/>
          <w:szCs w:val="22"/>
        </w:rPr>
        <w:t>nesse momento</w:t>
      </w:r>
      <w:r w:rsidR="00A65D7B" w:rsidRPr="003474ED">
        <w:rPr>
          <w:rFonts w:asciiTheme="minorHAnsi" w:hAnsiTheme="minorHAnsi" w:cstheme="minorHAnsi"/>
          <w:szCs w:val="22"/>
        </w:rPr>
        <w:t xml:space="preserve"> para ganhar no futuro. </w:t>
      </w:r>
      <w:r w:rsidR="00834CE1">
        <w:rPr>
          <w:rFonts w:asciiTheme="minorHAnsi" w:hAnsiTheme="minorHAnsi" w:cstheme="minorHAnsi"/>
          <w:szCs w:val="22"/>
        </w:rPr>
        <w:t>É</w:t>
      </w:r>
      <w:r w:rsidR="00A65D7B" w:rsidRPr="003474ED">
        <w:rPr>
          <w:rFonts w:asciiTheme="minorHAnsi" w:hAnsiTheme="minorHAnsi" w:cstheme="minorHAnsi"/>
          <w:szCs w:val="22"/>
        </w:rPr>
        <w:t xml:space="preserve"> preferível </w:t>
      </w:r>
      <w:r w:rsidR="00834CE1">
        <w:rPr>
          <w:rFonts w:asciiTheme="minorHAnsi" w:hAnsiTheme="minorHAnsi" w:cstheme="minorHAnsi"/>
          <w:szCs w:val="22"/>
        </w:rPr>
        <w:t xml:space="preserve">para a organização </w:t>
      </w:r>
      <w:r w:rsidR="00A65D7B" w:rsidRPr="003474ED">
        <w:rPr>
          <w:rFonts w:asciiTheme="minorHAnsi" w:hAnsiTheme="minorHAnsi" w:cstheme="minorHAnsi"/>
          <w:szCs w:val="22"/>
        </w:rPr>
        <w:t xml:space="preserve">baixar o preço </w:t>
      </w:r>
      <w:r w:rsidR="00834CE1">
        <w:rPr>
          <w:rFonts w:asciiTheme="minorHAnsi" w:hAnsiTheme="minorHAnsi" w:cstheme="minorHAnsi"/>
          <w:szCs w:val="22"/>
        </w:rPr>
        <w:t>sabendo que</w:t>
      </w:r>
      <w:r w:rsidR="00A65D7B" w:rsidRPr="003474ED">
        <w:rPr>
          <w:rFonts w:asciiTheme="minorHAnsi" w:hAnsiTheme="minorHAnsi" w:cstheme="minorHAnsi"/>
          <w:szCs w:val="22"/>
        </w:rPr>
        <w:t xml:space="preserve"> no futuro o cliente vai comprar </w:t>
      </w:r>
      <w:r w:rsidR="00D72465">
        <w:rPr>
          <w:rFonts w:asciiTheme="minorHAnsi" w:hAnsiTheme="minorHAnsi" w:cstheme="minorHAnsi"/>
          <w:szCs w:val="22"/>
        </w:rPr>
        <w:t>nov</w:t>
      </w:r>
      <w:r w:rsidR="00A65D7B" w:rsidRPr="003474ED">
        <w:rPr>
          <w:rFonts w:asciiTheme="minorHAnsi" w:hAnsiTheme="minorHAnsi" w:cstheme="minorHAnsi"/>
          <w:szCs w:val="22"/>
        </w:rPr>
        <w:t>os m</w:t>
      </w:r>
      <w:r w:rsidR="00D72465">
        <w:rPr>
          <w:rFonts w:asciiTheme="minorHAnsi" w:hAnsiTheme="minorHAnsi" w:cstheme="minorHAnsi"/>
          <w:szCs w:val="22"/>
        </w:rPr>
        <w:t>ó</w:t>
      </w:r>
      <w:r w:rsidR="00A65D7B" w:rsidRPr="003474ED">
        <w:rPr>
          <w:rFonts w:asciiTheme="minorHAnsi" w:hAnsiTheme="minorHAnsi" w:cstheme="minorHAnsi"/>
          <w:szCs w:val="22"/>
        </w:rPr>
        <w:t>dulos que eles fornecem. H</w:t>
      </w:r>
      <w:r w:rsidR="00D72465">
        <w:rPr>
          <w:rFonts w:asciiTheme="minorHAnsi" w:hAnsiTheme="minorHAnsi" w:cstheme="minorHAnsi"/>
          <w:szCs w:val="22"/>
        </w:rPr>
        <w:t>á casos de</w:t>
      </w:r>
      <w:r w:rsidR="00A65D7B" w:rsidRPr="003474ED">
        <w:rPr>
          <w:rFonts w:asciiTheme="minorHAnsi" w:hAnsiTheme="minorHAnsi" w:cstheme="minorHAnsi"/>
          <w:szCs w:val="22"/>
        </w:rPr>
        <w:t xml:space="preserve"> alguns colégios que, s</w:t>
      </w:r>
      <w:r w:rsidR="00D72465">
        <w:rPr>
          <w:rFonts w:asciiTheme="minorHAnsi" w:hAnsiTheme="minorHAnsi" w:cstheme="minorHAnsi"/>
          <w:szCs w:val="22"/>
        </w:rPr>
        <w:t>ó</w:t>
      </w:r>
      <w:r w:rsidR="00A65D7B" w:rsidRPr="003474ED">
        <w:rPr>
          <w:rFonts w:asciiTheme="minorHAnsi" w:hAnsiTheme="minorHAnsi" w:cstheme="minorHAnsi"/>
          <w:szCs w:val="22"/>
        </w:rPr>
        <w:t xml:space="preserve"> por outro colégio ter o produto, eles também t</w:t>
      </w:r>
      <w:r w:rsidR="00D72465">
        <w:rPr>
          <w:rFonts w:asciiTheme="minorHAnsi" w:hAnsiTheme="minorHAnsi" w:cstheme="minorHAnsi"/>
          <w:szCs w:val="22"/>
        </w:rPr>
        <w:t>ê</w:t>
      </w:r>
      <w:r w:rsidR="00A65D7B" w:rsidRPr="003474ED">
        <w:rPr>
          <w:rFonts w:asciiTheme="minorHAnsi" w:hAnsiTheme="minorHAnsi" w:cstheme="minorHAnsi"/>
          <w:szCs w:val="22"/>
        </w:rPr>
        <w:t>m de</w:t>
      </w:r>
      <w:r w:rsidR="00D72465">
        <w:rPr>
          <w:rFonts w:asciiTheme="minorHAnsi" w:hAnsiTheme="minorHAnsi" w:cstheme="minorHAnsi"/>
          <w:szCs w:val="22"/>
        </w:rPr>
        <w:t xml:space="preserve"> o</w:t>
      </w:r>
      <w:r w:rsidR="00A65D7B" w:rsidRPr="003474ED">
        <w:rPr>
          <w:rFonts w:asciiTheme="minorHAnsi" w:hAnsiTheme="minorHAnsi" w:cstheme="minorHAnsi"/>
          <w:szCs w:val="22"/>
        </w:rPr>
        <w:t xml:space="preserve"> ter. </w:t>
      </w:r>
    </w:p>
    <w:p w14:paraId="7B259530" w14:textId="77777777" w:rsidR="006E7106" w:rsidRDefault="006E7106" w:rsidP="00D72465">
      <w:pPr>
        <w:rPr>
          <w:rFonts w:ascii="-apple-system-font" w:hAnsi="-apple-system-font"/>
          <w:sz w:val="18"/>
          <w:szCs w:val="18"/>
        </w:rPr>
      </w:pPr>
    </w:p>
    <w:p w14:paraId="4082F058" w14:textId="5A2B1C0C" w:rsidR="00D72465" w:rsidRDefault="00D72465" w:rsidP="00856185">
      <w:pPr>
        <w:ind w:firstLine="720"/>
        <w:rPr>
          <w:rFonts w:asciiTheme="minorHAnsi" w:hAnsiTheme="minorHAnsi" w:cstheme="minorHAnsi"/>
          <w:szCs w:val="22"/>
        </w:rPr>
      </w:pPr>
      <w:r>
        <w:rPr>
          <w:rFonts w:asciiTheme="minorHAnsi" w:hAnsiTheme="minorHAnsi" w:cstheme="minorHAnsi"/>
          <w:szCs w:val="22"/>
        </w:rPr>
        <w:lastRenderedPageBreak/>
        <w:t xml:space="preserve">Por fim, e quanto à ameaça de novos produtos, </w:t>
      </w:r>
      <w:r w:rsidR="00DC2D4E">
        <w:rPr>
          <w:rFonts w:asciiTheme="minorHAnsi" w:hAnsiTheme="minorHAnsi" w:cstheme="minorHAnsi"/>
          <w:szCs w:val="22"/>
        </w:rPr>
        <w:t xml:space="preserve">a empresa não baixaria o preço do seu produto como uma estratégia de resposta a um novo </w:t>
      </w:r>
      <w:r w:rsidR="00940591">
        <w:rPr>
          <w:rFonts w:asciiTheme="minorHAnsi" w:hAnsiTheme="minorHAnsi" w:cstheme="minorHAnsi"/>
          <w:szCs w:val="22"/>
        </w:rPr>
        <w:t>que surgisse</w:t>
      </w:r>
      <w:r w:rsidR="00DC2D4E">
        <w:rPr>
          <w:rFonts w:asciiTheme="minorHAnsi" w:hAnsiTheme="minorHAnsi" w:cstheme="minorHAnsi"/>
          <w:szCs w:val="22"/>
        </w:rPr>
        <w:t xml:space="preserve">. </w:t>
      </w:r>
      <w:r w:rsidR="00527407">
        <w:rPr>
          <w:rFonts w:asciiTheme="minorHAnsi" w:hAnsiTheme="minorHAnsi" w:cstheme="minorHAnsi"/>
          <w:szCs w:val="22"/>
        </w:rPr>
        <w:t>Destacam-se os seguintes pontos:</w:t>
      </w:r>
    </w:p>
    <w:p w14:paraId="2B2D31AD" w14:textId="31EB85BE" w:rsidR="00B8325F" w:rsidRDefault="00527407" w:rsidP="003461A6">
      <w:pPr>
        <w:pStyle w:val="ListParagraph"/>
        <w:numPr>
          <w:ilvl w:val="0"/>
          <w:numId w:val="13"/>
        </w:numPr>
        <w:rPr>
          <w:rFonts w:asciiTheme="minorHAnsi" w:hAnsiTheme="minorHAnsi" w:cstheme="minorHAnsi"/>
          <w:szCs w:val="22"/>
        </w:rPr>
      </w:pPr>
      <w:r>
        <w:rPr>
          <w:rFonts w:asciiTheme="minorHAnsi" w:hAnsiTheme="minorHAnsi" w:cstheme="minorHAnsi"/>
          <w:szCs w:val="22"/>
        </w:rPr>
        <w:t xml:space="preserve">A </w:t>
      </w:r>
      <w:r w:rsidRPr="00BA346C">
        <w:rPr>
          <w:rFonts w:asciiTheme="minorHAnsi" w:hAnsiTheme="minorHAnsi" w:cstheme="minorHAnsi"/>
          <w:i/>
          <w:szCs w:val="22"/>
        </w:rPr>
        <w:t>Codevision</w:t>
      </w:r>
      <w:r w:rsidRPr="00527407">
        <w:rPr>
          <w:rFonts w:asciiTheme="minorHAnsi" w:hAnsiTheme="minorHAnsi" w:cstheme="minorHAnsi"/>
          <w:szCs w:val="22"/>
        </w:rPr>
        <w:t xml:space="preserve"> j</w:t>
      </w:r>
      <w:r w:rsidR="00567DD9">
        <w:rPr>
          <w:rFonts w:asciiTheme="minorHAnsi" w:hAnsiTheme="minorHAnsi" w:cstheme="minorHAnsi"/>
          <w:szCs w:val="22"/>
        </w:rPr>
        <w:t>á</w:t>
      </w:r>
      <w:r w:rsidRPr="00527407">
        <w:rPr>
          <w:rFonts w:asciiTheme="minorHAnsi" w:hAnsiTheme="minorHAnsi" w:cstheme="minorHAnsi"/>
          <w:szCs w:val="22"/>
        </w:rPr>
        <w:t xml:space="preserve"> cheg</w:t>
      </w:r>
      <w:r w:rsidR="00805E4D">
        <w:rPr>
          <w:rFonts w:asciiTheme="minorHAnsi" w:hAnsiTheme="minorHAnsi" w:cstheme="minorHAnsi"/>
          <w:szCs w:val="22"/>
        </w:rPr>
        <w:t>ou</w:t>
      </w:r>
      <w:r w:rsidRPr="00527407">
        <w:rPr>
          <w:rFonts w:asciiTheme="minorHAnsi" w:hAnsiTheme="minorHAnsi" w:cstheme="minorHAnsi"/>
          <w:szCs w:val="22"/>
        </w:rPr>
        <w:t xml:space="preserve"> a baixar o preço</w:t>
      </w:r>
      <w:r w:rsidR="00567DD9">
        <w:rPr>
          <w:rFonts w:asciiTheme="minorHAnsi" w:hAnsiTheme="minorHAnsi" w:cstheme="minorHAnsi"/>
          <w:szCs w:val="22"/>
        </w:rPr>
        <w:t xml:space="preserve"> do seu produto</w:t>
      </w:r>
      <w:r w:rsidRPr="00527407">
        <w:rPr>
          <w:rFonts w:asciiTheme="minorHAnsi" w:hAnsiTheme="minorHAnsi" w:cstheme="minorHAnsi"/>
          <w:szCs w:val="22"/>
        </w:rPr>
        <w:t xml:space="preserve">. </w:t>
      </w:r>
      <w:r w:rsidR="00567DD9">
        <w:rPr>
          <w:rFonts w:asciiTheme="minorHAnsi" w:hAnsiTheme="minorHAnsi" w:cstheme="minorHAnsi"/>
          <w:szCs w:val="22"/>
        </w:rPr>
        <w:t xml:space="preserve">Contudo, </w:t>
      </w:r>
      <w:r w:rsidR="00C50E4F">
        <w:rPr>
          <w:rFonts w:asciiTheme="minorHAnsi" w:hAnsiTheme="minorHAnsi" w:cstheme="minorHAnsi"/>
          <w:szCs w:val="22"/>
        </w:rPr>
        <w:t>o</w:t>
      </w:r>
      <w:r w:rsidRPr="00527407">
        <w:rPr>
          <w:rFonts w:asciiTheme="minorHAnsi" w:hAnsiTheme="minorHAnsi" w:cstheme="minorHAnsi"/>
          <w:szCs w:val="22"/>
        </w:rPr>
        <w:t xml:space="preserve"> valor justo </w:t>
      </w:r>
      <w:r w:rsidR="00567DD9">
        <w:rPr>
          <w:rFonts w:asciiTheme="minorHAnsi" w:hAnsiTheme="minorHAnsi" w:cstheme="minorHAnsi"/>
          <w:szCs w:val="22"/>
        </w:rPr>
        <w:t>é</w:t>
      </w:r>
      <w:r w:rsidRPr="00527407">
        <w:rPr>
          <w:rFonts w:asciiTheme="minorHAnsi" w:hAnsiTheme="minorHAnsi" w:cstheme="minorHAnsi"/>
          <w:szCs w:val="22"/>
        </w:rPr>
        <w:t xml:space="preserve"> o que cobram</w:t>
      </w:r>
      <w:r w:rsidR="00567DD9">
        <w:rPr>
          <w:rFonts w:asciiTheme="minorHAnsi" w:hAnsiTheme="minorHAnsi" w:cstheme="minorHAnsi"/>
          <w:szCs w:val="22"/>
        </w:rPr>
        <w:t xml:space="preserve"> atualmente</w:t>
      </w:r>
      <w:r w:rsidR="00C86D6C">
        <w:rPr>
          <w:rFonts w:asciiTheme="minorHAnsi" w:hAnsiTheme="minorHAnsi" w:cstheme="minorHAnsi"/>
          <w:szCs w:val="22"/>
        </w:rPr>
        <w:t>,</w:t>
      </w:r>
      <w:r w:rsidR="00ED06F8">
        <w:rPr>
          <w:rFonts w:asciiTheme="minorHAnsi" w:hAnsiTheme="minorHAnsi" w:cstheme="minorHAnsi"/>
          <w:szCs w:val="22"/>
        </w:rPr>
        <w:t xml:space="preserve"> q</w:t>
      </w:r>
      <w:r w:rsidRPr="00527407">
        <w:rPr>
          <w:rFonts w:asciiTheme="minorHAnsi" w:hAnsiTheme="minorHAnsi" w:cstheme="minorHAnsi"/>
          <w:szCs w:val="22"/>
        </w:rPr>
        <w:t>uem d</w:t>
      </w:r>
      <w:r w:rsidR="00ED06F8">
        <w:rPr>
          <w:rFonts w:asciiTheme="minorHAnsi" w:hAnsiTheme="minorHAnsi" w:cstheme="minorHAnsi"/>
          <w:szCs w:val="22"/>
        </w:rPr>
        <w:t>á</w:t>
      </w:r>
      <w:r w:rsidRPr="00527407">
        <w:rPr>
          <w:rFonts w:asciiTheme="minorHAnsi" w:hAnsiTheme="minorHAnsi" w:cstheme="minorHAnsi"/>
          <w:szCs w:val="22"/>
        </w:rPr>
        <w:t xml:space="preserve"> valor ao produto vai compr</w:t>
      </w:r>
      <w:r w:rsidR="00ED06F8">
        <w:rPr>
          <w:rFonts w:asciiTheme="minorHAnsi" w:hAnsiTheme="minorHAnsi" w:cstheme="minorHAnsi"/>
          <w:szCs w:val="22"/>
        </w:rPr>
        <w:t>á</w:t>
      </w:r>
      <w:r w:rsidRPr="00527407">
        <w:rPr>
          <w:rFonts w:asciiTheme="minorHAnsi" w:hAnsiTheme="minorHAnsi" w:cstheme="minorHAnsi"/>
          <w:szCs w:val="22"/>
        </w:rPr>
        <w:t>-lo</w:t>
      </w:r>
      <w:r w:rsidR="00C86D6C">
        <w:rPr>
          <w:rFonts w:asciiTheme="minorHAnsi" w:hAnsiTheme="minorHAnsi" w:cstheme="minorHAnsi"/>
          <w:szCs w:val="22"/>
        </w:rPr>
        <w:t>. A organização</w:t>
      </w:r>
      <w:r w:rsidR="00FC022F">
        <w:rPr>
          <w:rFonts w:asciiTheme="minorHAnsi" w:hAnsiTheme="minorHAnsi" w:cstheme="minorHAnsi"/>
          <w:szCs w:val="22"/>
        </w:rPr>
        <w:t xml:space="preserve"> não </w:t>
      </w:r>
      <w:r w:rsidRPr="00527407">
        <w:rPr>
          <w:rFonts w:asciiTheme="minorHAnsi" w:hAnsiTheme="minorHAnsi" w:cstheme="minorHAnsi"/>
          <w:szCs w:val="22"/>
        </w:rPr>
        <w:t>faz o que os concorrentes</w:t>
      </w:r>
      <w:r w:rsidR="00C86D6C">
        <w:rPr>
          <w:rFonts w:asciiTheme="minorHAnsi" w:hAnsiTheme="minorHAnsi" w:cstheme="minorHAnsi"/>
          <w:szCs w:val="22"/>
        </w:rPr>
        <w:t xml:space="preserve"> fazem</w:t>
      </w:r>
      <w:r w:rsidR="00B8325F">
        <w:rPr>
          <w:rFonts w:asciiTheme="minorHAnsi" w:hAnsiTheme="minorHAnsi" w:cstheme="minorHAnsi"/>
          <w:szCs w:val="22"/>
        </w:rPr>
        <w:t>: oferta do softw</w:t>
      </w:r>
      <w:r w:rsidR="00E3506F">
        <w:rPr>
          <w:rFonts w:asciiTheme="minorHAnsi" w:hAnsiTheme="minorHAnsi" w:cstheme="minorHAnsi"/>
          <w:szCs w:val="22"/>
        </w:rPr>
        <w:t>a</w:t>
      </w:r>
      <w:r w:rsidR="00B8325F">
        <w:rPr>
          <w:rFonts w:asciiTheme="minorHAnsi" w:hAnsiTheme="minorHAnsi" w:cstheme="minorHAnsi"/>
          <w:szCs w:val="22"/>
        </w:rPr>
        <w:t>re.</w:t>
      </w:r>
      <w:r w:rsidRPr="00527407">
        <w:rPr>
          <w:rFonts w:asciiTheme="minorHAnsi" w:hAnsiTheme="minorHAnsi" w:cstheme="minorHAnsi"/>
          <w:szCs w:val="22"/>
        </w:rPr>
        <w:t xml:space="preserve"> </w:t>
      </w:r>
    </w:p>
    <w:p w14:paraId="67FB534C" w14:textId="1264C922" w:rsidR="00504815" w:rsidRPr="00504815" w:rsidRDefault="00527407" w:rsidP="003461A6">
      <w:pPr>
        <w:pStyle w:val="ListParagraph"/>
        <w:numPr>
          <w:ilvl w:val="0"/>
          <w:numId w:val="13"/>
        </w:numPr>
        <w:rPr>
          <w:rFonts w:asciiTheme="minorHAnsi" w:hAnsiTheme="minorHAnsi" w:cstheme="minorHAnsi"/>
          <w:szCs w:val="22"/>
        </w:rPr>
      </w:pPr>
      <w:r w:rsidRPr="00527407">
        <w:rPr>
          <w:rFonts w:asciiTheme="minorHAnsi" w:hAnsiTheme="minorHAnsi" w:cstheme="minorHAnsi"/>
          <w:szCs w:val="22"/>
        </w:rPr>
        <w:t xml:space="preserve">A nova versão do </w:t>
      </w:r>
      <w:r w:rsidR="00856185" w:rsidRPr="00C86D6C">
        <w:rPr>
          <w:rFonts w:asciiTheme="minorHAnsi" w:hAnsiTheme="minorHAnsi" w:cstheme="minorHAnsi"/>
          <w:i/>
          <w:szCs w:val="22"/>
        </w:rPr>
        <w:t>e</w:t>
      </w:r>
      <w:r w:rsidR="00B8325F" w:rsidRPr="00C86D6C">
        <w:rPr>
          <w:rFonts w:asciiTheme="minorHAnsi" w:hAnsiTheme="minorHAnsi" w:cstheme="minorHAnsi"/>
          <w:i/>
          <w:szCs w:val="22"/>
        </w:rPr>
        <w:t>-Scholling</w:t>
      </w:r>
      <w:r w:rsidR="00B8325F">
        <w:rPr>
          <w:rFonts w:asciiTheme="minorHAnsi" w:hAnsiTheme="minorHAnsi" w:cstheme="minorHAnsi"/>
          <w:szCs w:val="22"/>
        </w:rPr>
        <w:t xml:space="preserve"> </w:t>
      </w:r>
      <w:r w:rsidRPr="00527407">
        <w:rPr>
          <w:rFonts w:asciiTheme="minorHAnsi" w:hAnsiTheme="minorHAnsi" w:cstheme="minorHAnsi"/>
          <w:szCs w:val="22"/>
        </w:rPr>
        <w:t>est</w:t>
      </w:r>
      <w:r w:rsidR="00B8325F">
        <w:rPr>
          <w:rFonts w:asciiTheme="minorHAnsi" w:hAnsiTheme="minorHAnsi" w:cstheme="minorHAnsi"/>
          <w:szCs w:val="22"/>
        </w:rPr>
        <w:t>á, para já,</w:t>
      </w:r>
      <w:r w:rsidRPr="00527407">
        <w:rPr>
          <w:rFonts w:asciiTheme="minorHAnsi" w:hAnsiTheme="minorHAnsi" w:cstheme="minorHAnsi"/>
          <w:szCs w:val="22"/>
        </w:rPr>
        <w:t xml:space="preserve"> de graça</w:t>
      </w:r>
      <w:r w:rsidR="00E3506F">
        <w:rPr>
          <w:rFonts w:asciiTheme="minorHAnsi" w:hAnsiTheme="minorHAnsi" w:cstheme="minorHAnsi"/>
          <w:szCs w:val="22"/>
        </w:rPr>
        <w:t>,</w:t>
      </w:r>
      <w:r w:rsidRPr="00527407">
        <w:rPr>
          <w:rFonts w:asciiTheme="minorHAnsi" w:hAnsiTheme="minorHAnsi" w:cstheme="minorHAnsi"/>
          <w:szCs w:val="22"/>
        </w:rPr>
        <w:t xml:space="preserve"> </w:t>
      </w:r>
      <w:r w:rsidR="00E3506F">
        <w:rPr>
          <w:rFonts w:asciiTheme="minorHAnsi" w:hAnsiTheme="minorHAnsi" w:cstheme="minorHAnsi"/>
          <w:szCs w:val="22"/>
        </w:rPr>
        <w:t>de forma a</w:t>
      </w:r>
      <w:r w:rsidRPr="00527407">
        <w:rPr>
          <w:rFonts w:asciiTheme="minorHAnsi" w:hAnsiTheme="minorHAnsi" w:cstheme="minorHAnsi"/>
          <w:szCs w:val="22"/>
        </w:rPr>
        <w:t xml:space="preserve"> se perceber o valor d</w:t>
      </w:r>
      <w:r w:rsidR="00E3506F">
        <w:rPr>
          <w:rFonts w:asciiTheme="minorHAnsi" w:hAnsiTheme="minorHAnsi" w:cstheme="minorHAnsi"/>
          <w:szCs w:val="22"/>
        </w:rPr>
        <w:t>esta mesma.</w:t>
      </w:r>
    </w:p>
    <w:p w14:paraId="79709EDE" w14:textId="77777777" w:rsidR="00D5035C" w:rsidRPr="00D5035C" w:rsidRDefault="00D5035C" w:rsidP="00D5035C">
      <w:pPr>
        <w:rPr>
          <w:rFonts w:asciiTheme="minorHAnsi" w:hAnsiTheme="minorHAnsi" w:cstheme="minorHAnsi"/>
          <w:szCs w:val="22"/>
        </w:rPr>
      </w:pPr>
    </w:p>
    <w:p w14:paraId="145E5C0B" w14:textId="77777777" w:rsidR="000E748A" w:rsidRDefault="000E748A" w:rsidP="000E748A">
      <w:pPr>
        <w:rPr>
          <w:rFonts w:asciiTheme="minorHAnsi" w:hAnsiTheme="minorHAnsi" w:cstheme="minorHAnsi"/>
          <w:szCs w:val="22"/>
        </w:rPr>
      </w:pPr>
    </w:p>
    <w:p w14:paraId="773B5E97" w14:textId="68BFDC2F" w:rsidR="494684D4" w:rsidRDefault="494684D4" w:rsidP="00C41040">
      <w:pPr>
        <w:pStyle w:val="Heading3"/>
        <w:rPr>
          <w:rFonts w:cstheme="minorBidi"/>
          <w:b w:val="0"/>
          <w:bCs/>
        </w:rPr>
      </w:pPr>
      <w:bookmarkStart w:id="37" w:name="_Toc122190803"/>
      <w:r w:rsidRPr="7E4F5C64">
        <w:t xml:space="preserve">II.2.9 </w:t>
      </w:r>
      <w:r w:rsidRPr="7E4F5C64">
        <w:rPr>
          <w:rFonts w:cstheme="minorBidi"/>
          <w:bCs/>
        </w:rPr>
        <w:t>Cadeia de Valor</w:t>
      </w:r>
      <w:bookmarkEnd w:id="37"/>
    </w:p>
    <w:p w14:paraId="2349A7E1" w14:textId="64380739" w:rsidR="7E4F5C64" w:rsidRDefault="7E4F5C64" w:rsidP="7E4F5C64">
      <w:pPr>
        <w:rPr>
          <w:rFonts w:asciiTheme="minorHAnsi" w:hAnsiTheme="minorHAnsi" w:cstheme="minorBidi"/>
          <w:b/>
          <w:bCs/>
        </w:rPr>
      </w:pPr>
    </w:p>
    <w:p w14:paraId="4869CEBE" w14:textId="267EDEF3" w:rsidR="7E4F5C64" w:rsidRPr="00C41EA2" w:rsidRDefault="253FBC84" w:rsidP="00856185">
      <w:pPr>
        <w:ind w:firstLine="720"/>
        <w:rPr>
          <w:rFonts w:eastAsia="Calibri" w:cs="Calibri"/>
          <w:color w:val="171923"/>
          <w:szCs w:val="22"/>
        </w:rPr>
      </w:pPr>
      <w:r w:rsidRPr="7E4F5C64">
        <w:rPr>
          <w:rFonts w:eastAsia="Calibri" w:cs="Calibri"/>
          <w:color w:val="171923"/>
          <w:szCs w:val="22"/>
        </w:rPr>
        <w:t xml:space="preserve">Relativamente </w:t>
      </w:r>
      <w:r w:rsidR="00856185">
        <w:rPr>
          <w:rFonts w:eastAsia="Calibri" w:cs="Calibri"/>
          <w:color w:val="171923"/>
          <w:szCs w:val="22"/>
        </w:rPr>
        <w:t>à</w:t>
      </w:r>
      <w:r w:rsidRPr="7E4F5C64">
        <w:rPr>
          <w:rFonts w:eastAsia="Calibri" w:cs="Calibri"/>
          <w:color w:val="171923"/>
          <w:szCs w:val="22"/>
        </w:rPr>
        <w:t xml:space="preserve"> cadeia de valor, a empresa</w:t>
      </w:r>
      <w:r w:rsidR="00856185">
        <w:rPr>
          <w:rFonts w:eastAsia="Calibri" w:cs="Calibri"/>
          <w:color w:val="171923"/>
          <w:szCs w:val="22"/>
        </w:rPr>
        <w:t>,</w:t>
      </w:r>
      <w:r w:rsidRPr="7E4F5C64">
        <w:rPr>
          <w:rFonts w:eastAsia="Calibri" w:cs="Calibri"/>
          <w:color w:val="171923"/>
          <w:szCs w:val="22"/>
        </w:rPr>
        <w:t xml:space="preserve"> de forma a acrescentar valor ao produto</w:t>
      </w:r>
      <w:r w:rsidR="00856185">
        <w:rPr>
          <w:rFonts w:eastAsia="Calibri" w:cs="Calibri"/>
          <w:color w:val="171923"/>
          <w:szCs w:val="22"/>
        </w:rPr>
        <w:t>,</w:t>
      </w:r>
      <w:r w:rsidRPr="7E4F5C64">
        <w:rPr>
          <w:rFonts w:eastAsia="Calibri" w:cs="Calibri"/>
          <w:color w:val="171923"/>
          <w:szCs w:val="22"/>
        </w:rPr>
        <w:t xml:space="preserve"> implementa várias medidas. Uma das medidas é fazer mudanças consoante o feedback dos clientes (como por exemplo adicionar novas funcionalidades ao programa), que neste caso são escolas tanto de Portugal como do resto do mundo. Com a medida anteriormente referida, aperceberam-se que o seu produto (software de gestão escolar) não estava a </w:t>
      </w:r>
      <w:r w:rsidR="3E2034A4" w:rsidRPr="7E4F5C64">
        <w:rPr>
          <w:rFonts w:eastAsia="Calibri" w:cs="Calibri"/>
          <w:color w:val="171923"/>
          <w:szCs w:val="22"/>
        </w:rPr>
        <w:t>dar valor ao cliente</w:t>
      </w:r>
      <w:r w:rsidR="0018212F">
        <w:rPr>
          <w:rFonts w:eastAsia="Calibri" w:cs="Calibri"/>
          <w:color w:val="171923"/>
          <w:szCs w:val="22"/>
        </w:rPr>
        <w:t>,</w:t>
      </w:r>
      <w:r w:rsidR="3E2034A4" w:rsidRPr="7E4F5C64">
        <w:rPr>
          <w:rFonts w:eastAsia="Calibri" w:cs="Calibri"/>
          <w:color w:val="171923"/>
          <w:szCs w:val="22"/>
        </w:rPr>
        <w:t xml:space="preserve"> logo</w:t>
      </w:r>
      <w:r w:rsidR="0018212F">
        <w:rPr>
          <w:rFonts w:eastAsia="Calibri" w:cs="Calibri"/>
          <w:color w:val="171923"/>
          <w:szCs w:val="22"/>
        </w:rPr>
        <w:t>,</w:t>
      </w:r>
      <w:r w:rsidR="3E2034A4" w:rsidRPr="7E4F5C64">
        <w:rPr>
          <w:rFonts w:eastAsia="Calibri" w:cs="Calibri"/>
          <w:color w:val="171923"/>
          <w:szCs w:val="22"/>
        </w:rPr>
        <w:t xml:space="preserve"> adicionaram mais funcionalidades ao programa para </w:t>
      </w:r>
      <w:r w:rsidR="68DD88D8" w:rsidRPr="7E4F5C64">
        <w:rPr>
          <w:rFonts w:eastAsia="Calibri" w:cs="Calibri"/>
          <w:color w:val="171923"/>
          <w:szCs w:val="22"/>
        </w:rPr>
        <w:t>abranger</w:t>
      </w:r>
      <w:r w:rsidR="3E2034A4" w:rsidRPr="7E4F5C64">
        <w:rPr>
          <w:rFonts w:eastAsia="Calibri" w:cs="Calibri"/>
          <w:color w:val="171923"/>
          <w:szCs w:val="22"/>
        </w:rPr>
        <w:t xml:space="preserve"> </w:t>
      </w:r>
      <w:r w:rsidR="0CA34BDE" w:rsidRPr="7E4F5C64">
        <w:rPr>
          <w:rFonts w:eastAsia="Calibri" w:cs="Calibri"/>
          <w:color w:val="171923"/>
          <w:szCs w:val="22"/>
        </w:rPr>
        <w:t>informações</w:t>
      </w:r>
      <w:r w:rsidR="3E2034A4" w:rsidRPr="7E4F5C64">
        <w:rPr>
          <w:rFonts w:eastAsia="Calibri" w:cs="Calibri"/>
          <w:color w:val="171923"/>
          <w:szCs w:val="22"/>
        </w:rPr>
        <w:t xml:space="preserve"> importantes para os </w:t>
      </w:r>
      <w:r w:rsidR="3B62CEA9" w:rsidRPr="7E4F5C64">
        <w:rPr>
          <w:rFonts w:eastAsia="Calibri" w:cs="Calibri"/>
          <w:color w:val="171923"/>
          <w:szCs w:val="22"/>
        </w:rPr>
        <w:t>pa</w:t>
      </w:r>
      <w:r w:rsidR="792E72D6" w:rsidRPr="7E4F5C64">
        <w:rPr>
          <w:rFonts w:eastAsia="Calibri" w:cs="Calibri"/>
          <w:color w:val="171923"/>
          <w:szCs w:val="22"/>
        </w:rPr>
        <w:t>is</w:t>
      </w:r>
      <w:r w:rsidR="3B62CEA9" w:rsidRPr="7E4F5C64">
        <w:rPr>
          <w:rFonts w:eastAsia="Calibri" w:cs="Calibri"/>
          <w:color w:val="171923"/>
          <w:szCs w:val="22"/>
        </w:rPr>
        <w:t xml:space="preserve"> (</w:t>
      </w:r>
      <w:r w:rsidR="3E2034A4" w:rsidRPr="7E4F5C64">
        <w:rPr>
          <w:rFonts w:eastAsia="Calibri" w:cs="Calibri"/>
          <w:color w:val="171923"/>
          <w:szCs w:val="22"/>
        </w:rPr>
        <w:t>por exemplo notas do seu educando,</w:t>
      </w:r>
      <w:r w:rsidR="2110BA6A" w:rsidRPr="7E4F5C64">
        <w:rPr>
          <w:rFonts w:eastAsia="Calibri" w:cs="Calibri"/>
          <w:color w:val="171923"/>
          <w:szCs w:val="22"/>
        </w:rPr>
        <w:t xml:space="preserve"> </w:t>
      </w:r>
      <w:r w:rsidR="2F85E2B7" w:rsidRPr="7E4F5C64">
        <w:rPr>
          <w:rFonts w:eastAsia="Calibri" w:cs="Calibri"/>
          <w:color w:val="171923"/>
          <w:szCs w:val="22"/>
        </w:rPr>
        <w:t>assiduidade do mesmo etc.).</w:t>
      </w:r>
      <w:r w:rsidR="3E2034A4" w:rsidRPr="7E4F5C64">
        <w:rPr>
          <w:rFonts w:eastAsia="Calibri" w:cs="Calibri"/>
          <w:color w:val="171923"/>
          <w:szCs w:val="22"/>
        </w:rPr>
        <w:t xml:space="preserve"> </w:t>
      </w:r>
      <w:r w:rsidR="63C2FB42" w:rsidRPr="7E4F5C64">
        <w:rPr>
          <w:rFonts w:eastAsia="Calibri" w:cs="Calibri"/>
          <w:color w:val="171923"/>
          <w:szCs w:val="22"/>
        </w:rPr>
        <w:t xml:space="preserve"> </w:t>
      </w:r>
    </w:p>
    <w:p w14:paraId="2606CF86" w14:textId="18EC16D6" w:rsidR="7E4F5C64" w:rsidRDefault="7E4F5C64" w:rsidP="7E4F5C64">
      <w:pPr>
        <w:rPr>
          <w:rFonts w:asciiTheme="minorHAnsi" w:hAnsiTheme="minorHAnsi" w:cstheme="minorBidi"/>
          <w:b/>
          <w:bCs/>
        </w:rPr>
      </w:pPr>
    </w:p>
    <w:p w14:paraId="50AB212D" w14:textId="77777777" w:rsidR="00A13B9E" w:rsidRDefault="00A13B9E" w:rsidP="7E4F5C64">
      <w:pPr>
        <w:rPr>
          <w:rFonts w:asciiTheme="minorHAnsi" w:hAnsiTheme="minorHAnsi" w:cstheme="minorBidi"/>
          <w:b/>
          <w:bCs/>
        </w:rPr>
      </w:pPr>
    </w:p>
    <w:p w14:paraId="74AAC8EC" w14:textId="240B87DD" w:rsidR="000E748A" w:rsidRPr="000E748A" w:rsidRDefault="000E748A" w:rsidP="00C41040">
      <w:pPr>
        <w:pStyle w:val="Heading3"/>
        <w:rPr>
          <w:rFonts w:cstheme="minorHAnsi"/>
          <w:b w:val="0"/>
          <w:bCs/>
          <w:szCs w:val="22"/>
        </w:rPr>
      </w:pPr>
      <w:bookmarkStart w:id="38" w:name="_Toc122190804"/>
      <w:r w:rsidRPr="000E748A">
        <w:t>II.2.10</w:t>
      </w:r>
      <w:r w:rsidR="003409D6">
        <w:rPr>
          <w:rFonts w:cstheme="minorHAnsi"/>
          <w:bCs/>
          <w:szCs w:val="22"/>
        </w:rPr>
        <w:t xml:space="preserve"> </w:t>
      </w:r>
      <w:r w:rsidR="001D0D3E" w:rsidRPr="001D0D3E">
        <w:rPr>
          <w:rFonts w:cstheme="minorHAnsi"/>
          <w:bCs/>
          <w:szCs w:val="22"/>
        </w:rPr>
        <w:t xml:space="preserve">Responder às questões </w:t>
      </w:r>
      <w:r w:rsidR="001D0D3E" w:rsidRPr="00A13B9E">
        <w:rPr>
          <w:rFonts w:cstheme="minorHAnsi"/>
          <w:i/>
          <w:szCs w:val="22"/>
        </w:rPr>
        <w:t>VRIO</w:t>
      </w:r>
      <w:r w:rsidR="001D0D3E" w:rsidRPr="001D0D3E">
        <w:rPr>
          <w:rFonts w:cstheme="minorHAnsi"/>
          <w:bCs/>
          <w:szCs w:val="22"/>
        </w:rPr>
        <w:t xml:space="preserve"> para 1 recurso e para 1 competência da organização</w:t>
      </w:r>
      <w:bookmarkEnd w:id="38"/>
    </w:p>
    <w:p w14:paraId="3FAD349C" w14:textId="77777777" w:rsidR="000B014B" w:rsidRDefault="000B014B" w:rsidP="00293746">
      <w:pPr>
        <w:ind w:firstLine="720"/>
      </w:pPr>
    </w:p>
    <w:p w14:paraId="133EAC53" w14:textId="0DB50D62" w:rsidR="00E42B14" w:rsidRDefault="00E73775" w:rsidP="00293746">
      <w:pPr>
        <w:ind w:firstLine="720"/>
      </w:pPr>
      <w:r>
        <w:t xml:space="preserve">De facto, já se analisou o ambiente externo </w:t>
      </w:r>
      <w:r w:rsidR="0042458C">
        <w:t xml:space="preserve">no qual uma organização opera. </w:t>
      </w:r>
      <w:r w:rsidR="00293746">
        <w:t xml:space="preserve">Resta assim o ambiente interno. </w:t>
      </w:r>
      <w:r w:rsidR="00EA2A03" w:rsidRPr="00840CCB">
        <w:t>N</w:t>
      </w:r>
      <w:r w:rsidR="00293746" w:rsidRPr="00840CCB">
        <w:t>em todos os recursos ou competências contribuem da mesma forma para o sucesso</w:t>
      </w:r>
      <w:r w:rsidR="00293746">
        <w:t xml:space="preserve"> </w:t>
      </w:r>
      <w:r w:rsidR="00293746" w:rsidRPr="00840CCB">
        <w:t>da organização, pelo que é necessário identificar quais são os ativos que mais valor aportam para a organização.</w:t>
      </w:r>
      <w:sdt>
        <w:sdtPr>
          <w:id w:val="778218905"/>
          <w:citation/>
        </w:sdtPr>
        <w:sdtContent>
          <w:r w:rsidR="00840CCB" w:rsidRPr="00840CCB">
            <w:fldChar w:fldCharType="begin"/>
          </w:r>
          <w:r w:rsidR="00545783">
            <w:instrText xml:space="preserve">CITATION GES22 \p 14 \l 2070 </w:instrText>
          </w:r>
          <w:r w:rsidR="00840CCB" w:rsidRPr="00840CCB">
            <w:fldChar w:fldCharType="separate"/>
          </w:r>
          <w:r>
            <w:rPr>
              <w:noProof/>
            </w:rPr>
            <w:t xml:space="preserve"> (GESTA3, p. 14)</w:t>
          </w:r>
          <w:r w:rsidR="00840CCB" w:rsidRPr="00840CCB">
            <w:fldChar w:fldCharType="end"/>
          </w:r>
        </w:sdtContent>
      </w:sdt>
    </w:p>
    <w:p w14:paraId="36AB7852" w14:textId="0E896D51" w:rsidR="00EA2A03" w:rsidRDefault="00EA2A03" w:rsidP="00293746">
      <w:pPr>
        <w:ind w:firstLine="720"/>
      </w:pPr>
      <w:r>
        <w:t xml:space="preserve">Sem dúvida que, após a identificação da cadeia de valor, as organizações estão mais bem preparadas para utilizar a ferramenta </w:t>
      </w:r>
      <w:r w:rsidRPr="00A13B9E">
        <w:rPr>
          <w:i/>
        </w:rPr>
        <w:t>VRIO</w:t>
      </w:r>
      <w:r>
        <w:t xml:space="preserve"> (valor, raridade, imitabilidade e organização) para analisar os recursos, capacidades e competências que detêm. </w:t>
      </w:r>
      <w:r w:rsidR="00EF7D82">
        <w:t>Assim tem-se:</w:t>
      </w:r>
    </w:p>
    <w:p w14:paraId="57FC4432" w14:textId="13701EF6" w:rsidR="00EF7D82" w:rsidRPr="00430AC1" w:rsidRDefault="00917FB2" w:rsidP="003461A6">
      <w:pPr>
        <w:pStyle w:val="ListParagraph"/>
        <w:numPr>
          <w:ilvl w:val="0"/>
          <w:numId w:val="14"/>
        </w:numPr>
      </w:pPr>
      <w:r>
        <w:rPr>
          <w:rFonts w:asciiTheme="minorHAnsi" w:hAnsiTheme="minorHAnsi" w:cstheme="minorHAnsi"/>
        </w:rPr>
        <w:t xml:space="preserve">Valor: </w:t>
      </w:r>
      <w:r w:rsidRPr="00917FB2">
        <w:rPr>
          <w:rFonts w:asciiTheme="minorHAnsi" w:hAnsiTheme="minorHAnsi" w:cstheme="minorHAnsi"/>
        </w:rPr>
        <w:t>O recurso ou a competência geram valor para a organização?</w:t>
      </w:r>
      <w:r w:rsidR="00430AC1">
        <w:rPr>
          <w:rFonts w:asciiTheme="minorHAnsi" w:hAnsiTheme="minorHAnsi" w:cstheme="minorHAnsi"/>
        </w:rPr>
        <w:t xml:space="preserve"> </w:t>
      </w:r>
    </w:p>
    <w:p w14:paraId="423AB3F6" w14:textId="2DCD0E55" w:rsidR="00430AC1" w:rsidRPr="009D0F1A" w:rsidRDefault="00430AC1" w:rsidP="003461A6">
      <w:pPr>
        <w:pStyle w:val="ListParagraph"/>
        <w:numPr>
          <w:ilvl w:val="1"/>
          <w:numId w:val="14"/>
        </w:numPr>
      </w:pPr>
      <w:r>
        <w:rPr>
          <w:rFonts w:asciiTheme="minorHAnsi" w:hAnsiTheme="minorHAnsi" w:cstheme="minorHAnsi"/>
        </w:rPr>
        <w:lastRenderedPageBreak/>
        <w:t>Resposta afirmativa</w:t>
      </w:r>
      <w:r w:rsidR="009C5EA9">
        <w:rPr>
          <w:rFonts w:asciiTheme="minorHAnsi" w:hAnsiTheme="minorHAnsi" w:cstheme="minorHAnsi"/>
        </w:rPr>
        <w:t xml:space="preserve">. </w:t>
      </w:r>
      <w:r w:rsidR="00101C9E">
        <w:rPr>
          <w:rFonts w:asciiTheme="minorHAnsi" w:hAnsiTheme="minorHAnsi" w:cstheme="minorHAnsi"/>
        </w:rPr>
        <w:t>Como já referido acima, há casos pontuais em que a empresa prefere perder para conseguir lu</w:t>
      </w:r>
      <w:r w:rsidR="00015064">
        <w:rPr>
          <w:rFonts w:asciiTheme="minorHAnsi" w:hAnsiTheme="minorHAnsi" w:cstheme="minorHAnsi"/>
        </w:rPr>
        <w:t>crar no futuro. Ainda assim, os projetos laterais nos quais a empresa participa</w:t>
      </w:r>
      <w:r w:rsidR="009D0F1A">
        <w:rPr>
          <w:rFonts w:asciiTheme="minorHAnsi" w:hAnsiTheme="minorHAnsi" w:cstheme="minorHAnsi"/>
        </w:rPr>
        <w:t xml:space="preserve"> ajuda a mantê-la financeiramente equilibrada.</w:t>
      </w:r>
    </w:p>
    <w:p w14:paraId="08563FD1" w14:textId="37D1614F" w:rsidR="009D0F1A" w:rsidRDefault="009D0F1A" w:rsidP="003461A6">
      <w:pPr>
        <w:pStyle w:val="ListParagraph"/>
        <w:numPr>
          <w:ilvl w:val="0"/>
          <w:numId w:val="14"/>
        </w:numPr>
        <w:rPr>
          <w:rFonts w:asciiTheme="minorHAnsi" w:hAnsiTheme="minorHAnsi" w:cstheme="minorHAnsi"/>
        </w:rPr>
      </w:pPr>
      <w:r w:rsidRPr="007218D5">
        <w:rPr>
          <w:rFonts w:asciiTheme="minorHAnsi" w:hAnsiTheme="minorHAnsi" w:cstheme="minorHAnsi"/>
        </w:rPr>
        <w:t xml:space="preserve">Raridade: </w:t>
      </w:r>
      <w:r w:rsidR="000E7CA9" w:rsidRPr="007218D5">
        <w:rPr>
          <w:rFonts w:asciiTheme="minorHAnsi" w:hAnsiTheme="minorHAnsi" w:cstheme="minorHAnsi"/>
        </w:rPr>
        <w:t>O recurso ou a competência são raros no setor em que a organização opera?</w:t>
      </w:r>
    </w:p>
    <w:p w14:paraId="6B0ABB4C" w14:textId="0283B83E" w:rsidR="007218D5" w:rsidRPr="007218D5" w:rsidRDefault="002D69C8" w:rsidP="003461A6">
      <w:pPr>
        <w:pStyle w:val="ListParagraph"/>
        <w:numPr>
          <w:ilvl w:val="1"/>
          <w:numId w:val="14"/>
        </w:numPr>
        <w:rPr>
          <w:rFonts w:asciiTheme="minorHAnsi" w:hAnsiTheme="minorHAnsi" w:cstheme="minorHAnsi"/>
        </w:rPr>
      </w:pPr>
      <w:r>
        <w:rPr>
          <w:rFonts w:asciiTheme="minorHAnsi" w:hAnsiTheme="minorHAnsi" w:cstheme="minorHAnsi"/>
        </w:rPr>
        <w:t>Resposta afirmativa. No que toca</w:t>
      </w:r>
      <w:r w:rsidR="002B6DC4">
        <w:rPr>
          <w:rFonts w:asciiTheme="minorHAnsi" w:hAnsiTheme="minorHAnsi" w:cstheme="minorHAnsi"/>
        </w:rPr>
        <w:t xml:space="preserve"> à questão do público-alvo, há diversas concorrentes a operar. Contudo,</w:t>
      </w:r>
      <w:r w:rsidR="00CC408B">
        <w:rPr>
          <w:rFonts w:asciiTheme="minorHAnsi" w:hAnsiTheme="minorHAnsi" w:cstheme="minorHAnsi"/>
        </w:rPr>
        <w:t xml:space="preserve"> </w:t>
      </w:r>
      <w:r w:rsidR="001D68F2">
        <w:rPr>
          <w:rFonts w:asciiTheme="minorHAnsi" w:hAnsiTheme="minorHAnsi" w:cstheme="minorHAnsi"/>
        </w:rPr>
        <w:t xml:space="preserve">a </w:t>
      </w:r>
      <w:r w:rsidR="00C04FBE">
        <w:rPr>
          <w:rFonts w:asciiTheme="minorHAnsi" w:hAnsiTheme="minorHAnsi" w:cstheme="minorHAnsi"/>
        </w:rPr>
        <w:t xml:space="preserve">app desenvolvida pela </w:t>
      </w:r>
      <w:r w:rsidR="00C04FBE" w:rsidRPr="00CB1860">
        <w:rPr>
          <w:rFonts w:asciiTheme="minorHAnsi" w:hAnsiTheme="minorHAnsi" w:cstheme="minorHAnsi"/>
          <w:i/>
        </w:rPr>
        <w:t>Codevision</w:t>
      </w:r>
      <w:r w:rsidR="00C04FBE">
        <w:rPr>
          <w:rFonts w:asciiTheme="minorHAnsi" w:hAnsiTheme="minorHAnsi" w:cstheme="minorHAnsi"/>
        </w:rPr>
        <w:t xml:space="preserve"> </w:t>
      </w:r>
      <w:r w:rsidR="001D68F2">
        <w:rPr>
          <w:rFonts w:asciiTheme="minorHAnsi" w:hAnsiTheme="minorHAnsi" w:cstheme="minorHAnsi"/>
        </w:rPr>
        <w:t>apresenta uma maior diversidade pois consegue abranger</w:t>
      </w:r>
      <w:r w:rsidR="002E64FD">
        <w:rPr>
          <w:rFonts w:asciiTheme="minorHAnsi" w:hAnsiTheme="minorHAnsi" w:cstheme="minorHAnsi"/>
        </w:rPr>
        <w:t xml:space="preserve"> muitas áreas de uma instituição de ensino. É neste último ponto que o seu recurso é diferente dos restantes</w:t>
      </w:r>
      <w:r w:rsidR="00717810">
        <w:rPr>
          <w:rFonts w:asciiTheme="minorHAnsi" w:hAnsiTheme="minorHAnsi" w:cstheme="minorHAnsi"/>
        </w:rPr>
        <w:t>.</w:t>
      </w:r>
    </w:p>
    <w:p w14:paraId="4865B134" w14:textId="5467D9D1" w:rsidR="000E7CA9" w:rsidRDefault="000E7CA9" w:rsidP="003461A6">
      <w:pPr>
        <w:pStyle w:val="ListParagraph"/>
        <w:numPr>
          <w:ilvl w:val="0"/>
          <w:numId w:val="14"/>
        </w:numPr>
        <w:rPr>
          <w:rFonts w:asciiTheme="minorHAnsi" w:hAnsiTheme="minorHAnsi" w:cstheme="minorHAnsi"/>
        </w:rPr>
      </w:pPr>
      <w:r w:rsidRPr="007218D5">
        <w:rPr>
          <w:rFonts w:asciiTheme="minorHAnsi" w:hAnsiTheme="minorHAnsi" w:cstheme="minorHAnsi"/>
        </w:rPr>
        <w:t>Imitabilidade: É difícil ou dispendioso para a concorrência imitar o recurso ou a competência?</w:t>
      </w:r>
    </w:p>
    <w:p w14:paraId="5E10BE9F" w14:textId="1F8328A1" w:rsidR="00717810" w:rsidRPr="007218D5" w:rsidRDefault="00717810" w:rsidP="003461A6">
      <w:pPr>
        <w:pStyle w:val="ListParagraph"/>
        <w:numPr>
          <w:ilvl w:val="1"/>
          <w:numId w:val="14"/>
        </w:numPr>
        <w:rPr>
          <w:rFonts w:asciiTheme="minorHAnsi" w:hAnsiTheme="minorHAnsi" w:cstheme="minorHAnsi"/>
        </w:rPr>
      </w:pPr>
      <w:r>
        <w:rPr>
          <w:rFonts w:asciiTheme="minorHAnsi" w:hAnsiTheme="minorHAnsi" w:cstheme="minorHAnsi"/>
        </w:rPr>
        <w:t xml:space="preserve">Resposta afirmativa. Como já referido, a concorrência da </w:t>
      </w:r>
      <w:r w:rsidRPr="0061782F">
        <w:rPr>
          <w:rFonts w:asciiTheme="minorHAnsi" w:hAnsiTheme="minorHAnsi" w:cstheme="minorHAnsi"/>
          <w:i/>
        </w:rPr>
        <w:t>Codevision</w:t>
      </w:r>
      <w:r>
        <w:rPr>
          <w:rFonts w:asciiTheme="minorHAnsi" w:hAnsiTheme="minorHAnsi" w:cstheme="minorHAnsi"/>
        </w:rPr>
        <w:t xml:space="preserve"> apenas se limita a trabalhar em certas áreas </w:t>
      </w:r>
      <w:r w:rsidR="00816CC2">
        <w:rPr>
          <w:rFonts w:asciiTheme="minorHAnsi" w:hAnsiTheme="minorHAnsi" w:cstheme="minorHAnsi"/>
        </w:rPr>
        <w:t xml:space="preserve">de uma instituição de ensino. </w:t>
      </w:r>
      <w:r w:rsidR="004C38F4">
        <w:rPr>
          <w:rFonts w:asciiTheme="minorHAnsi" w:hAnsiTheme="minorHAnsi" w:cstheme="minorHAnsi"/>
        </w:rPr>
        <w:t>Estando esta ú</w:t>
      </w:r>
      <w:r w:rsidR="0061782F">
        <w:rPr>
          <w:rFonts w:asciiTheme="minorHAnsi" w:hAnsiTheme="minorHAnsi" w:cstheme="minorHAnsi"/>
        </w:rPr>
        <w:t>l</w:t>
      </w:r>
      <w:r w:rsidR="004C38F4">
        <w:rPr>
          <w:rFonts w:asciiTheme="minorHAnsi" w:hAnsiTheme="minorHAnsi" w:cstheme="minorHAnsi"/>
        </w:rPr>
        <w:t>tima a trabalhar no seu produto desde 2007,</w:t>
      </w:r>
      <w:r w:rsidR="00DE272E">
        <w:rPr>
          <w:rFonts w:asciiTheme="minorHAnsi" w:hAnsiTheme="minorHAnsi" w:cstheme="minorHAnsi"/>
        </w:rPr>
        <w:t xml:space="preserve"> seria</w:t>
      </w:r>
      <w:r w:rsidR="004C38F4">
        <w:rPr>
          <w:rFonts w:asciiTheme="minorHAnsi" w:hAnsiTheme="minorHAnsi" w:cstheme="minorHAnsi"/>
        </w:rPr>
        <w:t xml:space="preserve"> extremamente</w:t>
      </w:r>
      <w:r w:rsidR="00DE272E">
        <w:rPr>
          <w:rFonts w:asciiTheme="minorHAnsi" w:hAnsiTheme="minorHAnsi" w:cstheme="minorHAnsi"/>
        </w:rPr>
        <w:t xml:space="preserve"> difícil tentar imit</w:t>
      </w:r>
      <w:r w:rsidR="0055295B">
        <w:rPr>
          <w:rFonts w:asciiTheme="minorHAnsi" w:hAnsiTheme="minorHAnsi" w:cstheme="minorHAnsi"/>
        </w:rPr>
        <w:t xml:space="preserve">á-lo. </w:t>
      </w:r>
      <w:r w:rsidR="007E0073">
        <w:rPr>
          <w:rFonts w:asciiTheme="minorHAnsi" w:hAnsiTheme="minorHAnsi" w:cstheme="minorHAnsi"/>
        </w:rPr>
        <w:t>Seriam preciso</w:t>
      </w:r>
      <w:r w:rsidR="00AD3210">
        <w:rPr>
          <w:rFonts w:asciiTheme="minorHAnsi" w:hAnsiTheme="minorHAnsi" w:cstheme="minorHAnsi"/>
        </w:rPr>
        <w:t>s diversos anos para fazer um produto semelhante</w:t>
      </w:r>
      <w:r w:rsidR="006969E6">
        <w:rPr>
          <w:rFonts w:asciiTheme="minorHAnsi" w:hAnsiTheme="minorHAnsi" w:cstheme="minorHAnsi"/>
        </w:rPr>
        <w:t xml:space="preserve"> assim como um grande investimento.</w:t>
      </w:r>
    </w:p>
    <w:p w14:paraId="7988C171" w14:textId="5C661C9C" w:rsidR="000E7CA9" w:rsidRDefault="000E7CA9" w:rsidP="003461A6">
      <w:pPr>
        <w:pStyle w:val="ListParagraph"/>
        <w:numPr>
          <w:ilvl w:val="0"/>
          <w:numId w:val="14"/>
        </w:numPr>
        <w:rPr>
          <w:rFonts w:asciiTheme="minorHAnsi" w:hAnsiTheme="minorHAnsi" w:cstheme="minorHAnsi"/>
        </w:rPr>
      </w:pPr>
      <w:r w:rsidRPr="007218D5">
        <w:rPr>
          <w:rFonts w:asciiTheme="minorHAnsi" w:hAnsiTheme="minorHAnsi" w:cstheme="minorHAnsi"/>
        </w:rPr>
        <w:t xml:space="preserve">Organização: </w:t>
      </w:r>
      <w:r w:rsidR="007218D5" w:rsidRPr="007218D5">
        <w:rPr>
          <w:rFonts w:asciiTheme="minorHAnsi" w:hAnsiTheme="minorHAnsi" w:cstheme="minorHAnsi"/>
        </w:rPr>
        <w:t>A organização está preparada para obter o valor que o recurso ou a competência gera?</w:t>
      </w:r>
    </w:p>
    <w:p w14:paraId="19858B7E" w14:textId="3F8776C5" w:rsidR="006969E6" w:rsidRPr="006969E6" w:rsidRDefault="00AC7995" w:rsidP="003461A6">
      <w:pPr>
        <w:pStyle w:val="ListParagraph"/>
        <w:numPr>
          <w:ilvl w:val="1"/>
          <w:numId w:val="14"/>
        </w:numPr>
        <w:rPr>
          <w:rFonts w:asciiTheme="minorHAnsi" w:hAnsiTheme="minorHAnsi" w:cstheme="minorHAnsi"/>
          <w:szCs w:val="22"/>
        </w:rPr>
      </w:pPr>
      <w:r>
        <w:rPr>
          <w:rFonts w:asciiTheme="minorHAnsi" w:hAnsiTheme="minorHAnsi" w:cstheme="minorHAnsi"/>
          <w:szCs w:val="22"/>
        </w:rPr>
        <w:t xml:space="preserve">Resposta afirmativa. </w:t>
      </w:r>
      <w:r w:rsidR="007B66CA">
        <w:rPr>
          <w:rFonts w:asciiTheme="minorHAnsi" w:hAnsiTheme="minorHAnsi" w:cstheme="minorHAnsi"/>
          <w:szCs w:val="22"/>
        </w:rPr>
        <w:t xml:space="preserve">De forma a responder </w:t>
      </w:r>
      <w:r w:rsidR="009943FD">
        <w:rPr>
          <w:rFonts w:asciiTheme="minorHAnsi" w:hAnsiTheme="minorHAnsi" w:cstheme="minorHAnsi"/>
          <w:szCs w:val="22"/>
        </w:rPr>
        <w:t xml:space="preserve">à questão, é importante dividir os recursos da organização em recursos humanos e a própria app. Por um lado, e relativamente aos </w:t>
      </w:r>
      <w:r w:rsidR="009C1A31">
        <w:rPr>
          <w:rFonts w:asciiTheme="minorHAnsi" w:hAnsiTheme="minorHAnsi" w:cstheme="minorHAnsi"/>
          <w:szCs w:val="22"/>
        </w:rPr>
        <w:t>recursos humanos,</w:t>
      </w:r>
      <w:r w:rsidR="007B66CA">
        <w:rPr>
          <w:rFonts w:asciiTheme="minorHAnsi" w:hAnsiTheme="minorHAnsi" w:cstheme="minorHAnsi"/>
          <w:szCs w:val="22"/>
        </w:rPr>
        <w:t xml:space="preserve"> </w:t>
      </w:r>
      <w:r w:rsidR="009C1A31">
        <w:rPr>
          <w:rFonts w:asciiTheme="minorHAnsi" w:hAnsiTheme="minorHAnsi" w:cstheme="minorHAnsi"/>
          <w:szCs w:val="22"/>
        </w:rPr>
        <w:t>i</w:t>
      </w:r>
      <w:r>
        <w:rPr>
          <w:rFonts w:asciiTheme="minorHAnsi" w:hAnsiTheme="minorHAnsi" w:cstheme="minorHAnsi"/>
          <w:szCs w:val="22"/>
        </w:rPr>
        <w:t xml:space="preserve">nicialmente a empresa </w:t>
      </w:r>
      <w:r w:rsidR="006969E6" w:rsidRPr="006969E6">
        <w:rPr>
          <w:rFonts w:asciiTheme="minorHAnsi" w:hAnsiTheme="minorHAnsi" w:cstheme="minorHAnsi"/>
          <w:szCs w:val="22"/>
        </w:rPr>
        <w:t>n</w:t>
      </w:r>
      <w:r>
        <w:rPr>
          <w:rFonts w:asciiTheme="minorHAnsi" w:hAnsiTheme="minorHAnsi" w:cstheme="minorHAnsi"/>
          <w:szCs w:val="22"/>
        </w:rPr>
        <w:t>ã</w:t>
      </w:r>
      <w:r w:rsidR="006969E6" w:rsidRPr="006969E6">
        <w:rPr>
          <w:rFonts w:asciiTheme="minorHAnsi" w:hAnsiTheme="minorHAnsi" w:cstheme="minorHAnsi"/>
          <w:szCs w:val="22"/>
        </w:rPr>
        <w:t>o tinha consciência da capacidade e do valor que cada um dos recursos</w:t>
      </w:r>
      <w:r w:rsidR="009C1A31">
        <w:rPr>
          <w:rFonts w:asciiTheme="minorHAnsi" w:hAnsiTheme="minorHAnsi" w:cstheme="minorHAnsi"/>
          <w:szCs w:val="22"/>
        </w:rPr>
        <w:t xml:space="preserve"> </w:t>
      </w:r>
      <w:r w:rsidR="006969E6" w:rsidRPr="006969E6">
        <w:rPr>
          <w:rFonts w:asciiTheme="minorHAnsi" w:hAnsiTheme="minorHAnsi" w:cstheme="minorHAnsi"/>
          <w:szCs w:val="22"/>
        </w:rPr>
        <w:t>poderia trazer para a empresa. Com o crescimento perceberam que</w:t>
      </w:r>
      <w:r>
        <w:rPr>
          <w:rFonts w:asciiTheme="minorHAnsi" w:hAnsiTheme="minorHAnsi" w:cstheme="minorHAnsi"/>
          <w:szCs w:val="22"/>
        </w:rPr>
        <w:t>,</w:t>
      </w:r>
      <w:r w:rsidR="006969E6" w:rsidRPr="006969E6">
        <w:rPr>
          <w:rFonts w:asciiTheme="minorHAnsi" w:hAnsiTheme="minorHAnsi" w:cstheme="minorHAnsi"/>
          <w:szCs w:val="22"/>
        </w:rPr>
        <w:t xml:space="preserve"> para atingirem os objetivos, aqueles recursos</w:t>
      </w:r>
      <w:r>
        <w:rPr>
          <w:rFonts w:asciiTheme="minorHAnsi" w:hAnsiTheme="minorHAnsi" w:cstheme="minorHAnsi"/>
          <w:szCs w:val="22"/>
        </w:rPr>
        <w:t xml:space="preserve"> </w:t>
      </w:r>
      <w:r w:rsidR="006969E6" w:rsidRPr="006969E6">
        <w:rPr>
          <w:rFonts w:asciiTheme="minorHAnsi" w:hAnsiTheme="minorHAnsi" w:cstheme="minorHAnsi"/>
          <w:szCs w:val="22"/>
        </w:rPr>
        <w:t xml:space="preserve">eram importantes. </w:t>
      </w:r>
      <w:r>
        <w:rPr>
          <w:rFonts w:asciiTheme="minorHAnsi" w:hAnsiTheme="minorHAnsi" w:cstheme="minorHAnsi"/>
          <w:szCs w:val="22"/>
        </w:rPr>
        <w:t>Atualmente f</w:t>
      </w:r>
      <w:r w:rsidR="006969E6" w:rsidRPr="006969E6">
        <w:rPr>
          <w:rFonts w:asciiTheme="minorHAnsi" w:hAnsiTheme="minorHAnsi" w:cstheme="minorHAnsi"/>
          <w:szCs w:val="22"/>
        </w:rPr>
        <w:t>azem um mapeamento do perfil das pessoas</w:t>
      </w:r>
      <w:r>
        <w:rPr>
          <w:rFonts w:asciiTheme="minorHAnsi" w:hAnsiTheme="minorHAnsi" w:cstheme="minorHAnsi"/>
          <w:szCs w:val="22"/>
        </w:rPr>
        <w:t xml:space="preserve"> e a e</w:t>
      </w:r>
      <w:r w:rsidR="006969E6" w:rsidRPr="006969E6">
        <w:rPr>
          <w:rFonts w:asciiTheme="minorHAnsi" w:hAnsiTheme="minorHAnsi" w:cstheme="minorHAnsi"/>
          <w:szCs w:val="22"/>
        </w:rPr>
        <w:t xml:space="preserve">quipa roda por todos os departamentos. Fazem essa rotatividade para ver o potencial das pessoas. </w:t>
      </w:r>
      <w:r>
        <w:rPr>
          <w:rFonts w:asciiTheme="minorHAnsi" w:hAnsiTheme="minorHAnsi" w:cstheme="minorHAnsi"/>
          <w:szCs w:val="22"/>
        </w:rPr>
        <w:t>Também f</w:t>
      </w:r>
      <w:r w:rsidR="006969E6" w:rsidRPr="006969E6">
        <w:rPr>
          <w:rFonts w:asciiTheme="minorHAnsi" w:hAnsiTheme="minorHAnsi" w:cstheme="minorHAnsi"/>
          <w:szCs w:val="22"/>
        </w:rPr>
        <w:t xml:space="preserve">azem um mapeamento das </w:t>
      </w:r>
      <w:r w:rsidR="006969E6" w:rsidRPr="00DB4D19">
        <w:rPr>
          <w:rFonts w:asciiTheme="minorHAnsi" w:hAnsiTheme="minorHAnsi" w:cstheme="minorHAnsi"/>
          <w:i/>
          <w:szCs w:val="22"/>
        </w:rPr>
        <w:t>soft skills</w:t>
      </w:r>
      <w:r w:rsidR="006969E6" w:rsidRPr="006969E6">
        <w:rPr>
          <w:rFonts w:asciiTheme="minorHAnsi" w:hAnsiTheme="minorHAnsi" w:cstheme="minorHAnsi"/>
          <w:szCs w:val="22"/>
        </w:rPr>
        <w:t xml:space="preserve"> de forma a ver se a pessoa est</w:t>
      </w:r>
      <w:r>
        <w:rPr>
          <w:rFonts w:asciiTheme="minorHAnsi" w:hAnsiTheme="minorHAnsi" w:cstheme="minorHAnsi"/>
          <w:szCs w:val="22"/>
        </w:rPr>
        <w:t>á</w:t>
      </w:r>
      <w:r w:rsidR="006969E6" w:rsidRPr="006969E6">
        <w:rPr>
          <w:rFonts w:asciiTheme="minorHAnsi" w:hAnsiTheme="minorHAnsi" w:cstheme="minorHAnsi"/>
          <w:szCs w:val="22"/>
        </w:rPr>
        <w:t xml:space="preserve"> a ser bem aproveitada. </w:t>
      </w:r>
      <w:r w:rsidR="001F0FCA">
        <w:rPr>
          <w:rFonts w:asciiTheme="minorHAnsi" w:hAnsiTheme="minorHAnsi" w:cstheme="minorHAnsi"/>
          <w:szCs w:val="22"/>
        </w:rPr>
        <w:lastRenderedPageBreak/>
        <w:t>Juntando estes dados todos conseguem observar até onde é que tal pessoa pode chegar.</w:t>
      </w:r>
      <w:r w:rsidR="00806397">
        <w:rPr>
          <w:rFonts w:asciiTheme="minorHAnsi" w:hAnsiTheme="minorHAnsi" w:cstheme="minorHAnsi"/>
          <w:szCs w:val="22"/>
        </w:rPr>
        <w:t xml:space="preserve"> Por outro lado, e relativamente à app em si, </w:t>
      </w:r>
      <w:r w:rsidR="005A42D2">
        <w:rPr>
          <w:rFonts w:asciiTheme="minorHAnsi" w:hAnsiTheme="minorHAnsi" w:cstheme="minorHAnsi"/>
          <w:szCs w:val="22"/>
        </w:rPr>
        <w:t>a organização conseguiu explorar os seus recursos na medida em que desenvolveu a segunda versão da sua aplicação</w:t>
      </w:r>
      <w:r w:rsidR="00271D61">
        <w:rPr>
          <w:rFonts w:asciiTheme="minorHAnsi" w:hAnsiTheme="minorHAnsi" w:cstheme="minorHAnsi"/>
          <w:szCs w:val="22"/>
        </w:rPr>
        <w:t xml:space="preserve">. Esta última apresenta-se mais completa, visualmente apelativa e </w:t>
      </w:r>
      <w:r w:rsidR="00151A51">
        <w:rPr>
          <w:rFonts w:asciiTheme="minorHAnsi" w:hAnsiTheme="minorHAnsi" w:cstheme="minorHAnsi"/>
          <w:szCs w:val="22"/>
        </w:rPr>
        <w:t xml:space="preserve">com a possibilidade de receber mais módulos direcionados à instituição. </w:t>
      </w:r>
      <w:r w:rsidR="00C978CE">
        <w:rPr>
          <w:rFonts w:asciiTheme="minorHAnsi" w:hAnsiTheme="minorHAnsi" w:cstheme="minorHAnsi"/>
          <w:szCs w:val="22"/>
        </w:rPr>
        <w:t xml:space="preserve">Assim, com este mapeamento de </w:t>
      </w:r>
      <w:r w:rsidR="00C978CE" w:rsidRPr="001E6C0F">
        <w:rPr>
          <w:rFonts w:asciiTheme="minorHAnsi" w:hAnsiTheme="minorHAnsi" w:cstheme="minorHAnsi"/>
          <w:i/>
          <w:szCs w:val="22"/>
        </w:rPr>
        <w:t>skills</w:t>
      </w:r>
      <w:r w:rsidR="00C978CE">
        <w:rPr>
          <w:rFonts w:asciiTheme="minorHAnsi" w:hAnsiTheme="minorHAnsi" w:cstheme="minorHAnsi"/>
          <w:szCs w:val="22"/>
        </w:rPr>
        <w:t xml:space="preserve"> mas também com o crescimento da equipa e atualização da app, </w:t>
      </w:r>
      <w:r w:rsidR="000D1739">
        <w:rPr>
          <w:rFonts w:asciiTheme="minorHAnsi" w:hAnsiTheme="minorHAnsi" w:cstheme="minorHAnsi"/>
          <w:szCs w:val="22"/>
        </w:rPr>
        <w:t xml:space="preserve">a </w:t>
      </w:r>
      <w:r w:rsidR="000D1739" w:rsidRPr="001E6C0F">
        <w:rPr>
          <w:rFonts w:asciiTheme="minorHAnsi" w:hAnsiTheme="minorHAnsi" w:cstheme="minorHAnsi"/>
          <w:i/>
          <w:szCs w:val="22"/>
        </w:rPr>
        <w:t>Codevision</w:t>
      </w:r>
      <w:r w:rsidR="000D1739">
        <w:rPr>
          <w:rFonts w:asciiTheme="minorHAnsi" w:hAnsiTheme="minorHAnsi" w:cstheme="minorHAnsi"/>
          <w:szCs w:val="22"/>
        </w:rPr>
        <w:t xml:space="preserve"> está, sem dúvidas, preparada para obter o valor que o recurso gera.</w:t>
      </w:r>
    </w:p>
    <w:p w14:paraId="1CB2566A" w14:textId="77777777" w:rsidR="00AD61EA" w:rsidRPr="006969E6" w:rsidRDefault="00AD61EA" w:rsidP="00AD61EA">
      <w:pPr>
        <w:pStyle w:val="ListParagraph"/>
        <w:ind w:left="2520" w:firstLine="0"/>
        <w:rPr>
          <w:rFonts w:asciiTheme="minorHAnsi" w:hAnsiTheme="minorHAnsi" w:cstheme="minorHAnsi"/>
          <w:szCs w:val="22"/>
        </w:rPr>
      </w:pPr>
    </w:p>
    <w:p w14:paraId="159E1292" w14:textId="0B218383" w:rsidR="006969E6" w:rsidRDefault="008652F2" w:rsidP="00EF0977">
      <w:pPr>
        <w:pStyle w:val="Heading3"/>
      </w:pPr>
      <w:bookmarkStart w:id="39" w:name="_Toc122008328"/>
      <w:bookmarkStart w:id="40" w:name="_Toc122190805"/>
      <w:r>
        <w:t>II.2.11</w:t>
      </w:r>
      <w:r w:rsidR="00C41EA2">
        <w:t xml:space="preserve"> Análise </w:t>
      </w:r>
      <w:r w:rsidR="00C41EA2" w:rsidRPr="5C3D6D58">
        <w:rPr>
          <w:i/>
          <w:iCs/>
        </w:rPr>
        <w:t>SWOT</w:t>
      </w:r>
      <w:r w:rsidR="00C41EA2">
        <w:t xml:space="preserve"> da organização</w:t>
      </w:r>
      <w:bookmarkEnd w:id="39"/>
      <w:bookmarkEnd w:id="40"/>
    </w:p>
    <w:p w14:paraId="169F92C0" w14:textId="25EE9263" w:rsidR="008D08AE" w:rsidRPr="008D08AE" w:rsidRDefault="008D08AE" w:rsidP="00914DDE">
      <w:pPr>
        <w:ind w:firstLine="720"/>
      </w:pPr>
    </w:p>
    <w:p w14:paraId="6785AE8F" w14:textId="312E6F4A" w:rsidR="002669F3" w:rsidRPr="008D08AE" w:rsidRDefault="000D5507" w:rsidP="00914DDE">
      <w:pPr>
        <w:ind w:firstLine="720"/>
      </w:pPr>
      <w:r>
        <w:t>Como observamos pelas análises anteriores,</w:t>
      </w:r>
      <w:r w:rsidR="00E63DA0">
        <w:t xml:space="preserve"> tanto</w:t>
      </w:r>
      <w:r>
        <w:t xml:space="preserve"> </w:t>
      </w:r>
      <w:r w:rsidR="00E63DA0">
        <w:t xml:space="preserve">os fatores externos como internos </w:t>
      </w:r>
      <w:r w:rsidR="00047871">
        <w:t xml:space="preserve">são pontos influenciadores no que toca ao planeamento de uma organização. </w:t>
      </w:r>
      <w:r w:rsidR="00F51F9E">
        <w:t>A partir da junção destes, é possível fazer uma análise global</w:t>
      </w:r>
      <w:r w:rsidR="00B867D3">
        <w:t xml:space="preserve"> denominada de análise </w:t>
      </w:r>
      <w:r w:rsidR="00B867D3" w:rsidRPr="001E6C0F">
        <w:rPr>
          <w:i/>
        </w:rPr>
        <w:t>SWOT</w:t>
      </w:r>
      <w:r w:rsidR="00B867D3">
        <w:t xml:space="preserve">, análise esta feita pelas empresas </w:t>
      </w:r>
      <w:r w:rsidR="005A4DDD">
        <w:t xml:space="preserve">de forma a estabelecer a correlação entre os ambientes externo e interno. </w:t>
      </w:r>
      <w:r w:rsidR="00CE0AF3">
        <w:t xml:space="preserve">Resumidamente, </w:t>
      </w:r>
      <w:r w:rsidR="004E2B2C">
        <w:t>esta técnica apresenta as forças</w:t>
      </w:r>
      <w:r w:rsidR="00901F81">
        <w:t>,</w:t>
      </w:r>
      <w:r w:rsidR="004E2B2C">
        <w:t xml:space="preserve"> fraquezas, oportunidades e ameaças</w:t>
      </w:r>
      <w:r w:rsidR="00901F81">
        <w:t xml:space="preserve"> </w:t>
      </w:r>
      <w:r w:rsidR="006C0F86">
        <w:t xml:space="preserve">a </w:t>
      </w:r>
      <w:r w:rsidR="00901F81">
        <w:t>uma organização.</w:t>
      </w:r>
      <w:r w:rsidR="002C5F9C">
        <w:t xml:space="preserve"> </w:t>
      </w:r>
      <w:r w:rsidR="00CE0AF3">
        <w:t>Assim, temos:</w:t>
      </w:r>
    </w:p>
    <w:p w14:paraId="44D339A5" w14:textId="0AF7D15C" w:rsidR="000D0C32" w:rsidRPr="000D0C32" w:rsidRDefault="007356DE" w:rsidP="000D0C32">
      <w:r>
        <w:tab/>
      </w:r>
    </w:p>
    <w:p w14:paraId="1379634D" w14:textId="77777777" w:rsidR="00033F6F" w:rsidRDefault="004150F9" w:rsidP="00033F6F">
      <w:pPr>
        <w:keepNext/>
        <w:jc w:val="center"/>
      </w:pPr>
      <w:r>
        <w:rPr>
          <w:noProof/>
        </w:rPr>
        <w:lastRenderedPageBreak/>
        <w:drawing>
          <wp:inline distT="0" distB="0" distL="0" distR="0" wp14:anchorId="6136C8BE" wp14:editId="666F7B90">
            <wp:extent cx="3840480" cy="348462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805" r="13472" b="9488"/>
                    <a:stretch/>
                  </pic:blipFill>
                  <pic:spPr bwMode="auto">
                    <a:xfrm>
                      <a:off x="0" y="0"/>
                      <a:ext cx="3856015" cy="3498717"/>
                    </a:xfrm>
                    <a:prstGeom prst="rect">
                      <a:avLst/>
                    </a:prstGeom>
                    <a:noFill/>
                    <a:ln>
                      <a:noFill/>
                    </a:ln>
                    <a:extLst>
                      <a:ext uri="{53640926-AAD7-44D8-BBD7-CCE9431645EC}">
                        <a14:shadowObscured xmlns:a14="http://schemas.microsoft.com/office/drawing/2010/main"/>
                      </a:ext>
                    </a:extLst>
                  </pic:spPr>
                </pic:pic>
              </a:graphicData>
            </a:graphic>
          </wp:inline>
        </w:drawing>
      </w:r>
    </w:p>
    <w:p w14:paraId="4A93991D" w14:textId="18262C69" w:rsidR="00C6359C" w:rsidRDefault="00033F6F" w:rsidP="00033F6F">
      <w:pPr>
        <w:pStyle w:val="Caption"/>
        <w:jc w:val="center"/>
      </w:pPr>
      <w:bookmarkStart w:id="41" w:name="_Toc119756562"/>
      <w:r>
        <w:t xml:space="preserve">Figura </w:t>
      </w:r>
      <w:r>
        <w:fldChar w:fldCharType="begin"/>
      </w:r>
      <w:r>
        <w:instrText>SEQ Figura \* ARABIC</w:instrText>
      </w:r>
      <w:r>
        <w:fldChar w:fldCharType="separate"/>
      </w:r>
      <w:r w:rsidR="00FF4877">
        <w:rPr>
          <w:noProof/>
        </w:rPr>
        <w:t>2</w:t>
      </w:r>
      <w:r>
        <w:fldChar w:fldCharType="end"/>
      </w:r>
      <w:r>
        <w:t xml:space="preserve"> </w:t>
      </w:r>
      <w:r w:rsidR="0071098D">
        <w:t xml:space="preserve">- </w:t>
      </w:r>
      <w:r>
        <w:t>Análise SWOT da Codevision</w:t>
      </w:r>
      <w:bookmarkEnd w:id="41"/>
    </w:p>
    <w:p w14:paraId="24C7E294" w14:textId="74F92C78" w:rsidR="000536B1" w:rsidRPr="00C6359C" w:rsidRDefault="000536B1" w:rsidP="00C6359C">
      <w:pPr>
        <w:pStyle w:val="Caption"/>
        <w:jc w:val="center"/>
        <w:rPr>
          <w:b/>
          <w:i w:val="0"/>
          <w:color w:val="auto"/>
          <w:sz w:val="24"/>
          <w:szCs w:val="24"/>
        </w:rPr>
      </w:pPr>
    </w:p>
    <w:p w14:paraId="26A8223A" w14:textId="77777777" w:rsidR="00690311" w:rsidRPr="0053281F" w:rsidRDefault="00690311" w:rsidP="00690311">
      <w:pPr>
        <w:jc w:val="center"/>
      </w:pPr>
    </w:p>
    <w:p w14:paraId="0A2D642D" w14:textId="35B95030" w:rsidR="008652F2" w:rsidRDefault="00F70E97" w:rsidP="00EF0977">
      <w:pPr>
        <w:pStyle w:val="Heading3"/>
      </w:pPr>
      <w:bookmarkStart w:id="42" w:name="_Toc122008329"/>
      <w:bookmarkStart w:id="43" w:name="_Toc122190806"/>
      <w:r>
        <w:t>II.2.12</w:t>
      </w:r>
      <w:r w:rsidR="00EF0977">
        <w:t xml:space="preserve"> Identificação d</w:t>
      </w:r>
      <w:r w:rsidR="00880813">
        <w:t>a estratégia d</w:t>
      </w:r>
      <w:r w:rsidR="00BC44EE">
        <w:t>a organização</w:t>
      </w:r>
      <w:bookmarkEnd w:id="42"/>
      <w:bookmarkEnd w:id="43"/>
    </w:p>
    <w:p w14:paraId="148FB461" w14:textId="77777777" w:rsidR="00C265A4" w:rsidRPr="00C265A4" w:rsidRDefault="00C265A4" w:rsidP="00C265A4"/>
    <w:p w14:paraId="182CD481" w14:textId="3009AB20" w:rsidR="00BC44EE" w:rsidRPr="00BC44EE" w:rsidRDefault="006E08EB" w:rsidP="006E08EB">
      <w:pPr>
        <w:ind w:firstLine="720"/>
      </w:pPr>
      <w:r w:rsidRPr="0093747E">
        <w:t>Estratégia, no âmbito de uma empresa, significa a direção e planeamento a longo prazo e os seus objetivos baseiam-se diretamente na missão e na visão e condicionam a definição dos restantes objetivos da organização</w:t>
      </w:r>
      <w:r>
        <w:t>.</w:t>
      </w:r>
      <w:r w:rsidR="007A50BC">
        <w:t xml:space="preserve"> </w:t>
      </w:r>
      <w:sdt>
        <w:sdtPr>
          <w:id w:val="-980234936"/>
          <w:citation/>
        </w:sdtPr>
        <w:sdtContent>
          <w:r w:rsidR="0093747E">
            <w:fldChar w:fldCharType="begin"/>
          </w:r>
          <w:r w:rsidR="00545783">
            <w:instrText xml:space="preserve">CITATION GES22 \p 18 \l 2070 </w:instrText>
          </w:r>
          <w:r w:rsidR="0093747E">
            <w:fldChar w:fldCharType="separate"/>
          </w:r>
          <w:r>
            <w:rPr>
              <w:noProof/>
            </w:rPr>
            <w:t>(GESTA3, p. 18)</w:t>
          </w:r>
          <w:r w:rsidR="0093747E">
            <w:fldChar w:fldCharType="end"/>
          </w:r>
        </w:sdtContent>
      </w:sdt>
    </w:p>
    <w:p w14:paraId="2872373D" w14:textId="4442A6DA" w:rsidR="00B6193F" w:rsidRDefault="00B6193F" w:rsidP="00293746">
      <w:pPr>
        <w:ind w:firstLine="720"/>
      </w:pPr>
      <w:r w:rsidRPr="0093747E">
        <w:t xml:space="preserve">Para a definição de estratégia </w:t>
      </w:r>
      <w:r w:rsidR="00620789">
        <w:t>são</w:t>
      </w:r>
      <w:r w:rsidRPr="0093747E">
        <w:t xml:space="preserve"> utilizad</w:t>
      </w:r>
      <w:r w:rsidR="00620789">
        <w:t>as</w:t>
      </w:r>
      <w:r w:rsidRPr="0093747E">
        <w:t xml:space="preserve"> metodologias para definir</w:t>
      </w:r>
      <w:r w:rsidR="005C59A5">
        <w:t>em</w:t>
      </w:r>
      <w:r w:rsidRPr="0093747E">
        <w:t xml:space="preserve"> antes os objetivos a serem cumpridos pela organização, a estratégia a ser seguida e como será implementada, ou seja</w:t>
      </w:r>
      <w:r w:rsidR="0093747E">
        <w:t>,</w:t>
      </w:r>
      <w:r w:rsidRPr="0093747E">
        <w:t xml:space="preserve"> plan</w:t>
      </w:r>
      <w:r w:rsidR="004B59FE" w:rsidRPr="0093747E">
        <w:t>e</w:t>
      </w:r>
      <w:r w:rsidRPr="0093747E">
        <w:t xml:space="preserve">ar </w:t>
      </w:r>
      <w:r w:rsidR="00787402">
        <w:t>esta última</w:t>
      </w:r>
      <w:r w:rsidRPr="0093747E">
        <w:t>.</w:t>
      </w:r>
      <w:r w:rsidR="0093747E" w:rsidRPr="0093747E">
        <w:t xml:space="preserve"> </w:t>
      </w:r>
      <w:r w:rsidR="0093747E">
        <w:t xml:space="preserve"> </w:t>
      </w:r>
    </w:p>
    <w:p w14:paraId="522EB05F" w14:textId="55CC6E8C" w:rsidR="00B6193F" w:rsidRDefault="00787402" w:rsidP="007B098D">
      <w:pPr>
        <w:ind w:firstLine="720"/>
      </w:pPr>
      <w:r>
        <w:t>De facto,</w:t>
      </w:r>
      <w:r w:rsidR="00B6193F">
        <w:t xml:space="preserve"> todas as metodologias t</w:t>
      </w:r>
      <w:r>
        <w:t>ê</w:t>
      </w:r>
      <w:r w:rsidR="00B6193F">
        <w:t xml:space="preserve">m passos em comum que usam para responder </w:t>
      </w:r>
      <w:r w:rsidR="000C4BEB">
        <w:t>a</w:t>
      </w:r>
      <w:r w:rsidR="00B6193F">
        <w:t xml:space="preserve"> questões que ajudam na tomada de decisão.</w:t>
      </w:r>
    </w:p>
    <w:p w14:paraId="64310812" w14:textId="77777777" w:rsidR="00B6193F" w:rsidRDefault="00B6193F" w:rsidP="00293746">
      <w:pPr>
        <w:ind w:firstLine="720"/>
      </w:pPr>
      <w:r>
        <w:t>As questões são:</w:t>
      </w:r>
    </w:p>
    <w:p w14:paraId="480F9964" w14:textId="6DCF3B53" w:rsidR="00B6193F" w:rsidRDefault="00B6193F" w:rsidP="003461A6">
      <w:pPr>
        <w:pStyle w:val="Heading4"/>
        <w:numPr>
          <w:ilvl w:val="0"/>
          <w:numId w:val="17"/>
        </w:numPr>
      </w:pPr>
      <w:r>
        <w:t>“</w:t>
      </w:r>
      <w:r w:rsidR="007B098D">
        <w:t>O</w:t>
      </w:r>
      <w:r>
        <w:t>nde estamos?”</w:t>
      </w:r>
    </w:p>
    <w:p w14:paraId="5F7F859C" w14:textId="585F6485" w:rsidR="007B098D" w:rsidRDefault="007B098D" w:rsidP="00293746">
      <w:pPr>
        <w:ind w:firstLine="720"/>
      </w:pPr>
      <w:r>
        <w:t xml:space="preserve">Atualmente </w:t>
      </w:r>
      <w:r w:rsidR="0049105B">
        <w:t xml:space="preserve">a </w:t>
      </w:r>
      <w:r w:rsidR="0049105B" w:rsidRPr="000C4BEB">
        <w:rPr>
          <w:i/>
        </w:rPr>
        <w:t>Codevision</w:t>
      </w:r>
      <w:r w:rsidR="0049105B">
        <w:t xml:space="preserve"> é uma organização </w:t>
      </w:r>
      <w:r w:rsidR="00AF312E">
        <w:t xml:space="preserve">considerada </w:t>
      </w:r>
      <w:r w:rsidR="0038772C">
        <w:t xml:space="preserve">como visionária, pois ela </w:t>
      </w:r>
      <w:r w:rsidR="000C36D4">
        <w:t>desenvolveu uma aplicação que tem mui</w:t>
      </w:r>
      <w:r w:rsidR="00EF31E4">
        <w:t xml:space="preserve">tos módulos, no qual prestam um serviço completo na </w:t>
      </w:r>
      <w:r w:rsidR="00EF31E4">
        <w:lastRenderedPageBreak/>
        <w:t>escola, sendo ela da parte educativa como da parte administrativa. E não só isso</w:t>
      </w:r>
      <w:r w:rsidR="0082327F">
        <w:t>,</w:t>
      </w:r>
      <w:r w:rsidR="00EF31E4">
        <w:t xml:space="preserve"> </w:t>
      </w:r>
      <w:r w:rsidR="0082327F">
        <w:t>a empresa</w:t>
      </w:r>
      <w:r w:rsidR="00EF31E4">
        <w:t xml:space="preserve"> tem recebido elogios </w:t>
      </w:r>
      <w:r w:rsidR="00524D1E">
        <w:t>internacionais</w:t>
      </w:r>
      <w:r w:rsidR="005A59E4">
        <w:t xml:space="preserve"> pelo programa, pois é difícil fazer outro igual.</w:t>
      </w:r>
      <w:sdt>
        <w:sdtPr>
          <w:id w:val="-1123072822"/>
          <w:citation/>
        </w:sdtPr>
        <w:sdtContent>
          <w:r w:rsidR="0051356F">
            <w:fldChar w:fldCharType="begin"/>
          </w:r>
          <w:r w:rsidR="0051356F">
            <w:instrText xml:space="preserve"> CITATION Cod21 \l 2070 </w:instrText>
          </w:r>
          <w:r w:rsidR="0051356F">
            <w:fldChar w:fldCharType="separate"/>
          </w:r>
          <w:r>
            <w:rPr>
              <w:noProof/>
            </w:rPr>
            <w:t xml:space="preserve"> (Codevision Innovating Education, SA, 2021)</w:t>
          </w:r>
          <w:r w:rsidR="0051356F">
            <w:fldChar w:fldCharType="end"/>
          </w:r>
        </w:sdtContent>
      </w:sdt>
    </w:p>
    <w:p w14:paraId="197C7F07" w14:textId="48ADBD61" w:rsidR="00B6193F" w:rsidRDefault="00B6193F" w:rsidP="003461A6">
      <w:pPr>
        <w:pStyle w:val="Heading4"/>
        <w:numPr>
          <w:ilvl w:val="0"/>
          <w:numId w:val="17"/>
        </w:numPr>
      </w:pPr>
      <w:r>
        <w:t>“</w:t>
      </w:r>
      <w:r w:rsidR="007B098D">
        <w:t>P</w:t>
      </w:r>
      <w:r>
        <w:t xml:space="preserve">ara onde queremos ir?” </w:t>
      </w:r>
    </w:p>
    <w:p w14:paraId="3F5CD3FF" w14:textId="512FA75F" w:rsidR="005A59E4" w:rsidRDefault="008A7400" w:rsidP="00293746">
      <w:pPr>
        <w:ind w:firstLine="720"/>
      </w:pPr>
      <w:r>
        <w:t>Visando para o futuro</w:t>
      </w:r>
      <w:r w:rsidR="002F29B6">
        <w:t>,</w:t>
      </w:r>
      <w:r>
        <w:t xml:space="preserve"> a </w:t>
      </w:r>
      <w:r w:rsidRPr="002F29B6">
        <w:rPr>
          <w:i/>
        </w:rPr>
        <w:t>Codevision</w:t>
      </w:r>
      <w:r>
        <w:t xml:space="preserve"> quer ser ambiciosa</w:t>
      </w:r>
      <w:r w:rsidR="000355C6">
        <w:t xml:space="preserve"> e conquistar o </w:t>
      </w:r>
      <w:r w:rsidR="00D4599D">
        <w:t xml:space="preserve">mercado da educação pública, pois </w:t>
      </w:r>
      <w:r w:rsidR="0047154A">
        <w:t>a aplicação atual que as escolas publicas utilizam</w:t>
      </w:r>
      <w:r w:rsidR="00804586">
        <w:t>, comprova-se ser ineficiente, incomplet</w:t>
      </w:r>
      <w:r w:rsidR="00F76E0C">
        <w:t>a</w:t>
      </w:r>
      <w:r w:rsidR="00804586">
        <w:t xml:space="preserve"> e lent</w:t>
      </w:r>
      <w:r w:rsidR="00F76E0C">
        <w:t>a</w:t>
      </w:r>
      <w:r w:rsidR="00930B7F">
        <w:t>. Para além disso quer também conquistar mercados em países diferentes</w:t>
      </w:r>
      <w:r w:rsidR="008B0170">
        <w:t xml:space="preserve"> como já fez em Brasil.</w:t>
      </w:r>
      <w:sdt>
        <w:sdtPr>
          <w:id w:val="-2057070944"/>
          <w:citation/>
        </w:sdtPr>
        <w:sdtContent>
          <w:r w:rsidR="00C34EB5">
            <w:fldChar w:fldCharType="begin"/>
          </w:r>
          <w:r w:rsidR="00C34EB5">
            <w:instrText xml:space="preserve"> CITATION Cod21 \l 2070 </w:instrText>
          </w:r>
          <w:r w:rsidR="00C34EB5">
            <w:fldChar w:fldCharType="separate"/>
          </w:r>
          <w:r>
            <w:rPr>
              <w:noProof/>
            </w:rPr>
            <w:t xml:space="preserve"> (Codevision Innovating Education, SA, 2021)</w:t>
          </w:r>
          <w:r w:rsidR="00C34EB5">
            <w:fldChar w:fldCharType="end"/>
          </w:r>
        </w:sdtContent>
      </w:sdt>
      <w:r w:rsidR="00930B7F">
        <w:t xml:space="preserve"> </w:t>
      </w:r>
    </w:p>
    <w:p w14:paraId="5821E005" w14:textId="6FC2D9DE" w:rsidR="00B6193F" w:rsidRDefault="00B6193F" w:rsidP="003461A6">
      <w:pPr>
        <w:pStyle w:val="Heading4"/>
        <w:numPr>
          <w:ilvl w:val="0"/>
          <w:numId w:val="17"/>
        </w:numPr>
      </w:pPr>
      <w:r>
        <w:t>“</w:t>
      </w:r>
      <w:r w:rsidR="007B098D">
        <w:t>Q</w:t>
      </w:r>
      <w:r>
        <w:t>ual o melhor caminho?”</w:t>
      </w:r>
    </w:p>
    <w:p w14:paraId="275BBBDC" w14:textId="58CD8818" w:rsidR="003D0DB1" w:rsidRPr="00756E63" w:rsidRDefault="00EF4510" w:rsidP="00293746">
      <w:pPr>
        <w:ind w:firstLine="720"/>
        <w:rPr>
          <w:u w:val="single"/>
        </w:rPr>
      </w:pPr>
      <w:r>
        <w:t>O melhor caminho seria conquistar mais clientes em Portugal e assim aumenta</w:t>
      </w:r>
      <w:r w:rsidR="00F76E0C">
        <w:t>r</w:t>
      </w:r>
      <w:r>
        <w:t xml:space="preserve"> a re</w:t>
      </w:r>
      <w:r w:rsidR="005C6877">
        <w:t>putação</w:t>
      </w:r>
      <w:r w:rsidR="00AB68C4">
        <w:t xml:space="preserve"> pelo país destacando-se </w:t>
      </w:r>
      <w:r w:rsidR="0073158E">
        <w:t>pelo</w:t>
      </w:r>
      <w:r w:rsidR="00FF4830">
        <w:t xml:space="preserve"> seu produto</w:t>
      </w:r>
      <w:r w:rsidR="0073158E">
        <w:t xml:space="preserve">. Assim também como </w:t>
      </w:r>
      <w:r w:rsidR="00BD43D4">
        <w:t xml:space="preserve">fazer-se conhecer mais </w:t>
      </w:r>
      <w:r w:rsidR="00392FCE">
        <w:t>pois estão fechados muito no próprio mercado, ou seja, investir no marketing</w:t>
      </w:r>
      <w:r w:rsidR="00756E63">
        <w:t>.</w:t>
      </w:r>
      <w:sdt>
        <w:sdtPr>
          <w:id w:val="-828442119"/>
          <w:citation/>
        </w:sdtPr>
        <w:sdtContent>
          <w:r w:rsidR="00131373">
            <w:fldChar w:fldCharType="begin"/>
          </w:r>
          <w:r w:rsidR="00131373">
            <w:instrText xml:space="preserve"> CITATION Cod21 \l 2070 </w:instrText>
          </w:r>
          <w:r w:rsidR="00131373">
            <w:fldChar w:fldCharType="separate"/>
          </w:r>
          <w:r>
            <w:rPr>
              <w:noProof/>
            </w:rPr>
            <w:t xml:space="preserve"> (Codevision Innovating Education, SA, 2021)</w:t>
          </w:r>
          <w:r w:rsidR="00131373">
            <w:fldChar w:fldCharType="end"/>
          </w:r>
        </w:sdtContent>
      </w:sdt>
    </w:p>
    <w:p w14:paraId="269C0DAA" w14:textId="77777777" w:rsidR="0062179A" w:rsidRDefault="0062179A" w:rsidP="00293746">
      <w:pPr>
        <w:ind w:firstLine="720"/>
      </w:pPr>
    </w:p>
    <w:p w14:paraId="39C70777" w14:textId="77777777" w:rsidR="00EA2A03" w:rsidRDefault="00EA2A03" w:rsidP="00293746">
      <w:pPr>
        <w:ind w:firstLine="720"/>
      </w:pPr>
    </w:p>
    <w:p w14:paraId="722F6245" w14:textId="77777777" w:rsidR="00BF6B68" w:rsidRDefault="00BF6B68" w:rsidP="00293746">
      <w:pPr>
        <w:ind w:firstLine="720"/>
      </w:pPr>
    </w:p>
    <w:p w14:paraId="295A5DC7" w14:textId="77777777" w:rsidR="00BF6B68" w:rsidRDefault="00BF6B68" w:rsidP="00293746">
      <w:pPr>
        <w:ind w:firstLine="720"/>
      </w:pPr>
    </w:p>
    <w:p w14:paraId="4918BB54" w14:textId="77777777" w:rsidR="00BF6B68" w:rsidRDefault="00BF6B68" w:rsidP="00293746">
      <w:pPr>
        <w:ind w:firstLine="720"/>
      </w:pPr>
    </w:p>
    <w:p w14:paraId="79DB2DF6" w14:textId="77777777" w:rsidR="00BF6B68" w:rsidRDefault="00BF6B68" w:rsidP="00293746">
      <w:pPr>
        <w:ind w:firstLine="720"/>
      </w:pPr>
    </w:p>
    <w:p w14:paraId="082F2AA7" w14:textId="77777777" w:rsidR="00BF6B68" w:rsidRDefault="00BF6B68" w:rsidP="00293746">
      <w:pPr>
        <w:ind w:firstLine="720"/>
      </w:pPr>
    </w:p>
    <w:p w14:paraId="2967E3CF" w14:textId="77777777" w:rsidR="00BF6B68" w:rsidRDefault="00BF6B68" w:rsidP="00293746">
      <w:pPr>
        <w:ind w:firstLine="720"/>
      </w:pPr>
    </w:p>
    <w:p w14:paraId="12CA7CFD" w14:textId="77777777" w:rsidR="00BF6B68" w:rsidRDefault="00BF6B68" w:rsidP="00293746">
      <w:pPr>
        <w:ind w:firstLine="720"/>
      </w:pPr>
    </w:p>
    <w:p w14:paraId="0DB5EA18" w14:textId="77777777" w:rsidR="00BF6B68" w:rsidRDefault="00BF6B68" w:rsidP="00293746">
      <w:pPr>
        <w:ind w:firstLine="720"/>
      </w:pPr>
    </w:p>
    <w:p w14:paraId="49043096" w14:textId="77777777" w:rsidR="00BF6B68" w:rsidRDefault="00BF6B68" w:rsidP="00293746">
      <w:pPr>
        <w:ind w:firstLine="720"/>
      </w:pPr>
    </w:p>
    <w:p w14:paraId="10B1FE34" w14:textId="77777777" w:rsidR="00BF6B68" w:rsidRDefault="00BF6B68" w:rsidP="00293746">
      <w:pPr>
        <w:ind w:firstLine="720"/>
      </w:pPr>
    </w:p>
    <w:p w14:paraId="769790E6" w14:textId="77777777" w:rsidR="00BF6B68" w:rsidRDefault="00BF6B68" w:rsidP="00293746">
      <w:pPr>
        <w:ind w:firstLine="720"/>
      </w:pPr>
    </w:p>
    <w:p w14:paraId="6508B832" w14:textId="77777777" w:rsidR="00BF6B68" w:rsidRDefault="00BF6B68" w:rsidP="00293746">
      <w:pPr>
        <w:ind w:firstLine="720"/>
      </w:pPr>
    </w:p>
    <w:p w14:paraId="4DBDA9FB" w14:textId="77777777" w:rsidR="00BF6B68" w:rsidRDefault="00BF6B68" w:rsidP="00293746">
      <w:pPr>
        <w:ind w:firstLine="720"/>
      </w:pPr>
    </w:p>
    <w:p w14:paraId="1F3EDF31" w14:textId="77777777" w:rsidR="00BF6B68" w:rsidRDefault="00BF6B68" w:rsidP="00293746">
      <w:pPr>
        <w:ind w:firstLine="720"/>
      </w:pPr>
    </w:p>
    <w:p w14:paraId="23644670" w14:textId="77777777" w:rsidR="00BF6B68" w:rsidRDefault="00BF6B68" w:rsidP="00293746">
      <w:pPr>
        <w:ind w:firstLine="720"/>
      </w:pPr>
    </w:p>
    <w:p w14:paraId="3E2C36C1" w14:textId="77777777" w:rsidR="00BF6B68" w:rsidRDefault="00BF6B68" w:rsidP="00293746">
      <w:pPr>
        <w:ind w:firstLine="720"/>
      </w:pPr>
    </w:p>
    <w:p w14:paraId="5E25679F" w14:textId="77777777" w:rsidR="00BF6B68" w:rsidRDefault="00BF6B68" w:rsidP="00293746">
      <w:pPr>
        <w:ind w:firstLine="720"/>
      </w:pPr>
    </w:p>
    <w:p w14:paraId="3BD1477E" w14:textId="48335B7F" w:rsidR="00BF6B68" w:rsidRPr="00E73775" w:rsidRDefault="00BF6B68" w:rsidP="00293746">
      <w:pPr>
        <w:ind w:firstLine="720"/>
      </w:pPr>
    </w:p>
    <w:p w14:paraId="1267DE20" w14:textId="48335B7F" w:rsidR="00367F7A" w:rsidRDefault="00B731BA" w:rsidP="00041444">
      <w:pPr>
        <w:pStyle w:val="Heading2"/>
      </w:pPr>
      <w:bookmarkStart w:id="44" w:name="_Toc122008330"/>
      <w:bookmarkStart w:id="45" w:name="_Toc122190807"/>
      <w:r>
        <w:t>II.</w:t>
      </w:r>
      <w:r w:rsidR="008B0E11">
        <w:t>3</w:t>
      </w:r>
      <w:r>
        <w:t xml:space="preserve"> Organização</w:t>
      </w:r>
      <w:bookmarkEnd w:id="44"/>
      <w:bookmarkEnd w:id="45"/>
    </w:p>
    <w:p w14:paraId="7EED0D60" w14:textId="4CF5F293" w:rsidR="00B731BA" w:rsidRDefault="003C3CCA" w:rsidP="00F95945">
      <w:pPr>
        <w:pStyle w:val="Heading3"/>
      </w:pPr>
      <w:bookmarkStart w:id="46" w:name="_Toc122008331"/>
      <w:bookmarkStart w:id="47" w:name="_Toc122190808"/>
      <w:r>
        <w:t xml:space="preserve">II.3.1 </w:t>
      </w:r>
      <w:r w:rsidR="00FE53CA">
        <w:t>Análise de organograma</w:t>
      </w:r>
      <w:bookmarkEnd w:id="46"/>
      <w:bookmarkEnd w:id="47"/>
    </w:p>
    <w:p w14:paraId="56FBB076" w14:textId="2C6B373D" w:rsidR="00982F36" w:rsidRDefault="00E261CA" w:rsidP="008D40E9">
      <w:pPr>
        <w:ind w:firstLine="720"/>
      </w:pPr>
      <w:r>
        <w:t xml:space="preserve">O </w:t>
      </w:r>
      <w:r w:rsidR="00D97A2C">
        <w:t>organograma</w:t>
      </w:r>
      <w:r w:rsidR="00B66B23">
        <w:t xml:space="preserve"> é </w:t>
      </w:r>
      <w:r w:rsidR="00536111">
        <w:t xml:space="preserve">a representação </w:t>
      </w:r>
      <w:r w:rsidR="008172AB">
        <w:t>gráfica da estrutura da estrutura organizacional</w:t>
      </w:r>
      <w:r w:rsidR="00982F36">
        <w:t>, que por sua vez é</w:t>
      </w:r>
      <w:r w:rsidR="009D76E0">
        <w:t xml:space="preserve"> o sistema formal que concretiza o processo da função da organização</w:t>
      </w:r>
      <w:sdt>
        <w:sdtPr>
          <w:id w:val="933249265"/>
          <w:citation/>
        </w:sdtPr>
        <w:sdtContent>
          <w:r w:rsidR="003431AC">
            <w:fldChar w:fldCharType="begin"/>
          </w:r>
          <w:r w:rsidR="0090734E">
            <w:instrText xml:space="preserve">CITATION GES \p 4 \l 2070 </w:instrText>
          </w:r>
          <w:r w:rsidR="003431AC">
            <w:fldChar w:fldCharType="separate"/>
          </w:r>
          <w:r>
            <w:rPr>
              <w:noProof/>
            </w:rPr>
            <w:t xml:space="preserve"> (GESTA5, p. 4)</w:t>
          </w:r>
          <w:r w:rsidR="003431AC">
            <w:fldChar w:fldCharType="end"/>
          </w:r>
        </w:sdtContent>
      </w:sdt>
      <w:r w:rsidR="009D76E0">
        <w:t>.</w:t>
      </w:r>
      <w:r w:rsidR="00392971">
        <w:t xml:space="preserve"> </w:t>
      </w:r>
    </w:p>
    <w:p w14:paraId="14D1F4A0" w14:textId="1C494C2F" w:rsidR="00BA09F4" w:rsidRDefault="00BA09F4" w:rsidP="008D40E9">
      <w:pPr>
        <w:ind w:firstLine="720"/>
      </w:pPr>
      <w:r>
        <w:t xml:space="preserve">O atual organograma pode ser no futuro atualizado uma vez que a organização </w:t>
      </w:r>
      <w:r w:rsidR="005B6E9F">
        <w:t xml:space="preserve">comprou a </w:t>
      </w:r>
      <w:r w:rsidR="005B6E9F" w:rsidRPr="00E6717D">
        <w:rPr>
          <w:i/>
        </w:rPr>
        <w:t>iSchoolar</w:t>
      </w:r>
      <w:r w:rsidR="000A0EE0">
        <w:rPr>
          <w:i/>
        </w:rPr>
        <w:t>,</w:t>
      </w:r>
      <w:r w:rsidR="005B6E9F">
        <w:t xml:space="preserve"> que se localiza no </w:t>
      </w:r>
      <w:r w:rsidR="00365C8C">
        <w:t>Brasil</w:t>
      </w:r>
      <w:r w:rsidR="000A0EE0">
        <w:t>,</w:t>
      </w:r>
      <w:r w:rsidR="00365C8C">
        <w:t xml:space="preserve"> e então a estrutura da organização </w:t>
      </w:r>
      <w:r w:rsidR="001D173B">
        <w:t>irá ser alterada</w:t>
      </w:r>
      <w:r w:rsidR="00CF15FC">
        <w:t xml:space="preserve"> </w:t>
      </w:r>
      <w:sdt>
        <w:sdtPr>
          <w:id w:val="-2141565952"/>
          <w:citation/>
        </w:sdtPr>
        <w:sdtContent>
          <w:r w:rsidR="00CF15FC">
            <w:fldChar w:fldCharType="begin"/>
          </w:r>
          <w:r w:rsidR="00CF15FC">
            <w:instrText xml:space="preserve"> CITATION Cod221 \l 2070 </w:instrText>
          </w:r>
          <w:r w:rsidR="00CF15FC">
            <w:fldChar w:fldCharType="separate"/>
          </w:r>
          <w:r>
            <w:rPr>
              <w:noProof/>
            </w:rPr>
            <w:t>(Codevision A, 2022)</w:t>
          </w:r>
          <w:r w:rsidR="00CF15FC">
            <w:fldChar w:fldCharType="end"/>
          </w:r>
        </w:sdtContent>
      </w:sdt>
      <w:r w:rsidR="00CF15FC">
        <w:t>.</w:t>
      </w:r>
    </w:p>
    <w:p w14:paraId="40C2A420" w14:textId="77777777" w:rsidR="00CE6E58" w:rsidRDefault="00A40F31" w:rsidP="00CE6E58">
      <w:pPr>
        <w:keepNext/>
        <w:ind w:firstLine="360"/>
      </w:pPr>
      <w:r>
        <w:rPr>
          <w:noProof/>
        </w:rPr>
        <w:drawing>
          <wp:inline distT="0" distB="0" distL="0" distR="0" wp14:anchorId="66E0079B" wp14:editId="2A7E32BE">
            <wp:extent cx="5486400" cy="3200400"/>
            <wp:effectExtent l="0" t="0" r="0" b="3810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449B79" w14:textId="3DEAE6E3" w:rsidR="00BC3B9A" w:rsidRPr="00CE6E58" w:rsidRDefault="00CE6E58" w:rsidP="00CE6E58">
      <w:pPr>
        <w:pStyle w:val="Caption"/>
        <w:jc w:val="center"/>
        <w:rPr>
          <w:color w:val="auto"/>
        </w:rPr>
      </w:pPr>
      <w:bookmarkStart w:id="48" w:name="_Toc119756563"/>
      <w:r w:rsidRPr="00CE6E58">
        <w:rPr>
          <w:color w:val="auto"/>
        </w:rPr>
        <w:t xml:space="preserve">Figura </w:t>
      </w:r>
      <w:r w:rsidRPr="00CE6E58">
        <w:rPr>
          <w:color w:val="auto"/>
        </w:rPr>
        <w:fldChar w:fldCharType="begin"/>
      </w:r>
      <w:r w:rsidRPr="00CE6E58">
        <w:rPr>
          <w:color w:val="auto"/>
        </w:rPr>
        <w:instrText xml:space="preserve"> SEQ Figura \* ARABIC </w:instrText>
      </w:r>
      <w:r w:rsidRPr="00CE6E58">
        <w:rPr>
          <w:color w:val="auto"/>
        </w:rPr>
        <w:fldChar w:fldCharType="separate"/>
      </w:r>
      <w:r w:rsidRPr="00CE6E58">
        <w:rPr>
          <w:noProof/>
          <w:color w:val="auto"/>
        </w:rPr>
        <w:t>3</w:t>
      </w:r>
      <w:r w:rsidRPr="00CE6E58">
        <w:rPr>
          <w:color w:val="auto"/>
        </w:rPr>
        <w:fldChar w:fldCharType="end"/>
      </w:r>
      <w:r w:rsidRPr="00CE6E58">
        <w:rPr>
          <w:color w:val="auto"/>
        </w:rPr>
        <w:t xml:space="preserve"> - Organogram</w:t>
      </w:r>
      <w:r>
        <w:rPr>
          <w:color w:val="auto"/>
        </w:rPr>
        <w:t>a</w:t>
      </w:r>
      <w:r w:rsidRPr="00CE6E58">
        <w:rPr>
          <w:color w:val="auto"/>
        </w:rPr>
        <w:t xml:space="preserve"> da organização</w:t>
      </w:r>
      <w:bookmarkEnd w:id="48"/>
    </w:p>
    <w:p w14:paraId="2EF28FAA" w14:textId="77777777" w:rsidR="00C11119" w:rsidRPr="009D76E0" w:rsidRDefault="00C11119" w:rsidP="009D76E0">
      <w:pPr>
        <w:ind w:firstLine="360"/>
      </w:pPr>
    </w:p>
    <w:p w14:paraId="1608F670" w14:textId="57482DD7" w:rsidR="006C1B8B" w:rsidRDefault="005B67FA" w:rsidP="008D40E9">
      <w:pPr>
        <w:ind w:firstLine="720"/>
      </w:pPr>
      <w:r>
        <w:t xml:space="preserve">Nós continuaremos </w:t>
      </w:r>
      <w:r w:rsidR="0078122E">
        <w:t>a análise</w:t>
      </w:r>
      <w:r w:rsidR="00B033BB">
        <w:t xml:space="preserve"> da organização </w:t>
      </w:r>
      <w:r w:rsidR="00C52F96">
        <w:t>com o organograma atual, no qual</w:t>
      </w:r>
      <w:r w:rsidR="00C11089">
        <w:t xml:space="preserve"> identificaremos alguns pontos: </w:t>
      </w:r>
      <w:r w:rsidR="004F1E56">
        <w:t xml:space="preserve">tipo de </w:t>
      </w:r>
      <w:r w:rsidR="00167C57">
        <w:t>departamentalização, flexibilidade</w:t>
      </w:r>
      <w:r w:rsidR="006255EC">
        <w:t xml:space="preserve"> e</w:t>
      </w:r>
      <w:r w:rsidR="00167C57">
        <w:t xml:space="preserve"> </w:t>
      </w:r>
      <w:r w:rsidR="00C4054E">
        <w:t xml:space="preserve">número de níveis </w:t>
      </w:r>
      <w:r w:rsidR="003C1CBF">
        <w:t>hier</w:t>
      </w:r>
      <w:r w:rsidR="00583252">
        <w:t>á</w:t>
      </w:r>
      <w:r w:rsidR="003C1CBF">
        <w:t>rquicos</w:t>
      </w:r>
      <w:r w:rsidR="006255EC">
        <w:t xml:space="preserve">. </w:t>
      </w:r>
      <w:r w:rsidR="00E6717D">
        <w:t>O</w:t>
      </w:r>
      <w:r w:rsidR="009C2305">
        <w:t xml:space="preserve"> organograma </w:t>
      </w:r>
      <w:r w:rsidR="00472961">
        <w:t>atual da empresa apresenta um</w:t>
      </w:r>
      <w:r w:rsidR="00251988">
        <w:t xml:space="preserve">a </w:t>
      </w:r>
      <w:r w:rsidR="00472961" w:rsidRPr="00247D3B">
        <w:rPr>
          <w:b/>
          <w:bCs/>
        </w:rPr>
        <w:t>estrut</w:t>
      </w:r>
      <w:r w:rsidR="003162FD" w:rsidRPr="00247D3B">
        <w:rPr>
          <w:b/>
          <w:bCs/>
        </w:rPr>
        <w:t>ura</w:t>
      </w:r>
      <w:r w:rsidR="00251988">
        <w:rPr>
          <w:b/>
          <w:bCs/>
        </w:rPr>
        <w:t xml:space="preserve"> organizacional</w:t>
      </w:r>
      <w:r w:rsidR="003162FD" w:rsidRPr="00247D3B">
        <w:rPr>
          <w:b/>
          <w:bCs/>
        </w:rPr>
        <w:t xml:space="preserve"> </w:t>
      </w:r>
      <w:r w:rsidR="008E7C9D">
        <w:rPr>
          <w:b/>
          <w:bCs/>
        </w:rPr>
        <w:t xml:space="preserve">alta e </w:t>
      </w:r>
      <w:r w:rsidR="003162FD" w:rsidRPr="00247D3B">
        <w:rPr>
          <w:b/>
          <w:bCs/>
        </w:rPr>
        <w:t>alongada</w:t>
      </w:r>
      <w:r w:rsidR="003162FD">
        <w:t xml:space="preserve">, </w:t>
      </w:r>
      <w:r w:rsidR="002854C7">
        <w:t xml:space="preserve">isto é, apresenta </w:t>
      </w:r>
      <w:r w:rsidR="003F4E0C">
        <w:t>3</w:t>
      </w:r>
      <w:r w:rsidR="00756E87">
        <w:t xml:space="preserve"> </w:t>
      </w:r>
      <w:r w:rsidR="00025CDB">
        <w:t>níveis hierárquicos</w:t>
      </w:r>
      <w:r w:rsidR="003F4E0C">
        <w:t xml:space="preserve">. </w:t>
      </w:r>
      <w:r w:rsidR="004360BD">
        <w:t xml:space="preserve">Por ter uma </w:t>
      </w:r>
      <w:r w:rsidR="002C7B61">
        <w:t xml:space="preserve">estrutura </w:t>
      </w:r>
      <w:r w:rsidR="00206C4C">
        <w:t xml:space="preserve">alta e alongada </w:t>
      </w:r>
      <w:r w:rsidR="006278F3">
        <w:t>a flexibilidade da organização tende a ser baixa, o que acontece atualmente.</w:t>
      </w:r>
      <w:r w:rsidR="0003711C">
        <w:t xml:space="preserve"> </w:t>
      </w:r>
      <w:r w:rsidR="00AD7F18">
        <w:t xml:space="preserve">E o tipo de departamentalização </w:t>
      </w:r>
      <w:r w:rsidR="00CE5FA5">
        <w:t xml:space="preserve">que se apercebe é que a organização apresenta também </w:t>
      </w:r>
      <w:r w:rsidR="00D536B2">
        <w:t xml:space="preserve">uma </w:t>
      </w:r>
      <w:r w:rsidR="00D536B2" w:rsidRPr="00D536B2">
        <w:rPr>
          <w:b/>
          <w:bCs/>
        </w:rPr>
        <w:t>estrutura organizacional funcional</w:t>
      </w:r>
      <w:r w:rsidR="00AD7F18">
        <w:t>.</w:t>
      </w:r>
      <w:r w:rsidR="009A54A4">
        <w:t xml:space="preserve"> </w:t>
      </w:r>
    </w:p>
    <w:p w14:paraId="4D246143" w14:textId="77777777" w:rsidR="00DE6E31" w:rsidRDefault="005002E9" w:rsidP="00DE6E31">
      <w:pPr>
        <w:keepNext/>
        <w:ind w:firstLine="360"/>
      </w:pPr>
      <w:r>
        <w:rPr>
          <w:noProof/>
        </w:rPr>
        <w:lastRenderedPageBreak/>
        <w:drawing>
          <wp:inline distT="0" distB="0" distL="0" distR="0" wp14:anchorId="48238814" wp14:editId="1602A77B">
            <wp:extent cx="5486400" cy="3200400"/>
            <wp:effectExtent l="0" t="38100" r="0" b="571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7B41F3C" w14:textId="009D8EC5" w:rsidR="00DE6E31" w:rsidRPr="00DE6E31" w:rsidRDefault="00DE6E31" w:rsidP="00DE6E31">
      <w:pPr>
        <w:pStyle w:val="Caption"/>
        <w:jc w:val="center"/>
        <w:rPr>
          <w:color w:val="auto"/>
        </w:rPr>
      </w:pPr>
      <w:bookmarkStart w:id="49" w:name="_Toc119756564"/>
      <w:r w:rsidRPr="00DE6E31">
        <w:rPr>
          <w:color w:val="auto"/>
        </w:rPr>
        <w:t xml:space="preserve">Figura </w:t>
      </w:r>
      <w:r w:rsidRPr="00DE6E31">
        <w:rPr>
          <w:color w:val="auto"/>
        </w:rPr>
        <w:fldChar w:fldCharType="begin"/>
      </w:r>
      <w:r w:rsidRPr="00DE6E31">
        <w:rPr>
          <w:color w:val="auto"/>
        </w:rPr>
        <w:instrText xml:space="preserve"> SEQ Figura \* ARABIC </w:instrText>
      </w:r>
      <w:r w:rsidRPr="00DE6E31">
        <w:rPr>
          <w:color w:val="auto"/>
        </w:rPr>
        <w:fldChar w:fldCharType="separate"/>
      </w:r>
      <w:r w:rsidRPr="00DE6E31">
        <w:rPr>
          <w:noProof/>
          <w:color w:val="auto"/>
        </w:rPr>
        <w:t>4</w:t>
      </w:r>
      <w:r w:rsidRPr="00DE6E31">
        <w:rPr>
          <w:color w:val="auto"/>
        </w:rPr>
        <w:fldChar w:fldCharType="end"/>
      </w:r>
      <w:r w:rsidRPr="00DE6E31">
        <w:rPr>
          <w:color w:val="auto"/>
        </w:rPr>
        <w:t xml:space="preserve"> - Posições de Staff e de Linha</w:t>
      </w:r>
      <w:bookmarkEnd w:id="49"/>
    </w:p>
    <w:p w14:paraId="24F4424E" w14:textId="5D4ED509" w:rsidR="5C3D6D58" w:rsidRDefault="00AD7F18" w:rsidP="00B033BB">
      <w:pPr>
        <w:ind w:firstLine="360"/>
      </w:pPr>
      <w:r>
        <w:t xml:space="preserve"> </w:t>
      </w:r>
    </w:p>
    <w:p w14:paraId="050456C9" w14:textId="028840E5" w:rsidR="008D11AC" w:rsidRPr="00750048" w:rsidRDefault="00CA130C" w:rsidP="00684A98">
      <w:pPr>
        <w:pStyle w:val="Heading3"/>
        <w:ind w:firstLine="360"/>
        <w:rPr>
          <w:rFonts w:ascii="Calibri" w:eastAsia="Times New Roman" w:hAnsi="Calibri" w:cs="Times , serif"/>
        </w:rPr>
      </w:pPr>
      <w:bookmarkStart w:id="50" w:name="_Toc122008332"/>
      <w:bookmarkStart w:id="51" w:name="_Toc122190809"/>
      <w:r>
        <w:t xml:space="preserve">II.3.2 </w:t>
      </w:r>
      <w:r w:rsidR="300C49F4" w:rsidRPr="00750048">
        <w:t>Organização formal e informal</w:t>
      </w:r>
      <w:bookmarkEnd w:id="50"/>
      <w:bookmarkEnd w:id="51"/>
    </w:p>
    <w:p w14:paraId="06FB858B" w14:textId="07DA33F1" w:rsidR="00827888" w:rsidRDefault="14450B95" w:rsidP="00704EB0">
      <w:pPr>
        <w:ind w:firstLine="720"/>
        <w:rPr>
          <w:rFonts w:asciiTheme="minorHAnsi" w:eastAsiaTheme="minorEastAsia" w:hAnsiTheme="minorHAnsi" w:cstheme="minorBidi"/>
        </w:rPr>
      </w:pPr>
      <w:r w:rsidRPr="128751DD">
        <w:rPr>
          <w:rFonts w:asciiTheme="minorHAnsi" w:eastAsiaTheme="minorEastAsia" w:hAnsiTheme="minorHAnsi" w:cstheme="minorBidi"/>
        </w:rPr>
        <w:t xml:space="preserve">A organização </w:t>
      </w:r>
      <w:r w:rsidRPr="00F95945">
        <w:rPr>
          <w:rFonts w:asciiTheme="minorHAnsi" w:eastAsiaTheme="minorEastAsia" w:hAnsiTheme="minorHAnsi" w:cstheme="minorBidi"/>
          <w:b/>
        </w:rPr>
        <w:t>formal</w:t>
      </w:r>
      <w:r w:rsidR="44480DB1" w:rsidRPr="4FEC9CAB">
        <w:rPr>
          <w:rFonts w:asciiTheme="minorHAnsi" w:eastAsiaTheme="minorEastAsia" w:hAnsiTheme="minorHAnsi" w:cstheme="minorBidi"/>
        </w:rPr>
        <w:t xml:space="preserve"> </w:t>
      </w:r>
      <w:r w:rsidR="44480DB1" w:rsidRPr="7CF55FE9">
        <w:rPr>
          <w:rFonts w:asciiTheme="minorHAnsi" w:eastAsiaTheme="minorEastAsia" w:hAnsiTheme="minorHAnsi" w:cstheme="minorBidi"/>
        </w:rPr>
        <w:t xml:space="preserve">é uma estrutura </w:t>
      </w:r>
      <w:r w:rsidR="44480DB1" w:rsidRPr="00F95945">
        <w:rPr>
          <w:rFonts w:asciiTheme="minorHAnsi" w:eastAsiaTheme="minorEastAsia" w:hAnsiTheme="minorHAnsi" w:cstheme="minorBidi"/>
          <w:b/>
        </w:rPr>
        <w:t>lógica</w:t>
      </w:r>
      <w:r w:rsidR="44480DB1" w:rsidRPr="7CF55FE9">
        <w:rPr>
          <w:rFonts w:asciiTheme="minorHAnsi" w:eastAsiaTheme="minorEastAsia" w:hAnsiTheme="minorHAnsi" w:cstheme="minorBidi"/>
        </w:rPr>
        <w:t xml:space="preserve"> e </w:t>
      </w:r>
      <w:r w:rsidR="44480DB1" w:rsidRPr="00F95945">
        <w:rPr>
          <w:rFonts w:asciiTheme="minorHAnsi" w:eastAsiaTheme="minorEastAsia" w:hAnsiTheme="minorHAnsi" w:cstheme="minorBidi"/>
          <w:b/>
        </w:rPr>
        <w:t>racional</w:t>
      </w:r>
      <w:r w:rsidR="4D078C84" w:rsidRPr="128751DD">
        <w:rPr>
          <w:rFonts w:asciiTheme="minorHAnsi" w:eastAsiaTheme="minorEastAsia" w:hAnsiTheme="minorHAnsi" w:cstheme="minorBidi"/>
        </w:rPr>
        <w:t xml:space="preserve"> </w:t>
      </w:r>
      <w:r w:rsidR="75260B99" w:rsidRPr="128A454B">
        <w:rPr>
          <w:rFonts w:asciiTheme="minorHAnsi" w:eastAsiaTheme="minorEastAsia" w:hAnsiTheme="minorHAnsi" w:cstheme="minorBidi"/>
        </w:rPr>
        <w:t>de</w:t>
      </w:r>
      <w:r w:rsidR="08626851" w:rsidRPr="128A454B">
        <w:rPr>
          <w:rFonts w:asciiTheme="minorHAnsi" w:eastAsiaTheme="minorEastAsia" w:hAnsiTheme="minorHAnsi" w:cstheme="minorBidi"/>
        </w:rPr>
        <w:t>ntro da</w:t>
      </w:r>
      <w:r w:rsidR="63FE6F5D" w:rsidRPr="5C137641">
        <w:rPr>
          <w:rFonts w:asciiTheme="minorHAnsi" w:eastAsiaTheme="minorEastAsia" w:hAnsiTheme="minorHAnsi" w:cstheme="minorBidi"/>
        </w:rPr>
        <w:t xml:space="preserve"> </w:t>
      </w:r>
      <w:r w:rsidR="4D078C84" w:rsidRPr="128751DD">
        <w:rPr>
          <w:rFonts w:asciiTheme="minorHAnsi" w:eastAsiaTheme="minorEastAsia" w:hAnsiTheme="minorHAnsi" w:cstheme="minorBidi"/>
        </w:rPr>
        <w:t>empresa</w:t>
      </w:r>
      <w:r w:rsidR="00650650">
        <w:rPr>
          <w:rFonts w:asciiTheme="minorHAnsi" w:eastAsiaTheme="minorEastAsia" w:hAnsiTheme="minorHAnsi" w:cstheme="minorBidi"/>
        </w:rPr>
        <w:t xml:space="preserve"> </w:t>
      </w:r>
      <w:sdt>
        <w:sdtPr>
          <w:rPr>
            <w:rFonts w:asciiTheme="minorHAnsi" w:eastAsiaTheme="minorEastAsia" w:hAnsiTheme="minorHAnsi" w:cstheme="minorBidi"/>
          </w:rPr>
          <w:id w:val="-1018311716"/>
          <w:lock w:val="contentLocked"/>
          <w:citation/>
        </w:sdtPr>
        <w:sdtContent>
          <w:r w:rsidR="00650650">
            <w:rPr>
              <w:rFonts w:asciiTheme="minorHAnsi" w:eastAsiaTheme="minorEastAsia" w:hAnsiTheme="minorHAnsi" w:cstheme="minorBidi"/>
            </w:rPr>
            <w:fldChar w:fldCharType="begin"/>
          </w:r>
          <w:r w:rsidR="00650650">
            <w:rPr>
              <w:rFonts w:asciiTheme="minorHAnsi" w:eastAsiaTheme="minorEastAsia" w:hAnsiTheme="minorHAnsi" w:cstheme="minorBidi"/>
            </w:rPr>
            <w:instrText xml:space="preserve"> CITATION htt \l 2070 </w:instrText>
          </w:r>
          <w:r w:rsidR="00650650">
            <w:rPr>
              <w:rFonts w:asciiTheme="minorHAnsi" w:eastAsiaTheme="minorEastAsia" w:hAnsiTheme="minorHAnsi" w:cstheme="minorBidi"/>
            </w:rPr>
            <w:fldChar w:fldCharType="separate"/>
          </w:r>
          <w:r>
            <w:rPr>
              <w:rFonts w:asciiTheme="minorHAnsi" w:eastAsiaTheme="minorEastAsia" w:hAnsiTheme="minorHAnsi" w:cstheme="minorBidi"/>
              <w:noProof/>
            </w:rPr>
            <w:t>(Marques, 2019)</w:t>
          </w:r>
          <w:r w:rsidR="00650650">
            <w:rPr>
              <w:rFonts w:asciiTheme="minorHAnsi" w:eastAsiaTheme="minorEastAsia" w:hAnsiTheme="minorHAnsi" w:cstheme="minorBidi"/>
            </w:rPr>
            <w:fldChar w:fldCharType="end"/>
          </w:r>
        </w:sdtContent>
      </w:sdt>
      <w:r w:rsidR="00200B05">
        <w:rPr>
          <w:rFonts w:asciiTheme="minorHAnsi" w:eastAsiaTheme="minorEastAsia" w:hAnsiTheme="minorHAnsi" w:cstheme="minorBidi"/>
        </w:rPr>
        <w:t>.</w:t>
      </w:r>
      <w:r w:rsidR="00A1408B">
        <w:rPr>
          <w:rFonts w:asciiTheme="minorHAnsi" w:eastAsiaTheme="minorEastAsia" w:hAnsiTheme="minorHAnsi" w:cstheme="minorBidi"/>
        </w:rPr>
        <w:t xml:space="preserve"> </w:t>
      </w:r>
      <w:r w:rsidR="009D1B1C">
        <w:rPr>
          <w:rFonts w:asciiTheme="minorHAnsi" w:eastAsiaTheme="minorEastAsia" w:hAnsiTheme="minorHAnsi" w:cstheme="minorBidi"/>
        </w:rPr>
        <w:br/>
      </w:r>
      <w:r>
        <w:tab/>
      </w:r>
      <w:r w:rsidR="1F341A33" w:rsidRPr="5C137641">
        <w:rPr>
          <w:rFonts w:asciiTheme="minorHAnsi" w:eastAsiaTheme="minorEastAsia" w:hAnsiTheme="minorHAnsi" w:cstheme="minorBidi"/>
        </w:rPr>
        <w:t>No caso da</w:t>
      </w:r>
      <w:r w:rsidR="4D078C84" w:rsidRPr="5C137641">
        <w:rPr>
          <w:rFonts w:asciiTheme="minorHAnsi" w:eastAsiaTheme="minorEastAsia" w:hAnsiTheme="minorHAnsi" w:cstheme="minorBidi"/>
        </w:rPr>
        <w:t xml:space="preserve"> </w:t>
      </w:r>
      <w:r w:rsidR="03DB7598" w:rsidRPr="128A454B">
        <w:rPr>
          <w:rFonts w:asciiTheme="minorHAnsi" w:eastAsiaTheme="minorEastAsia" w:hAnsiTheme="minorHAnsi" w:cstheme="minorBidi"/>
          <w:i/>
        </w:rPr>
        <w:t>Codevision</w:t>
      </w:r>
      <w:r w:rsidR="4D078C84" w:rsidRPr="5C137641">
        <w:rPr>
          <w:rFonts w:asciiTheme="minorHAnsi" w:eastAsiaTheme="minorEastAsia" w:hAnsiTheme="minorHAnsi" w:cstheme="minorBidi"/>
        </w:rPr>
        <w:t xml:space="preserve"> </w:t>
      </w:r>
      <w:r w:rsidR="4D078C84" w:rsidRPr="128751DD">
        <w:rPr>
          <w:rFonts w:asciiTheme="minorHAnsi" w:eastAsiaTheme="minorEastAsia" w:hAnsiTheme="minorHAnsi" w:cstheme="minorBidi"/>
        </w:rPr>
        <w:t>pode</w:t>
      </w:r>
      <w:r w:rsidR="159C47B5" w:rsidRPr="7A6FBAEE">
        <w:rPr>
          <w:rFonts w:asciiTheme="minorHAnsi" w:eastAsiaTheme="minorEastAsia" w:hAnsiTheme="minorHAnsi" w:cstheme="minorBidi"/>
        </w:rPr>
        <w:t>-</w:t>
      </w:r>
      <w:r w:rsidR="159C47B5" w:rsidRPr="66DBB074">
        <w:rPr>
          <w:rFonts w:asciiTheme="minorHAnsi" w:eastAsiaTheme="minorEastAsia" w:hAnsiTheme="minorHAnsi" w:cstheme="minorBidi"/>
        </w:rPr>
        <w:t>se</w:t>
      </w:r>
      <w:r w:rsidR="08804311" w:rsidRPr="128751DD">
        <w:rPr>
          <w:rFonts w:asciiTheme="minorHAnsi" w:eastAsiaTheme="minorEastAsia" w:hAnsiTheme="minorHAnsi" w:cstheme="minorBidi"/>
        </w:rPr>
        <w:t xml:space="preserve"> </w:t>
      </w:r>
      <w:r w:rsidR="08804311" w:rsidRPr="483846C5">
        <w:rPr>
          <w:rFonts w:asciiTheme="minorHAnsi" w:eastAsiaTheme="minorEastAsia" w:hAnsiTheme="minorHAnsi" w:cstheme="minorBidi"/>
        </w:rPr>
        <w:t>observa</w:t>
      </w:r>
      <w:r w:rsidR="753C4408" w:rsidRPr="483846C5">
        <w:rPr>
          <w:rFonts w:asciiTheme="minorHAnsi" w:eastAsiaTheme="minorEastAsia" w:hAnsiTheme="minorHAnsi" w:cstheme="minorBidi"/>
        </w:rPr>
        <w:t>r</w:t>
      </w:r>
      <w:r w:rsidR="08804311" w:rsidRPr="128751DD">
        <w:rPr>
          <w:rFonts w:asciiTheme="minorHAnsi" w:eastAsiaTheme="minorEastAsia" w:hAnsiTheme="minorHAnsi" w:cstheme="minorBidi"/>
        </w:rPr>
        <w:t xml:space="preserve"> </w:t>
      </w:r>
      <w:r w:rsidR="1DA6C222" w:rsidRPr="5C137641">
        <w:rPr>
          <w:rFonts w:asciiTheme="minorHAnsi" w:eastAsiaTheme="minorEastAsia" w:hAnsiTheme="minorHAnsi" w:cstheme="minorBidi"/>
        </w:rPr>
        <w:t>um</w:t>
      </w:r>
      <w:r w:rsidR="08804311" w:rsidRPr="128751DD">
        <w:rPr>
          <w:rFonts w:asciiTheme="minorHAnsi" w:eastAsiaTheme="minorEastAsia" w:hAnsiTheme="minorHAnsi" w:cstheme="minorBidi"/>
        </w:rPr>
        <w:t xml:space="preserve"> organograma </w:t>
      </w:r>
      <w:r w:rsidR="08804311" w:rsidRPr="70D4D309">
        <w:rPr>
          <w:rFonts w:asciiTheme="minorHAnsi" w:eastAsiaTheme="minorEastAsia" w:hAnsiTheme="minorHAnsi" w:cstheme="minorBidi"/>
        </w:rPr>
        <w:t>representado</w:t>
      </w:r>
      <w:r w:rsidR="358A56F0" w:rsidRPr="70D4D309">
        <w:rPr>
          <w:rFonts w:asciiTheme="minorHAnsi" w:eastAsiaTheme="minorEastAsia" w:hAnsiTheme="minorHAnsi" w:cstheme="minorBidi"/>
        </w:rPr>
        <w:t xml:space="preserve"> acima.</w:t>
      </w:r>
      <w:r w:rsidR="025BCD84" w:rsidRPr="128751DD">
        <w:rPr>
          <w:rFonts w:asciiTheme="minorHAnsi" w:eastAsiaTheme="minorEastAsia" w:hAnsiTheme="minorHAnsi" w:cstheme="minorBidi"/>
        </w:rPr>
        <w:t xml:space="preserve"> É constituída </w:t>
      </w:r>
      <w:r w:rsidR="6E9684E0" w:rsidRPr="128751DD">
        <w:rPr>
          <w:rFonts w:asciiTheme="minorHAnsi" w:eastAsiaTheme="minorEastAsia" w:hAnsiTheme="minorHAnsi" w:cstheme="minorBidi"/>
        </w:rPr>
        <w:t xml:space="preserve">pelo </w:t>
      </w:r>
      <w:r w:rsidR="6E9684E0" w:rsidRPr="00F95945">
        <w:rPr>
          <w:rFonts w:asciiTheme="minorHAnsi" w:eastAsiaTheme="minorEastAsia" w:hAnsiTheme="minorHAnsi" w:cstheme="minorBidi"/>
          <w:b/>
        </w:rPr>
        <w:t>CEO</w:t>
      </w:r>
      <w:r w:rsidR="6E9684E0" w:rsidRPr="128751DD">
        <w:rPr>
          <w:rFonts w:asciiTheme="minorHAnsi" w:eastAsiaTheme="minorEastAsia" w:hAnsiTheme="minorHAnsi" w:cstheme="minorBidi"/>
        </w:rPr>
        <w:t xml:space="preserve"> e</w:t>
      </w:r>
      <w:r w:rsidR="025BCD84" w:rsidRPr="128751DD">
        <w:rPr>
          <w:rFonts w:asciiTheme="minorHAnsi" w:eastAsiaTheme="minorEastAsia" w:hAnsiTheme="minorHAnsi" w:cstheme="minorBidi"/>
        </w:rPr>
        <w:t xml:space="preserve"> por </w:t>
      </w:r>
      <w:r w:rsidR="025BCD84" w:rsidRPr="00F95945">
        <w:rPr>
          <w:rFonts w:asciiTheme="minorHAnsi" w:eastAsiaTheme="minorEastAsia" w:hAnsiTheme="minorHAnsi" w:cstheme="minorBidi"/>
          <w:b/>
        </w:rPr>
        <w:t>6</w:t>
      </w:r>
      <w:r w:rsidR="025BCD84" w:rsidRPr="128751DD">
        <w:rPr>
          <w:rFonts w:asciiTheme="minorHAnsi" w:eastAsiaTheme="minorEastAsia" w:hAnsiTheme="minorHAnsi" w:cstheme="minorBidi"/>
        </w:rPr>
        <w:t xml:space="preserve"> departamentos, cada departamento com o seu </w:t>
      </w:r>
      <w:r w:rsidR="025BCD84" w:rsidRPr="00F95945">
        <w:rPr>
          <w:rFonts w:asciiTheme="minorHAnsi" w:eastAsiaTheme="minorEastAsia" w:hAnsiTheme="minorHAnsi" w:cstheme="minorBidi"/>
          <w:b/>
        </w:rPr>
        <w:t>diretor</w:t>
      </w:r>
      <w:r w:rsidR="025BCD84" w:rsidRPr="128751DD">
        <w:rPr>
          <w:rFonts w:asciiTheme="minorHAnsi" w:eastAsiaTheme="minorEastAsia" w:hAnsiTheme="minorHAnsi" w:cstheme="minorBidi"/>
        </w:rPr>
        <w:t xml:space="preserve">, </w:t>
      </w:r>
      <w:r w:rsidR="025BCD84" w:rsidRPr="00F95945">
        <w:rPr>
          <w:rFonts w:asciiTheme="minorHAnsi" w:eastAsiaTheme="minorEastAsia" w:hAnsiTheme="minorHAnsi" w:cstheme="minorBidi"/>
          <w:b/>
        </w:rPr>
        <w:t>coordenador</w:t>
      </w:r>
      <w:r w:rsidR="025BCD84" w:rsidRPr="128751DD">
        <w:rPr>
          <w:rFonts w:asciiTheme="minorHAnsi" w:eastAsiaTheme="minorEastAsia" w:hAnsiTheme="minorHAnsi" w:cstheme="minorBidi"/>
        </w:rPr>
        <w:t xml:space="preserve"> e </w:t>
      </w:r>
      <w:r w:rsidR="025BCD84" w:rsidRPr="00F95945">
        <w:rPr>
          <w:rFonts w:asciiTheme="minorHAnsi" w:eastAsiaTheme="minorEastAsia" w:hAnsiTheme="minorHAnsi" w:cstheme="minorBidi"/>
          <w:b/>
        </w:rPr>
        <w:t>técnicos</w:t>
      </w:r>
      <w:r w:rsidR="025BCD84" w:rsidRPr="128751DD">
        <w:rPr>
          <w:rFonts w:asciiTheme="minorHAnsi" w:eastAsiaTheme="minorEastAsia" w:hAnsiTheme="minorHAnsi" w:cstheme="minorBidi"/>
        </w:rPr>
        <w:t>.</w:t>
      </w:r>
      <w:r w:rsidR="158FD23B" w:rsidRPr="128751DD">
        <w:rPr>
          <w:rFonts w:asciiTheme="minorHAnsi" w:eastAsiaTheme="minorEastAsia" w:hAnsiTheme="minorHAnsi" w:cstheme="minorBidi"/>
        </w:rPr>
        <w:t xml:space="preserve"> Neste momento a </w:t>
      </w:r>
      <w:r w:rsidR="0068F67C" w:rsidRPr="5C137641">
        <w:rPr>
          <w:rFonts w:asciiTheme="minorHAnsi" w:eastAsiaTheme="minorEastAsia" w:hAnsiTheme="minorHAnsi" w:cstheme="minorBidi"/>
        </w:rPr>
        <w:t>empresa</w:t>
      </w:r>
      <w:r w:rsidR="158FD23B" w:rsidRPr="128751DD">
        <w:rPr>
          <w:rFonts w:asciiTheme="minorHAnsi" w:eastAsiaTheme="minorEastAsia" w:hAnsiTheme="minorHAnsi" w:cstheme="minorBidi"/>
        </w:rPr>
        <w:t xml:space="preserve"> está</w:t>
      </w:r>
      <w:r w:rsidR="2C2B05E7" w:rsidRPr="128751DD">
        <w:rPr>
          <w:rFonts w:asciiTheme="minorHAnsi" w:eastAsiaTheme="minorEastAsia" w:hAnsiTheme="minorHAnsi" w:cstheme="minorBidi"/>
        </w:rPr>
        <w:t xml:space="preserve"> </w:t>
      </w:r>
      <w:r w:rsidR="158FD23B" w:rsidRPr="128751DD">
        <w:rPr>
          <w:rFonts w:asciiTheme="minorHAnsi" w:eastAsiaTheme="minorEastAsia" w:hAnsiTheme="minorHAnsi" w:cstheme="minorBidi"/>
        </w:rPr>
        <w:t xml:space="preserve">no processo de </w:t>
      </w:r>
      <w:r w:rsidR="158FD23B" w:rsidRPr="00F95945">
        <w:rPr>
          <w:rFonts w:asciiTheme="minorHAnsi" w:eastAsiaTheme="minorEastAsia" w:hAnsiTheme="minorHAnsi" w:cstheme="minorBidi"/>
          <w:b/>
        </w:rPr>
        <w:t>reestrutura</w:t>
      </w:r>
      <w:r w:rsidR="60FA8AB3" w:rsidRPr="00F95945">
        <w:rPr>
          <w:rFonts w:asciiTheme="minorHAnsi" w:eastAsiaTheme="minorEastAsia" w:hAnsiTheme="minorHAnsi" w:cstheme="minorBidi"/>
          <w:b/>
        </w:rPr>
        <w:t>ção</w:t>
      </w:r>
      <w:r w:rsidR="158FD23B" w:rsidRPr="378C1FCC">
        <w:rPr>
          <w:rFonts w:asciiTheme="minorHAnsi" w:eastAsiaTheme="minorEastAsia" w:hAnsiTheme="minorHAnsi" w:cstheme="minorBidi"/>
        </w:rPr>
        <w:t xml:space="preserve"> </w:t>
      </w:r>
      <w:r w:rsidR="3F3D54A1" w:rsidRPr="1081A150">
        <w:rPr>
          <w:rFonts w:asciiTheme="minorHAnsi" w:eastAsiaTheme="minorEastAsia" w:hAnsiTheme="minorHAnsi" w:cstheme="minorBidi"/>
        </w:rPr>
        <w:t>n</w:t>
      </w:r>
      <w:r w:rsidR="158FD23B" w:rsidRPr="1081A150">
        <w:rPr>
          <w:rFonts w:asciiTheme="minorHAnsi" w:eastAsiaTheme="minorEastAsia" w:hAnsiTheme="minorHAnsi" w:cstheme="minorBidi"/>
        </w:rPr>
        <w:t>a</w:t>
      </w:r>
      <w:r w:rsidR="158FD23B" w:rsidRPr="128751DD">
        <w:rPr>
          <w:rFonts w:asciiTheme="minorHAnsi" w:eastAsiaTheme="minorEastAsia" w:hAnsiTheme="minorHAnsi" w:cstheme="minorBidi"/>
        </w:rPr>
        <w:t xml:space="preserve"> sua </w:t>
      </w:r>
      <w:r w:rsidR="753A7E9B" w:rsidRPr="128751DD">
        <w:rPr>
          <w:rFonts w:asciiTheme="minorHAnsi" w:eastAsiaTheme="minorEastAsia" w:hAnsiTheme="minorHAnsi" w:cstheme="minorBidi"/>
        </w:rPr>
        <w:t>organização</w:t>
      </w:r>
      <w:r w:rsidR="4F7D1BEE" w:rsidRPr="128751DD">
        <w:rPr>
          <w:rFonts w:asciiTheme="minorHAnsi" w:eastAsiaTheme="minorEastAsia" w:hAnsiTheme="minorHAnsi" w:cstheme="minorBidi"/>
        </w:rPr>
        <w:t xml:space="preserve"> com o projeto "code 360" com a tentativa de </w:t>
      </w:r>
      <w:r w:rsidR="4F7D1BEE" w:rsidRPr="00F95945">
        <w:rPr>
          <w:rFonts w:asciiTheme="minorHAnsi" w:eastAsiaTheme="minorEastAsia" w:hAnsiTheme="minorHAnsi" w:cstheme="minorBidi"/>
          <w:b/>
        </w:rPr>
        <w:t>anular</w:t>
      </w:r>
      <w:r w:rsidR="51B842E9" w:rsidRPr="128751DD">
        <w:rPr>
          <w:rFonts w:asciiTheme="minorHAnsi" w:eastAsiaTheme="minorEastAsia" w:hAnsiTheme="minorHAnsi" w:cstheme="minorBidi"/>
        </w:rPr>
        <w:t xml:space="preserve"> certos</w:t>
      </w:r>
      <w:r w:rsidR="4F7D1BEE" w:rsidRPr="128751DD">
        <w:rPr>
          <w:rFonts w:asciiTheme="minorHAnsi" w:eastAsiaTheme="minorEastAsia" w:hAnsiTheme="minorHAnsi" w:cstheme="minorBidi"/>
        </w:rPr>
        <w:t xml:space="preserve"> departamentos. </w:t>
      </w:r>
      <w:r w:rsidR="06BD4A36" w:rsidRPr="128751DD">
        <w:rPr>
          <w:rFonts w:asciiTheme="minorHAnsi" w:eastAsiaTheme="minorEastAsia" w:hAnsiTheme="minorHAnsi" w:cstheme="minorBidi"/>
        </w:rPr>
        <w:t>Um dos focos</w:t>
      </w:r>
      <w:r w:rsidR="0FF29CB2" w:rsidRPr="510B6CAC">
        <w:rPr>
          <w:rFonts w:asciiTheme="minorHAnsi" w:eastAsiaTheme="minorEastAsia" w:hAnsiTheme="minorHAnsi" w:cstheme="minorBidi"/>
        </w:rPr>
        <w:t xml:space="preserve"> </w:t>
      </w:r>
      <w:r w:rsidR="0FF29CB2" w:rsidRPr="1A48E274">
        <w:rPr>
          <w:rFonts w:asciiTheme="minorHAnsi" w:eastAsiaTheme="minorEastAsia" w:hAnsiTheme="minorHAnsi" w:cstheme="minorBidi"/>
        </w:rPr>
        <w:t>principais</w:t>
      </w:r>
      <w:r w:rsidR="06BD4A36" w:rsidRPr="128751DD">
        <w:rPr>
          <w:rFonts w:asciiTheme="minorHAnsi" w:eastAsiaTheme="minorEastAsia" w:hAnsiTheme="minorHAnsi" w:cstheme="minorBidi"/>
        </w:rPr>
        <w:t xml:space="preserve"> é </w:t>
      </w:r>
      <w:r w:rsidR="0297A7FD" w:rsidRPr="128751DD">
        <w:rPr>
          <w:rFonts w:asciiTheme="minorHAnsi" w:eastAsiaTheme="minorEastAsia" w:hAnsiTheme="minorHAnsi" w:cstheme="minorBidi"/>
        </w:rPr>
        <w:t xml:space="preserve">dar a </w:t>
      </w:r>
      <w:r w:rsidR="0297A7FD" w:rsidRPr="00F95945">
        <w:rPr>
          <w:rFonts w:asciiTheme="minorHAnsi" w:eastAsiaTheme="minorEastAsia" w:hAnsiTheme="minorHAnsi" w:cstheme="minorBidi"/>
          <w:b/>
        </w:rPr>
        <w:t>possibilidade</w:t>
      </w:r>
      <w:r w:rsidR="0297A7FD" w:rsidRPr="128751DD">
        <w:rPr>
          <w:rFonts w:asciiTheme="minorHAnsi" w:eastAsiaTheme="minorEastAsia" w:hAnsiTheme="minorHAnsi" w:cstheme="minorBidi"/>
        </w:rPr>
        <w:t xml:space="preserve"> </w:t>
      </w:r>
      <w:r w:rsidR="431D02D1" w:rsidRPr="2468A997">
        <w:rPr>
          <w:rFonts w:asciiTheme="minorHAnsi" w:eastAsiaTheme="minorEastAsia" w:hAnsiTheme="minorHAnsi" w:cstheme="minorBidi"/>
        </w:rPr>
        <w:t>a</w:t>
      </w:r>
      <w:r w:rsidR="0297A7FD" w:rsidRPr="128751DD">
        <w:rPr>
          <w:rFonts w:asciiTheme="minorHAnsi" w:eastAsiaTheme="minorEastAsia" w:hAnsiTheme="minorHAnsi" w:cstheme="minorBidi"/>
        </w:rPr>
        <w:t xml:space="preserve"> um colaborador</w:t>
      </w:r>
      <w:r w:rsidR="5EA2E02A" w:rsidRPr="2468A997">
        <w:rPr>
          <w:rFonts w:asciiTheme="minorHAnsi" w:eastAsiaTheme="minorEastAsia" w:hAnsiTheme="minorHAnsi" w:cstheme="minorBidi"/>
        </w:rPr>
        <w:t xml:space="preserve"> de</w:t>
      </w:r>
      <w:r w:rsidR="0297A7FD" w:rsidRPr="128751DD">
        <w:rPr>
          <w:rFonts w:asciiTheme="minorHAnsi" w:eastAsiaTheme="minorEastAsia" w:hAnsiTheme="minorHAnsi" w:cstheme="minorBidi"/>
        </w:rPr>
        <w:t xml:space="preserve"> ser mais </w:t>
      </w:r>
      <w:r w:rsidR="0297A7FD" w:rsidRPr="00F95945">
        <w:rPr>
          <w:rFonts w:asciiTheme="minorHAnsi" w:eastAsiaTheme="minorEastAsia" w:hAnsiTheme="minorHAnsi" w:cstheme="minorBidi"/>
          <w:b/>
        </w:rPr>
        <w:t>flexível</w:t>
      </w:r>
      <w:r w:rsidR="2500784D" w:rsidRPr="6BA4A45B">
        <w:rPr>
          <w:rFonts w:asciiTheme="minorHAnsi" w:eastAsiaTheme="minorEastAsia" w:hAnsiTheme="minorHAnsi" w:cstheme="minorBidi"/>
        </w:rPr>
        <w:t xml:space="preserve"> no sentido</w:t>
      </w:r>
      <w:r w:rsidR="0297A7FD" w:rsidRPr="128751DD">
        <w:rPr>
          <w:rFonts w:asciiTheme="minorHAnsi" w:eastAsiaTheme="minorEastAsia" w:hAnsiTheme="minorHAnsi" w:cstheme="minorBidi"/>
        </w:rPr>
        <w:t xml:space="preserve"> de </w:t>
      </w:r>
      <w:r w:rsidR="0AC9F5E8" w:rsidRPr="128751DD">
        <w:rPr>
          <w:rFonts w:asciiTheme="minorHAnsi" w:eastAsiaTheme="minorEastAsia" w:hAnsiTheme="minorHAnsi" w:cstheme="minorBidi"/>
        </w:rPr>
        <w:t xml:space="preserve">não ficar </w:t>
      </w:r>
      <w:r w:rsidR="49A86BA7" w:rsidRPr="00F95945">
        <w:rPr>
          <w:rFonts w:asciiTheme="minorHAnsi" w:eastAsiaTheme="minorEastAsia" w:hAnsiTheme="minorHAnsi" w:cstheme="minorBidi"/>
          <w:b/>
        </w:rPr>
        <w:t>limitado</w:t>
      </w:r>
      <w:r w:rsidR="49A86BA7" w:rsidRPr="3F0D2EF6">
        <w:rPr>
          <w:rFonts w:asciiTheme="minorHAnsi" w:eastAsiaTheme="minorEastAsia" w:hAnsiTheme="minorHAnsi" w:cstheme="minorBidi"/>
        </w:rPr>
        <w:t xml:space="preserve"> </w:t>
      </w:r>
      <w:r w:rsidR="0AC9F5E8" w:rsidRPr="3F0D2EF6">
        <w:rPr>
          <w:rFonts w:asciiTheme="minorHAnsi" w:eastAsiaTheme="minorEastAsia" w:hAnsiTheme="minorHAnsi" w:cstheme="minorBidi"/>
        </w:rPr>
        <w:t>a</w:t>
      </w:r>
      <w:r w:rsidR="0AC9F5E8" w:rsidRPr="128751DD">
        <w:rPr>
          <w:rFonts w:asciiTheme="minorHAnsi" w:eastAsiaTheme="minorEastAsia" w:hAnsiTheme="minorHAnsi" w:cstheme="minorBidi"/>
        </w:rPr>
        <w:t xml:space="preserve"> um departamento</w:t>
      </w:r>
      <w:r w:rsidR="339EADBD" w:rsidRPr="7FE32EE4">
        <w:rPr>
          <w:rFonts w:asciiTheme="minorHAnsi" w:eastAsiaTheme="minorEastAsia" w:hAnsiTheme="minorHAnsi" w:cstheme="minorBidi"/>
        </w:rPr>
        <w:t>,</w:t>
      </w:r>
      <w:r w:rsidR="0AC9F5E8" w:rsidRPr="128751DD">
        <w:rPr>
          <w:rFonts w:asciiTheme="minorHAnsi" w:eastAsiaTheme="minorEastAsia" w:hAnsiTheme="minorHAnsi" w:cstheme="minorBidi"/>
        </w:rPr>
        <w:t xml:space="preserve"> com a </w:t>
      </w:r>
      <w:r w:rsidR="2903710C" w:rsidRPr="7FE32EE4">
        <w:rPr>
          <w:rFonts w:asciiTheme="minorHAnsi" w:eastAsiaTheme="minorEastAsia" w:hAnsiTheme="minorHAnsi" w:cstheme="minorBidi"/>
        </w:rPr>
        <w:t>intenção</w:t>
      </w:r>
      <w:r w:rsidR="0AC9F5E8" w:rsidRPr="128751DD">
        <w:rPr>
          <w:rFonts w:asciiTheme="minorHAnsi" w:eastAsiaTheme="minorEastAsia" w:hAnsiTheme="minorHAnsi" w:cstheme="minorBidi"/>
        </w:rPr>
        <w:t xml:space="preserve"> deste poder </w:t>
      </w:r>
      <w:r w:rsidR="6FFD0592" w:rsidRPr="73A041D1">
        <w:rPr>
          <w:rFonts w:asciiTheme="minorHAnsi" w:eastAsiaTheme="minorEastAsia" w:hAnsiTheme="minorHAnsi" w:cstheme="minorBidi"/>
        </w:rPr>
        <w:t xml:space="preserve">prestar </w:t>
      </w:r>
      <w:r w:rsidR="62F0BABF" w:rsidRPr="17D29C9E">
        <w:rPr>
          <w:rFonts w:asciiTheme="minorHAnsi" w:eastAsiaTheme="minorEastAsia" w:hAnsiTheme="minorHAnsi" w:cstheme="minorBidi"/>
        </w:rPr>
        <w:t>serviços</w:t>
      </w:r>
      <w:r w:rsidR="6FFD0592" w:rsidRPr="500934DB">
        <w:rPr>
          <w:rFonts w:asciiTheme="minorHAnsi" w:eastAsiaTheme="minorEastAsia" w:hAnsiTheme="minorHAnsi" w:cstheme="minorBidi"/>
        </w:rPr>
        <w:t xml:space="preserve"> </w:t>
      </w:r>
      <w:r w:rsidR="0AC9F5E8" w:rsidRPr="500934DB">
        <w:rPr>
          <w:rFonts w:asciiTheme="minorHAnsi" w:eastAsiaTheme="minorEastAsia" w:hAnsiTheme="minorHAnsi" w:cstheme="minorBidi"/>
        </w:rPr>
        <w:t>em</w:t>
      </w:r>
      <w:r w:rsidR="0AC9F5E8" w:rsidRPr="5995BFD4">
        <w:rPr>
          <w:rFonts w:asciiTheme="minorHAnsi" w:eastAsiaTheme="minorEastAsia" w:hAnsiTheme="minorHAnsi" w:cstheme="minorBidi"/>
        </w:rPr>
        <w:t xml:space="preserve"> </w:t>
      </w:r>
      <w:r w:rsidR="0AC9F5E8" w:rsidRPr="6AC03410">
        <w:rPr>
          <w:rFonts w:asciiTheme="minorHAnsi" w:eastAsiaTheme="minorEastAsia" w:hAnsiTheme="minorHAnsi" w:cstheme="minorBidi"/>
        </w:rPr>
        <w:t>outr</w:t>
      </w:r>
      <w:r w:rsidR="764D5D3D" w:rsidRPr="6AC03410">
        <w:rPr>
          <w:rFonts w:asciiTheme="minorHAnsi" w:eastAsiaTheme="minorEastAsia" w:hAnsiTheme="minorHAnsi" w:cstheme="minorBidi"/>
        </w:rPr>
        <w:t xml:space="preserve">as </w:t>
      </w:r>
      <w:r w:rsidR="764D5D3D" w:rsidRPr="0F043694">
        <w:rPr>
          <w:rFonts w:asciiTheme="minorHAnsi" w:eastAsiaTheme="minorEastAsia" w:hAnsiTheme="minorHAnsi" w:cstheme="minorBidi"/>
        </w:rPr>
        <w:t xml:space="preserve">áreas e/ou </w:t>
      </w:r>
      <w:r w:rsidR="764D5D3D" w:rsidRPr="60439F53">
        <w:rPr>
          <w:rFonts w:asciiTheme="minorHAnsi" w:eastAsiaTheme="minorEastAsia" w:hAnsiTheme="minorHAnsi" w:cstheme="minorBidi"/>
        </w:rPr>
        <w:t>departamentos</w:t>
      </w:r>
      <w:r w:rsidR="58CA9AA8" w:rsidRPr="60439F53">
        <w:rPr>
          <w:rFonts w:asciiTheme="minorHAnsi" w:eastAsiaTheme="minorEastAsia" w:hAnsiTheme="minorHAnsi" w:cstheme="minorBidi"/>
        </w:rPr>
        <w:t>.</w:t>
      </w:r>
      <w:r w:rsidR="00F57A28">
        <w:rPr>
          <w:rFonts w:asciiTheme="minorHAnsi" w:eastAsiaTheme="minorEastAsia" w:hAnsiTheme="minorHAnsi" w:cstheme="minorBidi"/>
        </w:rPr>
        <w:t xml:space="preserve"> </w:t>
      </w:r>
      <w:sdt>
        <w:sdtPr>
          <w:rPr>
            <w:rFonts w:asciiTheme="minorHAnsi" w:eastAsiaTheme="minorEastAsia" w:hAnsiTheme="minorHAnsi" w:cstheme="minorBidi"/>
          </w:rPr>
          <w:id w:val="-1211874535"/>
          <w:lock w:val="contentLocked"/>
          <w:citation/>
        </w:sdtPr>
        <w:sdtContent>
          <w:r w:rsidR="00F57A28">
            <w:rPr>
              <w:rFonts w:asciiTheme="minorHAnsi" w:eastAsiaTheme="minorEastAsia" w:hAnsiTheme="minorHAnsi" w:cstheme="minorBidi"/>
            </w:rPr>
            <w:fldChar w:fldCharType="begin"/>
          </w:r>
          <w:r w:rsidR="00F57A28">
            <w:rPr>
              <w:rFonts w:asciiTheme="minorHAnsi" w:eastAsiaTheme="minorEastAsia" w:hAnsiTheme="minorHAnsi" w:cstheme="minorBidi"/>
            </w:rPr>
            <w:instrText xml:space="preserve"> CITATION Gom22 \l 2070 </w:instrText>
          </w:r>
          <w:r w:rsidR="00F57A28">
            <w:rPr>
              <w:rFonts w:asciiTheme="minorHAnsi" w:eastAsiaTheme="minorEastAsia" w:hAnsiTheme="minorHAnsi" w:cstheme="minorBidi"/>
            </w:rPr>
            <w:fldChar w:fldCharType="separate"/>
          </w:r>
          <w:r>
            <w:rPr>
              <w:rFonts w:asciiTheme="minorHAnsi" w:eastAsiaTheme="minorEastAsia" w:hAnsiTheme="minorHAnsi" w:cstheme="minorBidi"/>
              <w:noProof/>
            </w:rPr>
            <w:t>(Gomes &amp; Gomes, Segunda Entrevista Codevision, Novembro 2022)</w:t>
          </w:r>
          <w:r w:rsidR="00F57A28">
            <w:rPr>
              <w:rFonts w:asciiTheme="minorHAnsi" w:eastAsiaTheme="minorEastAsia" w:hAnsiTheme="minorHAnsi" w:cstheme="minorBidi"/>
            </w:rPr>
            <w:fldChar w:fldCharType="end"/>
          </w:r>
        </w:sdtContent>
      </w:sdt>
    </w:p>
    <w:p w14:paraId="300D3A41" w14:textId="1EFFC4F4" w:rsidR="300C49F4" w:rsidRPr="00A36A27" w:rsidRDefault="27BE3813" w:rsidP="00A36A27">
      <w:pPr>
        <w:ind w:firstLine="720"/>
        <w:rPr>
          <w:rFonts w:asciiTheme="minorHAnsi" w:eastAsiaTheme="minorEastAsia" w:hAnsiTheme="minorHAnsi" w:cstheme="minorBidi"/>
        </w:rPr>
      </w:pPr>
      <w:r w:rsidRPr="0BA3639E">
        <w:rPr>
          <w:rFonts w:asciiTheme="minorHAnsi" w:eastAsiaTheme="minorEastAsia" w:hAnsiTheme="minorHAnsi" w:cstheme="minorBidi"/>
        </w:rPr>
        <w:t xml:space="preserve">A organização </w:t>
      </w:r>
      <w:r w:rsidRPr="00F95945">
        <w:rPr>
          <w:rFonts w:asciiTheme="minorHAnsi" w:eastAsiaTheme="minorEastAsia" w:hAnsiTheme="minorHAnsi" w:cstheme="minorBidi"/>
          <w:b/>
        </w:rPr>
        <w:t>informal</w:t>
      </w:r>
      <w:r w:rsidR="76A4267B" w:rsidRPr="70D4D309">
        <w:rPr>
          <w:rFonts w:asciiTheme="minorHAnsi" w:eastAsiaTheme="minorEastAsia" w:hAnsiTheme="minorHAnsi" w:cstheme="minorBidi"/>
        </w:rPr>
        <w:t xml:space="preserve"> é uma estrutura social </w:t>
      </w:r>
      <w:r w:rsidR="28C4068F" w:rsidRPr="128A454B">
        <w:rPr>
          <w:rFonts w:asciiTheme="minorHAnsi" w:eastAsiaTheme="minorEastAsia" w:hAnsiTheme="minorHAnsi" w:cstheme="minorBidi"/>
        </w:rPr>
        <w:t>de</w:t>
      </w:r>
      <w:r w:rsidR="34531519" w:rsidRPr="128A454B">
        <w:rPr>
          <w:rFonts w:asciiTheme="minorHAnsi" w:eastAsiaTheme="minorEastAsia" w:hAnsiTheme="minorHAnsi" w:cstheme="minorBidi"/>
        </w:rPr>
        <w:t>ntro da</w:t>
      </w:r>
      <w:r w:rsidR="76A4267B" w:rsidRPr="70D4D309">
        <w:rPr>
          <w:rFonts w:asciiTheme="minorHAnsi" w:eastAsiaTheme="minorEastAsia" w:hAnsiTheme="minorHAnsi" w:cstheme="minorBidi"/>
        </w:rPr>
        <w:t xml:space="preserve"> empresa</w:t>
      </w:r>
      <w:r w:rsidR="4DA23E53" w:rsidRPr="646A44E4">
        <w:rPr>
          <w:rFonts w:asciiTheme="minorHAnsi" w:eastAsiaTheme="minorEastAsia" w:hAnsiTheme="minorHAnsi" w:cstheme="minorBidi"/>
        </w:rPr>
        <w:t xml:space="preserve"> e </w:t>
      </w:r>
      <w:r w:rsidR="4DA23E53" w:rsidRPr="50037264">
        <w:rPr>
          <w:rFonts w:asciiTheme="minorHAnsi" w:eastAsiaTheme="minorEastAsia" w:hAnsiTheme="minorHAnsi" w:cstheme="minorBidi"/>
        </w:rPr>
        <w:t xml:space="preserve">vem em </w:t>
      </w:r>
      <w:r w:rsidR="611722D3" w:rsidRPr="7881BA55">
        <w:rPr>
          <w:rFonts w:asciiTheme="minorHAnsi" w:eastAsiaTheme="minorEastAsia" w:hAnsiTheme="minorHAnsi" w:cstheme="minorBidi"/>
        </w:rPr>
        <w:t>par</w:t>
      </w:r>
      <w:r w:rsidR="1558B18C" w:rsidRPr="7881BA55">
        <w:rPr>
          <w:rFonts w:asciiTheme="minorHAnsi" w:eastAsiaTheme="minorEastAsia" w:hAnsiTheme="minorHAnsi" w:cstheme="minorBidi"/>
        </w:rPr>
        <w:t>te</w:t>
      </w:r>
      <w:r w:rsidR="4DA23E53" w:rsidRPr="50037264">
        <w:rPr>
          <w:rFonts w:asciiTheme="minorHAnsi" w:eastAsiaTheme="minorEastAsia" w:hAnsiTheme="minorHAnsi" w:cstheme="minorBidi"/>
        </w:rPr>
        <w:t xml:space="preserve"> com </w:t>
      </w:r>
      <w:r w:rsidR="4DA23E53" w:rsidRPr="2E3F4BE6">
        <w:rPr>
          <w:rFonts w:asciiTheme="minorHAnsi" w:eastAsiaTheme="minorEastAsia" w:hAnsiTheme="minorHAnsi" w:cstheme="minorBidi"/>
        </w:rPr>
        <w:t xml:space="preserve">os </w:t>
      </w:r>
      <w:r w:rsidR="4DA23E53" w:rsidRPr="00F95945">
        <w:rPr>
          <w:rFonts w:asciiTheme="minorHAnsi" w:eastAsiaTheme="minorEastAsia" w:hAnsiTheme="minorHAnsi" w:cstheme="minorBidi"/>
          <w:b/>
        </w:rPr>
        <w:t>valores</w:t>
      </w:r>
      <w:r w:rsidR="4DA23E53" w:rsidRPr="2E3F4BE6">
        <w:rPr>
          <w:rFonts w:asciiTheme="minorHAnsi" w:eastAsiaTheme="minorEastAsia" w:hAnsiTheme="minorHAnsi" w:cstheme="minorBidi"/>
        </w:rPr>
        <w:t xml:space="preserve"> da empresa</w:t>
      </w:r>
      <w:r w:rsidR="62E1A05F" w:rsidRPr="37E66002">
        <w:rPr>
          <w:rFonts w:asciiTheme="minorHAnsi" w:eastAsiaTheme="minorEastAsia" w:hAnsiTheme="minorHAnsi" w:cstheme="minorBidi"/>
        </w:rPr>
        <w:t>,</w:t>
      </w:r>
      <w:r w:rsidR="62E1A05F" w:rsidRPr="0925C8C2">
        <w:rPr>
          <w:rFonts w:asciiTheme="minorHAnsi" w:eastAsiaTheme="minorEastAsia" w:hAnsiTheme="minorHAnsi" w:cstheme="minorBidi"/>
        </w:rPr>
        <w:t xml:space="preserve"> </w:t>
      </w:r>
      <w:r w:rsidR="47F4E77E" w:rsidRPr="0BAA4762">
        <w:rPr>
          <w:rFonts w:asciiTheme="minorHAnsi" w:eastAsiaTheme="minorEastAsia" w:hAnsiTheme="minorHAnsi" w:cstheme="minorBidi"/>
        </w:rPr>
        <w:t xml:space="preserve">dão </w:t>
      </w:r>
      <w:r w:rsidR="47F4E77E" w:rsidRPr="5636A69E">
        <w:rPr>
          <w:rFonts w:asciiTheme="minorHAnsi" w:eastAsiaTheme="minorEastAsia" w:hAnsiTheme="minorHAnsi" w:cstheme="minorBidi"/>
        </w:rPr>
        <w:t xml:space="preserve">bastante </w:t>
      </w:r>
      <w:r w:rsidR="47F4E77E" w:rsidRPr="2B16BAEC">
        <w:rPr>
          <w:rFonts w:asciiTheme="minorHAnsi" w:eastAsiaTheme="minorEastAsia" w:hAnsiTheme="minorHAnsi" w:cstheme="minorBidi"/>
        </w:rPr>
        <w:t>importância</w:t>
      </w:r>
      <w:r w:rsidR="47F4E77E" w:rsidRPr="1F87EE19">
        <w:rPr>
          <w:rFonts w:asciiTheme="minorHAnsi" w:eastAsiaTheme="minorEastAsia" w:hAnsiTheme="minorHAnsi" w:cstheme="minorBidi"/>
        </w:rPr>
        <w:t xml:space="preserve"> a </w:t>
      </w:r>
      <w:r w:rsidR="47F4E77E" w:rsidRPr="00F95945">
        <w:rPr>
          <w:rFonts w:asciiTheme="minorHAnsi" w:hAnsiTheme="minorHAnsi" w:cstheme="minorBidi"/>
          <w:b/>
        </w:rPr>
        <w:t>integridade</w:t>
      </w:r>
      <w:r w:rsidR="47F4E77E" w:rsidRPr="1F87EE19">
        <w:rPr>
          <w:rFonts w:asciiTheme="minorHAnsi" w:hAnsiTheme="minorHAnsi" w:cstheme="minorBidi"/>
        </w:rPr>
        <w:t xml:space="preserve">, </w:t>
      </w:r>
      <w:r w:rsidR="47F4E77E" w:rsidRPr="00F95945">
        <w:rPr>
          <w:rFonts w:asciiTheme="minorHAnsi" w:hAnsiTheme="minorHAnsi" w:cstheme="minorBidi"/>
          <w:b/>
        </w:rPr>
        <w:t>transparência</w:t>
      </w:r>
      <w:r w:rsidR="47F4E77E" w:rsidRPr="1F87EE19">
        <w:rPr>
          <w:rFonts w:asciiTheme="minorHAnsi" w:hAnsiTheme="minorHAnsi" w:cstheme="minorBidi"/>
        </w:rPr>
        <w:t xml:space="preserve">, </w:t>
      </w:r>
      <w:r w:rsidR="47F4E77E" w:rsidRPr="00F95945">
        <w:rPr>
          <w:rFonts w:asciiTheme="minorHAnsi" w:hAnsiTheme="minorHAnsi" w:cstheme="minorBidi"/>
          <w:b/>
        </w:rPr>
        <w:t>empatia</w:t>
      </w:r>
      <w:r w:rsidR="47F4E77E" w:rsidRPr="1F87EE19">
        <w:rPr>
          <w:rFonts w:asciiTheme="minorHAnsi" w:hAnsiTheme="minorHAnsi" w:cstheme="minorBidi"/>
        </w:rPr>
        <w:t xml:space="preserve"> entre membros</w:t>
      </w:r>
      <w:r w:rsidR="7D7A9B7D" w:rsidRPr="1F87EE19">
        <w:rPr>
          <w:rFonts w:asciiTheme="minorHAnsi" w:eastAsiaTheme="minorEastAsia" w:hAnsiTheme="minorHAnsi" w:cstheme="minorBidi"/>
        </w:rPr>
        <w:t>.</w:t>
      </w:r>
      <w:r w:rsidR="7E0FAEF5" w:rsidRPr="6507293F">
        <w:rPr>
          <w:rFonts w:asciiTheme="minorHAnsi" w:eastAsiaTheme="minorEastAsia" w:hAnsiTheme="minorHAnsi" w:cstheme="minorBidi"/>
        </w:rPr>
        <w:t xml:space="preserve"> </w:t>
      </w:r>
      <w:r w:rsidR="513DBFDD" w:rsidRPr="5B94059F">
        <w:rPr>
          <w:rFonts w:asciiTheme="minorHAnsi" w:eastAsiaTheme="minorEastAsia" w:hAnsiTheme="minorHAnsi" w:cstheme="minorBidi"/>
        </w:rPr>
        <w:t xml:space="preserve">Existe </w:t>
      </w:r>
      <w:r w:rsidR="513DBFDD" w:rsidRPr="230B7636">
        <w:rPr>
          <w:rFonts w:asciiTheme="minorHAnsi" w:eastAsiaTheme="minorEastAsia" w:hAnsiTheme="minorHAnsi" w:cstheme="minorBidi"/>
        </w:rPr>
        <w:t xml:space="preserve">uma </w:t>
      </w:r>
      <w:r w:rsidR="65C9FFC7" w:rsidRPr="5B382D1A">
        <w:rPr>
          <w:rFonts w:asciiTheme="minorHAnsi" w:eastAsiaTheme="minorEastAsia" w:hAnsiTheme="minorHAnsi" w:cstheme="minorBidi"/>
        </w:rPr>
        <w:t>comunicação</w:t>
      </w:r>
      <w:r w:rsidR="7E0FAEF5" w:rsidRPr="5B382D1A">
        <w:rPr>
          <w:rFonts w:asciiTheme="minorHAnsi" w:eastAsiaTheme="minorEastAsia" w:hAnsiTheme="minorHAnsi" w:cstheme="minorBidi"/>
        </w:rPr>
        <w:t xml:space="preserve"> </w:t>
      </w:r>
      <w:r w:rsidR="69AFA244" w:rsidRPr="00F95945">
        <w:rPr>
          <w:rFonts w:asciiTheme="minorHAnsi" w:eastAsiaTheme="minorEastAsia" w:hAnsiTheme="minorHAnsi" w:cstheme="minorBidi"/>
          <w:b/>
        </w:rPr>
        <w:t>livre</w:t>
      </w:r>
      <w:r w:rsidR="4A081D8F" w:rsidRPr="3DA6F791">
        <w:rPr>
          <w:rFonts w:asciiTheme="minorHAnsi" w:eastAsiaTheme="minorEastAsia" w:hAnsiTheme="minorHAnsi" w:cstheme="minorBidi"/>
        </w:rPr>
        <w:t>,</w:t>
      </w:r>
      <w:r w:rsidR="252C2758" w:rsidRPr="5B382D1A">
        <w:rPr>
          <w:rFonts w:asciiTheme="minorHAnsi" w:eastAsiaTheme="minorEastAsia" w:hAnsiTheme="minorHAnsi" w:cstheme="minorBidi"/>
        </w:rPr>
        <w:t xml:space="preserve"> </w:t>
      </w:r>
      <w:r w:rsidR="252C2758" w:rsidRPr="3B82C9F1">
        <w:rPr>
          <w:rFonts w:asciiTheme="minorHAnsi" w:eastAsiaTheme="minorEastAsia" w:hAnsiTheme="minorHAnsi" w:cstheme="minorBidi"/>
        </w:rPr>
        <w:t xml:space="preserve">mas </w:t>
      </w:r>
      <w:r w:rsidR="7E0FAEF5" w:rsidRPr="3B82C9F1">
        <w:rPr>
          <w:rFonts w:asciiTheme="minorHAnsi" w:eastAsiaTheme="minorEastAsia" w:hAnsiTheme="minorHAnsi" w:cstheme="minorBidi"/>
        </w:rPr>
        <w:t>com</w:t>
      </w:r>
      <w:r w:rsidR="7E0FAEF5" w:rsidRPr="5B382D1A">
        <w:rPr>
          <w:rFonts w:asciiTheme="minorHAnsi" w:eastAsiaTheme="minorEastAsia" w:hAnsiTheme="minorHAnsi" w:cstheme="minorBidi"/>
        </w:rPr>
        <w:t xml:space="preserve"> </w:t>
      </w:r>
      <w:r w:rsidR="7E0FAEF5" w:rsidRPr="00F95945">
        <w:rPr>
          <w:rFonts w:asciiTheme="minorHAnsi" w:eastAsiaTheme="minorEastAsia" w:hAnsiTheme="minorHAnsi" w:cstheme="minorBidi"/>
          <w:b/>
        </w:rPr>
        <w:t>respeito</w:t>
      </w:r>
      <w:r w:rsidR="192853D5" w:rsidRPr="3B82C9F1">
        <w:rPr>
          <w:rFonts w:asciiTheme="minorHAnsi" w:eastAsiaTheme="minorEastAsia" w:hAnsiTheme="minorHAnsi" w:cstheme="minorBidi"/>
        </w:rPr>
        <w:t xml:space="preserve"> </w:t>
      </w:r>
      <w:r w:rsidR="192853D5" w:rsidRPr="2F8089CB">
        <w:rPr>
          <w:rFonts w:asciiTheme="minorHAnsi" w:eastAsiaTheme="minorEastAsia" w:hAnsiTheme="minorHAnsi" w:cstheme="minorBidi"/>
        </w:rPr>
        <w:t xml:space="preserve">entre </w:t>
      </w:r>
      <w:r w:rsidR="192853D5" w:rsidRPr="24E54D1A">
        <w:rPr>
          <w:rFonts w:asciiTheme="minorHAnsi" w:eastAsiaTheme="minorEastAsia" w:hAnsiTheme="minorHAnsi" w:cstheme="minorBidi"/>
        </w:rPr>
        <w:t>colegas</w:t>
      </w:r>
      <w:r w:rsidR="192853D5" w:rsidRPr="0EDB8F30">
        <w:rPr>
          <w:rFonts w:asciiTheme="minorHAnsi" w:eastAsiaTheme="minorEastAsia" w:hAnsiTheme="minorHAnsi" w:cstheme="minorBidi"/>
        </w:rPr>
        <w:t>,</w:t>
      </w:r>
      <w:r w:rsidR="0AFF9FA6" w:rsidRPr="1C524595">
        <w:rPr>
          <w:rFonts w:asciiTheme="minorHAnsi" w:eastAsiaTheme="minorEastAsia" w:hAnsiTheme="minorHAnsi" w:cstheme="minorBidi"/>
        </w:rPr>
        <w:t xml:space="preserve"> </w:t>
      </w:r>
      <w:r w:rsidR="7EDD4DC8" w:rsidRPr="1C524595">
        <w:rPr>
          <w:rFonts w:asciiTheme="minorHAnsi" w:eastAsiaTheme="minorEastAsia" w:hAnsiTheme="minorHAnsi" w:cstheme="minorBidi"/>
        </w:rPr>
        <w:t>confiança</w:t>
      </w:r>
      <w:r w:rsidR="76681836" w:rsidRPr="1119140B">
        <w:rPr>
          <w:rFonts w:asciiTheme="minorHAnsi" w:eastAsiaTheme="minorEastAsia" w:hAnsiTheme="minorHAnsi" w:cstheme="minorBidi"/>
        </w:rPr>
        <w:t xml:space="preserve"> </w:t>
      </w:r>
      <w:r w:rsidR="0D034BE3" w:rsidRPr="7D9F4E1B">
        <w:rPr>
          <w:rFonts w:asciiTheme="minorHAnsi" w:eastAsiaTheme="minorEastAsia" w:hAnsiTheme="minorHAnsi" w:cstheme="minorBidi"/>
        </w:rPr>
        <w:t xml:space="preserve">entre </w:t>
      </w:r>
      <w:r w:rsidR="0DF1B201" w:rsidRPr="1C524595">
        <w:rPr>
          <w:rFonts w:asciiTheme="minorHAnsi" w:eastAsiaTheme="minorEastAsia" w:hAnsiTheme="minorHAnsi" w:cstheme="minorBidi"/>
        </w:rPr>
        <w:t>os mesm</w:t>
      </w:r>
      <w:r w:rsidR="1D4DBBF2" w:rsidRPr="1C524595">
        <w:rPr>
          <w:rFonts w:asciiTheme="minorHAnsi" w:eastAsiaTheme="minorEastAsia" w:hAnsiTheme="minorHAnsi" w:cstheme="minorBidi"/>
        </w:rPr>
        <w:t>os</w:t>
      </w:r>
      <w:r w:rsidR="0D034BE3" w:rsidRPr="7D9F4E1B">
        <w:rPr>
          <w:rFonts w:asciiTheme="minorHAnsi" w:eastAsiaTheme="minorEastAsia" w:hAnsiTheme="minorHAnsi" w:cstheme="minorBidi"/>
        </w:rPr>
        <w:t xml:space="preserve"> </w:t>
      </w:r>
      <w:r w:rsidR="76681836" w:rsidRPr="5976CB63">
        <w:rPr>
          <w:rFonts w:asciiTheme="minorHAnsi" w:eastAsiaTheme="minorEastAsia" w:hAnsiTheme="minorHAnsi" w:cstheme="minorBidi"/>
        </w:rPr>
        <w:t xml:space="preserve">o </w:t>
      </w:r>
      <w:r w:rsidR="76681836" w:rsidRPr="43486224">
        <w:rPr>
          <w:rFonts w:asciiTheme="minorHAnsi" w:eastAsiaTheme="minorEastAsia" w:hAnsiTheme="minorHAnsi" w:cstheme="minorBidi"/>
        </w:rPr>
        <w:t xml:space="preserve">que </w:t>
      </w:r>
      <w:r w:rsidR="0D034BE3" w:rsidRPr="7D9F4E1B">
        <w:rPr>
          <w:rFonts w:asciiTheme="minorHAnsi" w:eastAsiaTheme="minorEastAsia" w:hAnsiTheme="minorHAnsi" w:cstheme="minorBidi"/>
        </w:rPr>
        <w:t>pode ser um fator</w:t>
      </w:r>
      <w:r w:rsidR="519A8C22" w:rsidRPr="7D9F4E1B">
        <w:rPr>
          <w:rFonts w:asciiTheme="minorHAnsi" w:eastAsiaTheme="minorEastAsia" w:hAnsiTheme="minorHAnsi" w:cstheme="minorBidi"/>
        </w:rPr>
        <w:t xml:space="preserve"> </w:t>
      </w:r>
      <w:r w:rsidR="76044F4C" w:rsidRPr="25937558">
        <w:rPr>
          <w:rFonts w:asciiTheme="minorHAnsi" w:eastAsiaTheme="minorEastAsia" w:hAnsiTheme="minorHAnsi" w:cstheme="minorBidi"/>
        </w:rPr>
        <w:t>positivo ou negativo</w:t>
      </w:r>
      <w:r w:rsidR="33338AAF" w:rsidRPr="25937558">
        <w:rPr>
          <w:rFonts w:asciiTheme="minorHAnsi" w:eastAsiaTheme="minorEastAsia" w:hAnsiTheme="minorHAnsi" w:cstheme="minorBidi"/>
        </w:rPr>
        <w:t xml:space="preserve"> </w:t>
      </w:r>
      <w:r w:rsidR="0D034BE3" w:rsidRPr="7D9F4E1B">
        <w:rPr>
          <w:rFonts w:asciiTheme="minorHAnsi" w:eastAsiaTheme="minorEastAsia" w:hAnsiTheme="minorHAnsi" w:cstheme="minorBidi"/>
        </w:rPr>
        <w:t xml:space="preserve">na </w:t>
      </w:r>
      <w:r w:rsidR="0D034BE3" w:rsidRPr="00F95945">
        <w:rPr>
          <w:rFonts w:asciiTheme="minorHAnsi" w:eastAsiaTheme="minorEastAsia" w:hAnsiTheme="minorHAnsi" w:cstheme="minorBidi"/>
          <w:b/>
        </w:rPr>
        <w:t>produtividade</w:t>
      </w:r>
      <w:r w:rsidR="0D034BE3" w:rsidRPr="7D9F4E1B">
        <w:rPr>
          <w:rFonts w:asciiTheme="minorHAnsi" w:eastAsiaTheme="minorEastAsia" w:hAnsiTheme="minorHAnsi" w:cstheme="minorBidi"/>
        </w:rPr>
        <w:t xml:space="preserve"> e na </w:t>
      </w:r>
      <w:r w:rsidR="0D034BE3" w:rsidRPr="00F95945">
        <w:rPr>
          <w:rFonts w:asciiTheme="minorHAnsi" w:eastAsiaTheme="minorEastAsia" w:hAnsiTheme="minorHAnsi" w:cstheme="minorBidi"/>
          <w:b/>
        </w:rPr>
        <w:t>proximidade</w:t>
      </w:r>
      <w:r w:rsidR="0D034BE3" w:rsidRPr="7D9F4E1B">
        <w:rPr>
          <w:rFonts w:asciiTheme="minorHAnsi" w:eastAsiaTheme="minorEastAsia" w:hAnsiTheme="minorHAnsi" w:cstheme="minorBidi"/>
        </w:rPr>
        <w:t xml:space="preserve"> da organização.</w:t>
      </w:r>
      <w:r w:rsidR="00287277">
        <w:rPr>
          <w:rFonts w:asciiTheme="minorHAnsi" w:eastAsiaTheme="minorEastAsia" w:hAnsiTheme="minorHAnsi" w:cstheme="minorBidi"/>
        </w:rPr>
        <w:t xml:space="preserve"> </w:t>
      </w:r>
      <w:sdt>
        <w:sdtPr>
          <w:rPr>
            <w:rFonts w:asciiTheme="minorHAnsi" w:eastAsiaTheme="minorEastAsia" w:hAnsiTheme="minorHAnsi" w:cstheme="minorBidi"/>
          </w:rPr>
          <w:id w:val="693656178"/>
          <w:citation/>
        </w:sdtPr>
        <w:sdtContent>
          <w:r w:rsidR="00F57A28">
            <w:rPr>
              <w:rFonts w:asciiTheme="minorHAnsi" w:eastAsiaTheme="minorEastAsia" w:hAnsiTheme="minorHAnsi" w:cstheme="minorBidi"/>
            </w:rPr>
            <w:fldChar w:fldCharType="begin"/>
          </w:r>
          <w:r w:rsidR="00F57A28">
            <w:rPr>
              <w:rFonts w:asciiTheme="minorHAnsi" w:eastAsiaTheme="minorEastAsia" w:hAnsiTheme="minorHAnsi" w:cstheme="minorBidi"/>
            </w:rPr>
            <w:instrText xml:space="preserve"> CITATION Gom22 \l 2070 </w:instrText>
          </w:r>
          <w:r w:rsidR="00F57A28">
            <w:rPr>
              <w:rFonts w:asciiTheme="minorHAnsi" w:eastAsiaTheme="minorEastAsia" w:hAnsiTheme="minorHAnsi" w:cstheme="minorBidi"/>
            </w:rPr>
            <w:fldChar w:fldCharType="separate"/>
          </w:r>
          <w:r>
            <w:rPr>
              <w:rFonts w:asciiTheme="minorHAnsi" w:eastAsiaTheme="minorEastAsia" w:hAnsiTheme="minorHAnsi" w:cstheme="minorBidi"/>
              <w:noProof/>
            </w:rPr>
            <w:t>(Gomes &amp; Gomes, Segunda Entrevista Codevision, Novembro 2022)</w:t>
          </w:r>
          <w:r w:rsidR="00F57A28">
            <w:rPr>
              <w:rFonts w:asciiTheme="minorHAnsi" w:eastAsiaTheme="minorEastAsia" w:hAnsiTheme="minorHAnsi" w:cstheme="minorBidi"/>
            </w:rPr>
            <w:fldChar w:fldCharType="end"/>
          </w:r>
        </w:sdtContent>
      </w:sdt>
      <w:r w:rsidR="300C49F4">
        <w:br/>
      </w:r>
    </w:p>
    <w:p w14:paraId="08E36586" w14:textId="77634CF7" w:rsidR="0059344B" w:rsidRPr="00684A98" w:rsidRDefault="00684A98" w:rsidP="00684A98">
      <w:pPr>
        <w:pStyle w:val="Heading3"/>
        <w:ind w:firstLine="360"/>
        <w:rPr>
          <w:szCs w:val="22"/>
        </w:rPr>
      </w:pPr>
      <w:bookmarkStart w:id="52" w:name="_Toc122008333"/>
      <w:bookmarkStart w:id="53" w:name="_Toc122190810"/>
      <w:r>
        <w:lastRenderedPageBreak/>
        <w:t xml:space="preserve">II.3.3 </w:t>
      </w:r>
      <w:r w:rsidR="00944689" w:rsidRPr="00684A98">
        <w:t>Comentário breve à estrutura organizacional</w:t>
      </w:r>
      <w:bookmarkEnd w:id="52"/>
      <w:bookmarkEnd w:id="53"/>
      <w:r w:rsidR="00944689" w:rsidRPr="00684A98">
        <w:t xml:space="preserve"> </w:t>
      </w:r>
    </w:p>
    <w:p w14:paraId="2DC64E4B" w14:textId="71D80FCF" w:rsidR="00D65341" w:rsidRPr="0059344B" w:rsidRDefault="002F7D05" w:rsidP="0059344B">
      <w:pPr>
        <w:ind w:left="360" w:firstLine="360"/>
        <w:rPr>
          <w:rFonts w:eastAsia="Calibri" w:cs="Calibri"/>
          <w:b/>
          <w:bCs/>
          <w:szCs w:val="22"/>
        </w:rPr>
      </w:pPr>
      <w:r w:rsidRPr="0059344B">
        <w:rPr>
          <w:rFonts w:asciiTheme="minorHAnsi" w:hAnsiTheme="minorHAnsi" w:cstheme="minorBidi"/>
        </w:rPr>
        <w:t xml:space="preserve">De facto, de forma a se </w:t>
      </w:r>
      <w:r w:rsidR="0041311E" w:rsidRPr="0059344B">
        <w:rPr>
          <w:rFonts w:asciiTheme="minorHAnsi" w:hAnsiTheme="minorHAnsi" w:cstheme="minorBidi"/>
        </w:rPr>
        <w:t>realizar</w:t>
      </w:r>
      <w:r w:rsidRPr="0059344B">
        <w:rPr>
          <w:rFonts w:asciiTheme="minorHAnsi" w:hAnsiTheme="minorHAnsi" w:cstheme="minorBidi"/>
        </w:rPr>
        <w:t xml:space="preserve"> este comentário</w:t>
      </w:r>
      <w:r w:rsidR="00A75F19" w:rsidRPr="0059344B">
        <w:rPr>
          <w:rFonts w:asciiTheme="minorHAnsi" w:hAnsiTheme="minorHAnsi" w:cstheme="minorBidi"/>
        </w:rPr>
        <w:t xml:space="preserve"> sobre a estrutura organizacional</w:t>
      </w:r>
      <w:r w:rsidR="009F1BB6" w:rsidRPr="0059344B">
        <w:rPr>
          <w:rFonts w:asciiTheme="minorHAnsi" w:hAnsiTheme="minorHAnsi" w:cstheme="minorBidi"/>
        </w:rPr>
        <w:t xml:space="preserve"> identificaram-se</w:t>
      </w:r>
      <w:r w:rsidR="00D75733" w:rsidRPr="0059344B">
        <w:rPr>
          <w:rFonts w:asciiTheme="minorHAnsi" w:hAnsiTheme="minorHAnsi" w:cstheme="minorBidi"/>
        </w:rPr>
        <w:t xml:space="preserve"> os seguintes pontos</w:t>
      </w:r>
      <w:r w:rsidR="006272C5" w:rsidRPr="0059344B">
        <w:rPr>
          <w:rFonts w:asciiTheme="minorHAnsi" w:hAnsiTheme="minorHAnsi" w:cstheme="minorBidi"/>
        </w:rPr>
        <w:t xml:space="preserve">: </w:t>
      </w:r>
    </w:p>
    <w:p w14:paraId="1A8B3E69" w14:textId="77777777" w:rsidR="00D65341" w:rsidRPr="00D65341" w:rsidRDefault="008A3E32" w:rsidP="003461A6">
      <w:pPr>
        <w:pStyle w:val="ListParagraph"/>
        <w:numPr>
          <w:ilvl w:val="1"/>
          <w:numId w:val="18"/>
        </w:numPr>
        <w:rPr>
          <w:rFonts w:ascii="Calibri" w:eastAsia="Calibri" w:hAnsi="Calibri" w:cs="Calibri"/>
          <w:b/>
          <w:bCs/>
          <w:szCs w:val="22"/>
        </w:rPr>
      </w:pPr>
      <w:r w:rsidRPr="00D65341">
        <w:rPr>
          <w:rFonts w:asciiTheme="minorHAnsi" w:hAnsiTheme="minorHAnsi" w:cstheme="minorBidi"/>
        </w:rPr>
        <w:t xml:space="preserve">adaptação à </w:t>
      </w:r>
      <w:r w:rsidRPr="00E272A0">
        <w:rPr>
          <w:rFonts w:asciiTheme="minorHAnsi" w:hAnsiTheme="minorHAnsi" w:cstheme="minorBidi"/>
          <w:b/>
        </w:rPr>
        <w:t>mudança</w:t>
      </w:r>
      <w:r w:rsidRPr="00D65341">
        <w:rPr>
          <w:rFonts w:asciiTheme="minorHAnsi" w:hAnsiTheme="minorHAnsi" w:cstheme="minorBidi"/>
        </w:rPr>
        <w:t xml:space="preserve">; </w:t>
      </w:r>
    </w:p>
    <w:p w14:paraId="156E0B05" w14:textId="77777777" w:rsidR="00D65341" w:rsidRPr="00D65341" w:rsidRDefault="008A3E32" w:rsidP="003461A6">
      <w:pPr>
        <w:pStyle w:val="ListParagraph"/>
        <w:numPr>
          <w:ilvl w:val="1"/>
          <w:numId w:val="18"/>
        </w:numPr>
        <w:rPr>
          <w:rFonts w:ascii="Calibri" w:eastAsia="Calibri" w:hAnsi="Calibri" w:cs="Calibri"/>
          <w:b/>
          <w:bCs/>
          <w:szCs w:val="22"/>
        </w:rPr>
      </w:pPr>
      <w:r w:rsidRPr="00E272A0">
        <w:rPr>
          <w:rFonts w:asciiTheme="minorHAnsi" w:hAnsiTheme="minorHAnsi" w:cstheme="minorBidi"/>
          <w:b/>
        </w:rPr>
        <w:t>sentido de identificação</w:t>
      </w:r>
      <w:r w:rsidRPr="00D65341">
        <w:rPr>
          <w:rFonts w:asciiTheme="minorHAnsi" w:hAnsiTheme="minorHAnsi" w:cstheme="minorBidi"/>
        </w:rPr>
        <w:t xml:space="preserve"> dos trabalhadores </w:t>
      </w:r>
      <w:r w:rsidR="008F2CF6" w:rsidRPr="00D65341">
        <w:rPr>
          <w:rFonts w:asciiTheme="minorHAnsi" w:hAnsiTheme="minorHAnsi" w:cstheme="minorBidi"/>
        </w:rPr>
        <w:t>com a organização no que toca à mudança;</w:t>
      </w:r>
    </w:p>
    <w:p w14:paraId="3DE50442" w14:textId="77777777" w:rsidR="00D65341" w:rsidRPr="00D65341" w:rsidRDefault="008054F5" w:rsidP="003461A6">
      <w:pPr>
        <w:pStyle w:val="ListParagraph"/>
        <w:numPr>
          <w:ilvl w:val="1"/>
          <w:numId w:val="18"/>
        </w:numPr>
        <w:rPr>
          <w:rFonts w:ascii="Calibri" w:eastAsia="Calibri" w:hAnsi="Calibri" w:cs="Calibri"/>
          <w:b/>
          <w:bCs/>
          <w:szCs w:val="22"/>
        </w:rPr>
      </w:pPr>
      <w:r w:rsidRPr="00E272A0">
        <w:rPr>
          <w:rFonts w:asciiTheme="minorHAnsi" w:hAnsiTheme="minorHAnsi" w:cstheme="minorBidi"/>
          <w:b/>
        </w:rPr>
        <w:t>flexibilidade</w:t>
      </w:r>
      <w:r w:rsidRPr="00D65341">
        <w:rPr>
          <w:rFonts w:asciiTheme="minorHAnsi" w:hAnsiTheme="minorHAnsi" w:cstheme="minorBidi"/>
        </w:rPr>
        <w:t xml:space="preserve"> no seio da empresa </w:t>
      </w:r>
      <w:r w:rsidR="00B55141" w:rsidRPr="00D65341">
        <w:rPr>
          <w:rFonts w:asciiTheme="minorHAnsi" w:hAnsiTheme="minorHAnsi" w:cstheme="minorBidi"/>
        </w:rPr>
        <w:t>em contraste com</w:t>
      </w:r>
      <w:r w:rsidRPr="00D65341">
        <w:rPr>
          <w:rFonts w:asciiTheme="minorHAnsi" w:hAnsiTheme="minorHAnsi" w:cstheme="minorBidi"/>
        </w:rPr>
        <w:t xml:space="preserve"> </w:t>
      </w:r>
      <w:r w:rsidR="00F55416" w:rsidRPr="00D65341">
        <w:rPr>
          <w:rFonts w:asciiTheme="minorHAnsi" w:hAnsiTheme="minorHAnsi" w:cstheme="minorBidi"/>
        </w:rPr>
        <w:t xml:space="preserve">uma </w:t>
      </w:r>
      <w:r w:rsidR="00F55416" w:rsidRPr="00E272A0">
        <w:rPr>
          <w:rFonts w:asciiTheme="minorHAnsi" w:hAnsiTheme="minorHAnsi" w:cstheme="minorBidi"/>
          <w:b/>
        </w:rPr>
        <w:t>divisão rígida</w:t>
      </w:r>
      <w:r w:rsidR="00F55416" w:rsidRPr="00D65341">
        <w:rPr>
          <w:rFonts w:asciiTheme="minorHAnsi" w:hAnsiTheme="minorHAnsi" w:cstheme="minorBidi"/>
        </w:rPr>
        <w:t xml:space="preserve"> do trabalho;</w:t>
      </w:r>
    </w:p>
    <w:p w14:paraId="183B84AF" w14:textId="77777777" w:rsidR="00D65341" w:rsidRPr="00D65341" w:rsidRDefault="00B55141" w:rsidP="003461A6">
      <w:pPr>
        <w:pStyle w:val="ListParagraph"/>
        <w:numPr>
          <w:ilvl w:val="1"/>
          <w:numId w:val="18"/>
        </w:numPr>
        <w:rPr>
          <w:rFonts w:ascii="Calibri" w:eastAsia="Calibri" w:hAnsi="Calibri" w:cs="Calibri"/>
          <w:b/>
          <w:bCs/>
          <w:szCs w:val="22"/>
        </w:rPr>
      </w:pPr>
      <w:r w:rsidRPr="00D65341">
        <w:rPr>
          <w:rFonts w:asciiTheme="minorHAnsi" w:hAnsiTheme="minorHAnsi" w:cstheme="minorBidi"/>
        </w:rPr>
        <w:t xml:space="preserve">delegação da </w:t>
      </w:r>
      <w:r w:rsidRPr="00E272A0">
        <w:rPr>
          <w:rFonts w:asciiTheme="minorHAnsi" w:hAnsiTheme="minorHAnsi" w:cstheme="minorBidi"/>
          <w:b/>
        </w:rPr>
        <w:t>autoridade</w:t>
      </w:r>
      <w:r w:rsidRPr="00D65341">
        <w:rPr>
          <w:rFonts w:asciiTheme="minorHAnsi" w:hAnsiTheme="minorHAnsi" w:cstheme="minorBidi"/>
        </w:rPr>
        <w:t xml:space="preserve"> em contraste com </w:t>
      </w:r>
      <w:r w:rsidR="00351625" w:rsidRPr="00D65341">
        <w:rPr>
          <w:rFonts w:asciiTheme="minorHAnsi" w:hAnsiTheme="minorHAnsi" w:cstheme="minorBidi"/>
        </w:rPr>
        <w:t xml:space="preserve">a existência de </w:t>
      </w:r>
      <w:r w:rsidR="00351625" w:rsidRPr="00E272A0">
        <w:rPr>
          <w:rFonts w:asciiTheme="minorHAnsi" w:hAnsiTheme="minorHAnsi" w:cstheme="minorBidi"/>
          <w:b/>
        </w:rPr>
        <w:t>muitos</w:t>
      </w:r>
      <w:r w:rsidR="00351625" w:rsidRPr="00D65341">
        <w:rPr>
          <w:rFonts w:asciiTheme="minorHAnsi" w:hAnsiTheme="minorHAnsi" w:cstheme="minorBidi"/>
        </w:rPr>
        <w:t xml:space="preserve"> </w:t>
      </w:r>
      <w:r w:rsidR="00351625" w:rsidRPr="00E272A0">
        <w:rPr>
          <w:rFonts w:asciiTheme="minorHAnsi" w:hAnsiTheme="minorHAnsi" w:cstheme="minorBidi"/>
          <w:b/>
        </w:rPr>
        <w:t>níveis hierárquicos</w:t>
      </w:r>
      <w:r w:rsidR="00351625" w:rsidRPr="00D65341">
        <w:rPr>
          <w:rFonts w:asciiTheme="minorHAnsi" w:hAnsiTheme="minorHAnsi" w:cstheme="minorBidi"/>
        </w:rPr>
        <w:t xml:space="preserve"> </w:t>
      </w:r>
      <w:r w:rsidR="008A748F" w:rsidRPr="00D65341">
        <w:rPr>
          <w:rFonts w:asciiTheme="minorHAnsi" w:hAnsiTheme="minorHAnsi" w:cstheme="minorBidi"/>
        </w:rPr>
        <w:t xml:space="preserve">que limitem a resposta ao ambiente externo; </w:t>
      </w:r>
    </w:p>
    <w:p w14:paraId="509E7DE2" w14:textId="77777777" w:rsidR="00995359" w:rsidRPr="00995359" w:rsidRDefault="00E4778B" w:rsidP="003461A6">
      <w:pPr>
        <w:pStyle w:val="ListParagraph"/>
        <w:numPr>
          <w:ilvl w:val="1"/>
          <w:numId w:val="18"/>
        </w:numPr>
        <w:rPr>
          <w:rFonts w:ascii="Calibri" w:eastAsia="Calibri" w:hAnsi="Calibri" w:cs="Calibri"/>
          <w:b/>
          <w:bCs/>
          <w:szCs w:val="22"/>
        </w:rPr>
      </w:pPr>
      <w:r w:rsidRPr="00D65341">
        <w:rPr>
          <w:rFonts w:asciiTheme="minorHAnsi" w:hAnsiTheme="minorHAnsi" w:cstheme="minorBidi"/>
        </w:rPr>
        <w:t xml:space="preserve">estrutura </w:t>
      </w:r>
      <w:r w:rsidRPr="00E272A0">
        <w:rPr>
          <w:rFonts w:asciiTheme="minorHAnsi" w:hAnsiTheme="minorHAnsi" w:cstheme="minorBidi"/>
          <w:b/>
        </w:rPr>
        <w:t>formalizada</w:t>
      </w:r>
      <w:r w:rsidRPr="00D65341">
        <w:rPr>
          <w:rFonts w:asciiTheme="minorHAnsi" w:hAnsiTheme="minorHAnsi" w:cstheme="minorBidi"/>
        </w:rPr>
        <w:t xml:space="preserve"> em contraste com uma estrutura que favorece as </w:t>
      </w:r>
      <w:r w:rsidRPr="00E272A0">
        <w:rPr>
          <w:rFonts w:asciiTheme="minorHAnsi" w:hAnsiTheme="minorHAnsi" w:cstheme="minorBidi"/>
          <w:b/>
        </w:rPr>
        <w:t>relações sociais</w:t>
      </w:r>
      <w:r w:rsidRPr="00D65341">
        <w:rPr>
          <w:rFonts w:asciiTheme="minorHAnsi" w:hAnsiTheme="minorHAnsi" w:cstheme="minorBidi"/>
        </w:rPr>
        <w:t xml:space="preserve">. </w:t>
      </w:r>
    </w:p>
    <w:p w14:paraId="28C1CAEF" w14:textId="77777777" w:rsidR="00F90F60" w:rsidRDefault="00F90F60" w:rsidP="00F90F60">
      <w:pPr>
        <w:rPr>
          <w:rFonts w:eastAsia="Calibri"/>
        </w:rPr>
      </w:pPr>
    </w:p>
    <w:p w14:paraId="7E0C33D2" w14:textId="1B9F860A" w:rsidR="00263DB8" w:rsidRDefault="006E1F74" w:rsidP="00F90F60">
      <w:pPr>
        <w:ind w:firstLine="720"/>
        <w:rPr>
          <w:rFonts w:eastAsia="Calibri"/>
        </w:rPr>
      </w:pPr>
      <w:r>
        <w:rPr>
          <w:rFonts w:eastAsia="Calibri"/>
        </w:rPr>
        <w:t>Relativamente ao primeiro</w:t>
      </w:r>
      <w:r w:rsidR="00F90F60">
        <w:rPr>
          <w:rFonts w:eastAsia="Calibri"/>
        </w:rPr>
        <w:t xml:space="preserve"> ponto</w:t>
      </w:r>
      <w:r>
        <w:rPr>
          <w:rFonts w:eastAsia="Calibri"/>
        </w:rPr>
        <w:t>,</w:t>
      </w:r>
      <w:r w:rsidR="00F90F60">
        <w:rPr>
          <w:rFonts w:eastAsia="Calibri"/>
        </w:rPr>
        <w:t xml:space="preserve"> a </w:t>
      </w:r>
      <w:r w:rsidR="00F90F60" w:rsidRPr="00E272A0">
        <w:rPr>
          <w:rFonts w:eastAsia="Calibri"/>
          <w:b/>
        </w:rPr>
        <w:t>mudança</w:t>
      </w:r>
      <w:r w:rsidR="00F90F60" w:rsidRPr="00F90F60">
        <w:rPr>
          <w:rFonts w:eastAsia="Calibri"/>
        </w:rPr>
        <w:t xml:space="preserve"> é a forma de estar da empresa nos últimos anos</w:t>
      </w:r>
      <w:r w:rsidR="00D454BB">
        <w:rPr>
          <w:rFonts w:eastAsia="Calibri"/>
        </w:rPr>
        <w:t xml:space="preserve"> </w:t>
      </w:r>
      <w:sdt>
        <w:sdtPr>
          <w:rPr>
            <w:rFonts w:eastAsia="Calibri"/>
          </w:rPr>
          <w:id w:val="-680283762"/>
          <w:citation/>
        </w:sdtPr>
        <w:sdtContent>
          <w:r w:rsidR="00984F0A">
            <w:rPr>
              <w:rFonts w:eastAsia="Calibri"/>
            </w:rPr>
            <w:fldChar w:fldCharType="begin"/>
          </w:r>
          <w:r w:rsidR="00984F0A">
            <w:rPr>
              <w:rFonts w:eastAsia="Calibri"/>
            </w:rPr>
            <w:instrText xml:space="preserve"> CITATION Gom22 \l 2070 </w:instrText>
          </w:r>
          <w:r w:rsidR="00984F0A">
            <w:rPr>
              <w:rFonts w:eastAsia="Calibri"/>
            </w:rPr>
            <w:fldChar w:fldCharType="separate"/>
          </w:r>
          <w:r>
            <w:rPr>
              <w:rFonts w:eastAsia="Calibri"/>
              <w:noProof/>
            </w:rPr>
            <w:t>(Gomes &amp; Gomes, Segunda Entrevista Codevision, Novembro 2022)</w:t>
          </w:r>
          <w:r w:rsidR="00984F0A">
            <w:rPr>
              <w:rFonts w:eastAsia="Calibri"/>
            </w:rPr>
            <w:fldChar w:fldCharType="end"/>
          </w:r>
        </w:sdtContent>
      </w:sdt>
      <w:r w:rsidR="00F90F60" w:rsidRPr="00F90F60">
        <w:rPr>
          <w:rFonts w:eastAsia="Calibri"/>
        </w:rPr>
        <w:t xml:space="preserve">. Está a acontecer uma </w:t>
      </w:r>
      <w:r w:rsidR="00F90F60" w:rsidRPr="00E272A0">
        <w:rPr>
          <w:rFonts w:eastAsia="Calibri"/>
          <w:b/>
        </w:rPr>
        <w:t>reestruturação</w:t>
      </w:r>
      <w:r w:rsidR="00F90F60" w:rsidRPr="00F90F60">
        <w:rPr>
          <w:rFonts w:eastAsia="Calibri"/>
        </w:rPr>
        <w:t xml:space="preserve"> d</w:t>
      </w:r>
      <w:r w:rsidR="0084673C">
        <w:rPr>
          <w:rFonts w:eastAsia="Calibri"/>
        </w:rPr>
        <w:t xml:space="preserve">esta mesmo </w:t>
      </w:r>
      <w:r w:rsidR="00F90F60" w:rsidRPr="00F90F60">
        <w:rPr>
          <w:rFonts w:eastAsia="Calibri"/>
        </w:rPr>
        <w:t xml:space="preserve">devido à contratação de imensas pessoas. </w:t>
      </w:r>
      <w:r w:rsidR="00911374">
        <w:rPr>
          <w:rFonts w:eastAsia="Calibri"/>
        </w:rPr>
        <w:t xml:space="preserve">De facto, </w:t>
      </w:r>
      <w:r w:rsidR="00F416C9">
        <w:rPr>
          <w:rFonts w:eastAsia="Calibri"/>
        </w:rPr>
        <w:t>e</w:t>
      </w:r>
      <w:r w:rsidR="00F90F60" w:rsidRPr="00F90F60">
        <w:rPr>
          <w:rFonts w:eastAsia="Calibri"/>
        </w:rPr>
        <w:t xml:space="preserve">m Portugal, no setor da educação, todos os processos são agarrados a </w:t>
      </w:r>
      <w:r w:rsidR="00F90F60" w:rsidRPr="00E272A0">
        <w:rPr>
          <w:rFonts w:eastAsia="Calibri"/>
          <w:b/>
        </w:rPr>
        <w:t>burocracia</w:t>
      </w:r>
      <w:r w:rsidR="00F90F60" w:rsidRPr="00F90F60">
        <w:rPr>
          <w:rFonts w:eastAsia="Calibri"/>
        </w:rPr>
        <w:t xml:space="preserve">, </w:t>
      </w:r>
      <w:r w:rsidR="00F90F60" w:rsidRPr="00E272A0">
        <w:rPr>
          <w:rFonts w:eastAsia="Calibri"/>
          <w:b/>
        </w:rPr>
        <w:t>muito rígidos</w:t>
      </w:r>
      <w:r w:rsidR="00F90F60" w:rsidRPr="00F90F60">
        <w:rPr>
          <w:rFonts w:eastAsia="Calibri"/>
        </w:rPr>
        <w:t xml:space="preserve"> e </w:t>
      </w:r>
      <w:r w:rsidR="00F90F60" w:rsidRPr="00E272A0">
        <w:rPr>
          <w:rFonts w:eastAsia="Calibri"/>
          <w:b/>
        </w:rPr>
        <w:t>estruturados</w:t>
      </w:r>
      <w:r w:rsidR="00F416C9">
        <w:rPr>
          <w:rFonts w:eastAsia="Calibri"/>
        </w:rPr>
        <w:t xml:space="preserve"> e </w:t>
      </w:r>
      <w:r w:rsidR="00F90F60" w:rsidRPr="00F90F60">
        <w:rPr>
          <w:rFonts w:eastAsia="Calibri"/>
        </w:rPr>
        <w:t xml:space="preserve">o mercado é </w:t>
      </w:r>
      <w:r w:rsidR="00F90F60" w:rsidRPr="00E272A0">
        <w:rPr>
          <w:rFonts w:eastAsia="Calibri"/>
          <w:b/>
        </w:rPr>
        <w:t>pequeno</w:t>
      </w:r>
      <w:r w:rsidR="00F90F60" w:rsidRPr="00F90F60">
        <w:rPr>
          <w:rFonts w:eastAsia="Calibri"/>
        </w:rPr>
        <w:t xml:space="preserve">. Assim, a empresa optou por ir para outros mercados, obrigando-os a terem uma </w:t>
      </w:r>
      <w:r w:rsidR="00F90F60" w:rsidRPr="00E272A0">
        <w:rPr>
          <w:rFonts w:eastAsia="Calibri"/>
          <w:b/>
        </w:rPr>
        <w:t>solução mais global</w:t>
      </w:r>
      <w:r w:rsidR="00F90F60" w:rsidRPr="00F90F60">
        <w:rPr>
          <w:rFonts w:eastAsia="Calibri"/>
        </w:rPr>
        <w:t xml:space="preserve"> e a desenhar uma nova </w:t>
      </w:r>
      <w:r w:rsidR="00F90F60" w:rsidRPr="00523709">
        <w:rPr>
          <w:rFonts w:eastAsia="Calibri"/>
          <w:i/>
          <w:iCs/>
        </w:rPr>
        <w:t>app</w:t>
      </w:r>
      <w:r w:rsidR="00F416C9">
        <w:rPr>
          <w:rFonts w:eastAsia="Calibri"/>
        </w:rPr>
        <w:t xml:space="preserve">. Isto implicou </w:t>
      </w:r>
      <w:r w:rsidR="00F90F60" w:rsidRPr="00F90F60">
        <w:rPr>
          <w:rFonts w:eastAsia="Calibri"/>
        </w:rPr>
        <w:t xml:space="preserve">construir novas equipas, departamentos, etc. </w:t>
      </w:r>
    </w:p>
    <w:p w14:paraId="4507346D" w14:textId="62739130" w:rsidR="0059344B" w:rsidRDefault="00744042" w:rsidP="00F90F60">
      <w:pPr>
        <w:ind w:firstLine="720"/>
        <w:rPr>
          <w:rFonts w:eastAsia="Calibri"/>
        </w:rPr>
      </w:pPr>
      <w:r>
        <w:rPr>
          <w:rFonts w:eastAsia="Calibri"/>
        </w:rPr>
        <w:t>Relativamente ao segundo ponto,</w:t>
      </w:r>
      <w:r w:rsidR="00F90F60" w:rsidRPr="00F90F60">
        <w:rPr>
          <w:rFonts w:eastAsia="Calibri"/>
        </w:rPr>
        <w:t xml:space="preserve"> </w:t>
      </w:r>
      <w:r>
        <w:rPr>
          <w:rFonts w:eastAsia="Calibri"/>
        </w:rPr>
        <w:t>h</w:t>
      </w:r>
      <w:r w:rsidR="00F90F60" w:rsidRPr="00F90F60">
        <w:rPr>
          <w:rFonts w:eastAsia="Calibri"/>
        </w:rPr>
        <w:t xml:space="preserve">á um </w:t>
      </w:r>
      <w:r w:rsidR="00F90F60" w:rsidRPr="00E272A0">
        <w:rPr>
          <w:rFonts w:eastAsia="Calibri"/>
          <w:b/>
        </w:rPr>
        <w:t>sentido de identificação</w:t>
      </w:r>
      <w:r w:rsidR="00F90F60" w:rsidRPr="00F90F60">
        <w:rPr>
          <w:rFonts w:eastAsia="Calibri"/>
        </w:rPr>
        <w:t xml:space="preserve"> </w:t>
      </w:r>
      <w:r>
        <w:rPr>
          <w:rFonts w:eastAsia="Calibri"/>
        </w:rPr>
        <w:t>por parte dos trabalhadores</w:t>
      </w:r>
      <w:r w:rsidR="008F4925">
        <w:rPr>
          <w:rFonts w:eastAsia="Calibri"/>
        </w:rPr>
        <w:t xml:space="preserve"> em relação a esta mesma. Neste mercado</w:t>
      </w:r>
      <w:r w:rsidR="00F90F60" w:rsidRPr="00F90F60">
        <w:rPr>
          <w:rFonts w:eastAsia="Calibri"/>
        </w:rPr>
        <w:t xml:space="preserve">, </w:t>
      </w:r>
      <w:r w:rsidR="00263DB8">
        <w:rPr>
          <w:rFonts w:eastAsia="Calibri"/>
        </w:rPr>
        <w:t xml:space="preserve">a </w:t>
      </w:r>
      <w:r w:rsidR="00263DB8">
        <w:rPr>
          <w:rFonts w:eastAsia="Calibri"/>
          <w:i/>
          <w:iCs/>
        </w:rPr>
        <w:t>Codevision</w:t>
      </w:r>
      <w:r w:rsidR="00263DB8">
        <w:rPr>
          <w:rFonts w:eastAsia="Calibri"/>
        </w:rPr>
        <w:t xml:space="preserve"> vai</w:t>
      </w:r>
      <w:r w:rsidR="00F90F60" w:rsidRPr="00F90F60">
        <w:rPr>
          <w:rFonts w:eastAsia="Calibri"/>
        </w:rPr>
        <w:t xml:space="preserve"> avançando ao escuro</w:t>
      </w:r>
      <w:r w:rsidR="00892F3A">
        <w:rPr>
          <w:rFonts w:eastAsia="Calibri"/>
        </w:rPr>
        <w:t xml:space="preserve"> numa caminhada que a fazem sozinhos</w:t>
      </w:r>
      <w:r w:rsidR="007460F6">
        <w:rPr>
          <w:rFonts w:eastAsia="Calibri"/>
        </w:rPr>
        <w:t xml:space="preserve"> </w:t>
      </w:r>
      <w:sdt>
        <w:sdtPr>
          <w:rPr>
            <w:rFonts w:eastAsia="Calibri"/>
          </w:rPr>
          <w:id w:val="1059051895"/>
          <w:citation/>
        </w:sdtPr>
        <w:sdtContent>
          <w:r w:rsidR="00E445A2">
            <w:rPr>
              <w:rFonts w:eastAsia="Calibri"/>
            </w:rPr>
            <w:fldChar w:fldCharType="begin"/>
          </w:r>
          <w:r w:rsidR="00E445A2">
            <w:rPr>
              <w:rFonts w:eastAsia="Calibri"/>
            </w:rPr>
            <w:instrText xml:space="preserve"> CITATION Gom22 \l 2070 </w:instrText>
          </w:r>
          <w:r w:rsidR="00E445A2">
            <w:rPr>
              <w:rFonts w:eastAsia="Calibri"/>
            </w:rPr>
            <w:fldChar w:fldCharType="separate"/>
          </w:r>
          <w:r>
            <w:rPr>
              <w:rFonts w:eastAsia="Calibri"/>
              <w:noProof/>
            </w:rPr>
            <w:t>(Gomes &amp; Gomes, Segunda Entrevista Codevision, Novembro 2022)</w:t>
          </w:r>
          <w:r w:rsidR="00E445A2">
            <w:rPr>
              <w:rFonts w:eastAsia="Calibri"/>
            </w:rPr>
            <w:fldChar w:fldCharType="end"/>
          </w:r>
        </w:sdtContent>
      </w:sdt>
      <w:r w:rsidR="00263686">
        <w:rPr>
          <w:rFonts w:eastAsia="Calibri"/>
        </w:rPr>
        <w:t xml:space="preserve">. </w:t>
      </w:r>
      <w:r w:rsidR="00030677">
        <w:rPr>
          <w:rFonts w:eastAsia="Calibri"/>
        </w:rPr>
        <w:t xml:space="preserve">Visto que são </w:t>
      </w:r>
      <w:r w:rsidR="00711E2C">
        <w:rPr>
          <w:rFonts w:eastAsia="Calibri"/>
        </w:rPr>
        <w:t xml:space="preserve">uma organização </w:t>
      </w:r>
      <w:r w:rsidR="00500420" w:rsidRPr="00E272A0">
        <w:rPr>
          <w:rFonts w:eastAsia="Calibri"/>
          <w:b/>
        </w:rPr>
        <w:t>ímpar</w:t>
      </w:r>
      <w:r w:rsidR="00711E2C">
        <w:rPr>
          <w:rFonts w:eastAsia="Calibri"/>
        </w:rPr>
        <w:t xml:space="preserve"> no que toca </w:t>
      </w:r>
      <w:r w:rsidR="00327C25">
        <w:rPr>
          <w:rFonts w:eastAsia="Calibri"/>
        </w:rPr>
        <w:t xml:space="preserve">ao </w:t>
      </w:r>
      <w:r w:rsidR="00500420">
        <w:rPr>
          <w:rFonts w:eastAsia="Calibri"/>
        </w:rPr>
        <w:t xml:space="preserve">seu </w:t>
      </w:r>
      <w:r w:rsidR="00327C25">
        <w:rPr>
          <w:rFonts w:eastAsia="Calibri"/>
        </w:rPr>
        <w:t xml:space="preserve">mercado uma vez que têm uma app que engloba todas as partes </w:t>
      </w:r>
      <w:r w:rsidR="00D1799C">
        <w:rPr>
          <w:rFonts w:eastAsia="Calibri"/>
        </w:rPr>
        <w:t>de uma instituição de ensino,</w:t>
      </w:r>
      <w:r w:rsidR="00F90F60" w:rsidRPr="00F90F60">
        <w:rPr>
          <w:rFonts w:eastAsia="Calibri"/>
        </w:rPr>
        <w:t xml:space="preserve"> </w:t>
      </w:r>
      <w:r w:rsidR="00500420" w:rsidRPr="00E272A0">
        <w:rPr>
          <w:rFonts w:eastAsia="Calibri"/>
          <w:b/>
        </w:rPr>
        <w:t>testar</w:t>
      </w:r>
      <w:r w:rsidR="00500420">
        <w:rPr>
          <w:rFonts w:eastAsia="Calibri"/>
        </w:rPr>
        <w:t xml:space="preserve"> </w:t>
      </w:r>
      <w:r w:rsidR="00EE4FFD" w:rsidRPr="00E272A0">
        <w:rPr>
          <w:rFonts w:eastAsia="Calibri"/>
          <w:b/>
        </w:rPr>
        <w:t>recursos</w:t>
      </w:r>
      <w:r w:rsidR="00EE4FFD">
        <w:rPr>
          <w:rFonts w:eastAsia="Calibri"/>
        </w:rPr>
        <w:t xml:space="preserve"> </w:t>
      </w:r>
      <w:r w:rsidR="00EE4FFD" w:rsidRPr="00E272A0">
        <w:rPr>
          <w:rFonts w:eastAsia="Calibri"/>
          <w:b/>
        </w:rPr>
        <w:t>novos</w:t>
      </w:r>
      <w:r w:rsidR="00EE4FFD">
        <w:rPr>
          <w:rFonts w:eastAsia="Calibri"/>
        </w:rPr>
        <w:t xml:space="preserve"> </w:t>
      </w:r>
      <w:r w:rsidR="009E6D9C">
        <w:rPr>
          <w:rFonts w:eastAsia="Calibri"/>
        </w:rPr>
        <w:t>é a maneira que têm de crescer</w:t>
      </w:r>
      <w:r w:rsidR="00E5277D">
        <w:rPr>
          <w:rFonts w:eastAsia="Calibri"/>
        </w:rPr>
        <w:t xml:space="preserve">. </w:t>
      </w:r>
      <w:r w:rsidR="008268AF">
        <w:rPr>
          <w:rFonts w:eastAsia="Calibri"/>
        </w:rPr>
        <w:t>Embora haja sempre uma minoria reticente em relação à mudança, todos os trabalhadores se identificam com esta mesma.</w:t>
      </w:r>
    </w:p>
    <w:p w14:paraId="2D437559" w14:textId="41DCB77A" w:rsidR="008268AF" w:rsidRDefault="008268AF" w:rsidP="00F90F60">
      <w:pPr>
        <w:ind w:firstLine="720"/>
        <w:rPr>
          <w:rFonts w:eastAsia="Calibri"/>
        </w:rPr>
      </w:pPr>
      <w:r>
        <w:rPr>
          <w:rFonts w:eastAsia="Calibri"/>
        </w:rPr>
        <w:t xml:space="preserve">Relativamente ao terceiro ponto, </w:t>
      </w:r>
      <w:r w:rsidR="00FA29C4">
        <w:rPr>
          <w:rFonts w:eastAsia="Calibri"/>
        </w:rPr>
        <w:t>a</w:t>
      </w:r>
      <w:r w:rsidR="00A7525B">
        <w:rPr>
          <w:rFonts w:eastAsia="Calibri"/>
        </w:rPr>
        <w:t xml:space="preserve"> estr</w:t>
      </w:r>
      <w:r w:rsidR="00BF0055">
        <w:rPr>
          <w:rFonts w:eastAsia="Calibri"/>
        </w:rPr>
        <w:t xml:space="preserve">utura da empresa é mais virada para o </w:t>
      </w:r>
      <w:r w:rsidR="00BF0055" w:rsidRPr="00E272A0">
        <w:rPr>
          <w:rFonts w:eastAsia="Calibri"/>
          <w:b/>
        </w:rPr>
        <w:t>trabalho em equipa</w:t>
      </w:r>
      <w:r w:rsidR="00DC3C71">
        <w:rPr>
          <w:rFonts w:eastAsia="Calibri"/>
        </w:rPr>
        <w:t xml:space="preserve"> havendo uma</w:t>
      </w:r>
      <w:r w:rsidR="003834E4">
        <w:rPr>
          <w:rFonts w:eastAsia="Calibri"/>
        </w:rPr>
        <w:t xml:space="preserve"> grande</w:t>
      </w:r>
      <w:r w:rsidR="00DC3C71">
        <w:rPr>
          <w:rFonts w:eastAsia="Calibri"/>
        </w:rPr>
        <w:t xml:space="preserve"> </w:t>
      </w:r>
      <w:r w:rsidR="003834E4" w:rsidRPr="00E272A0">
        <w:rPr>
          <w:rFonts w:eastAsia="Calibri"/>
          <w:b/>
        </w:rPr>
        <w:t>flexibilidade</w:t>
      </w:r>
      <w:r w:rsidR="003834E4">
        <w:rPr>
          <w:rFonts w:eastAsia="Calibri"/>
        </w:rPr>
        <w:t>.</w:t>
      </w:r>
      <w:r w:rsidR="009E0176">
        <w:rPr>
          <w:rFonts w:eastAsia="Calibri"/>
        </w:rPr>
        <w:t xml:space="preserve"> Como referido anteriormente o projeto </w:t>
      </w:r>
      <w:r w:rsidR="009E0176" w:rsidRPr="009E0176">
        <w:rPr>
          <w:rFonts w:eastAsia="Calibri"/>
          <w:i/>
          <w:iCs/>
        </w:rPr>
        <w:t>code 360</w:t>
      </w:r>
      <w:r w:rsidR="009E0176">
        <w:rPr>
          <w:rFonts w:eastAsia="Calibri"/>
        </w:rPr>
        <w:t xml:space="preserve"> </w:t>
      </w:r>
      <w:r w:rsidR="00242BCC" w:rsidRPr="00242BCC">
        <w:rPr>
          <w:rFonts w:eastAsia="Calibri"/>
        </w:rPr>
        <w:t>tenta anular esta departamentalização</w:t>
      </w:r>
      <w:r w:rsidR="000B641A">
        <w:rPr>
          <w:rFonts w:eastAsia="Calibri"/>
        </w:rPr>
        <w:t>,</w:t>
      </w:r>
      <w:r w:rsidR="00242BCC" w:rsidRPr="00242BCC">
        <w:rPr>
          <w:rFonts w:eastAsia="Calibri"/>
        </w:rPr>
        <w:t xml:space="preserve"> toda a gente tem </w:t>
      </w:r>
      <w:r w:rsidR="00242BCC" w:rsidRPr="00E272A0">
        <w:rPr>
          <w:rFonts w:eastAsia="Calibri"/>
          <w:b/>
        </w:rPr>
        <w:t>oportunidade</w:t>
      </w:r>
      <w:r w:rsidR="00242BCC" w:rsidRPr="00242BCC">
        <w:rPr>
          <w:rFonts w:eastAsia="Calibri"/>
        </w:rPr>
        <w:t xml:space="preserve"> de fazer qualquer tipo de trabalho</w:t>
      </w:r>
      <w:r w:rsidR="00F71075">
        <w:rPr>
          <w:rFonts w:eastAsia="Calibri"/>
        </w:rPr>
        <w:t xml:space="preserve"> e nenhum trabalhador </w:t>
      </w:r>
      <w:r w:rsidR="00242BCC" w:rsidRPr="00242BCC">
        <w:rPr>
          <w:rFonts w:eastAsia="Calibri"/>
        </w:rPr>
        <w:t>está alocad</w:t>
      </w:r>
      <w:r w:rsidR="0063441C">
        <w:rPr>
          <w:rFonts w:eastAsia="Calibri"/>
        </w:rPr>
        <w:t>o n</w:t>
      </w:r>
      <w:r w:rsidR="00242BCC" w:rsidRPr="00242BCC">
        <w:rPr>
          <w:rFonts w:eastAsia="Calibri"/>
        </w:rPr>
        <w:t xml:space="preserve">um único trabalho. Um trabalhador pode prestar serviços a </w:t>
      </w:r>
      <w:r w:rsidR="00242BCC" w:rsidRPr="00242BCC">
        <w:rPr>
          <w:rFonts w:eastAsia="Calibri"/>
        </w:rPr>
        <w:lastRenderedPageBreak/>
        <w:t>outras áreas</w:t>
      </w:r>
      <w:r w:rsidR="00852550">
        <w:rPr>
          <w:rFonts w:eastAsia="Calibri"/>
        </w:rPr>
        <w:t>,</w:t>
      </w:r>
      <w:r w:rsidR="0063441C">
        <w:rPr>
          <w:rFonts w:eastAsia="Calibri"/>
        </w:rPr>
        <w:t xml:space="preserve"> </w:t>
      </w:r>
      <w:r w:rsidR="00242BCC" w:rsidRPr="00242BCC">
        <w:rPr>
          <w:rFonts w:eastAsia="Calibri"/>
        </w:rPr>
        <w:t xml:space="preserve">começar a </w:t>
      </w:r>
      <w:r w:rsidR="00242BCC" w:rsidRPr="00E272A0">
        <w:rPr>
          <w:rFonts w:eastAsia="Calibri"/>
          <w:b/>
        </w:rPr>
        <w:t>liderar</w:t>
      </w:r>
      <w:r w:rsidR="00242BCC" w:rsidRPr="00242BCC">
        <w:rPr>
          <w:rFonts w:eastAsia="Calibri"/>
        </w:rPr>
        <w:t xml:space="preserve"> projetos e adquirir mais competências n</w:t>
      </w:r>
      <w:r w:rsidR="00852550">
        <w:rPr>
          <w:rFonts w:eastAsia="Calibri"/>
        </w:rPr>
        <w:t>esta mesma área da</w:t>
      </w:r>
      <w:r w:rsidR="00242BCC" w:rsidRPr="00242BCC">
        <w:rPr>
          <w:rFonts w:eastAsia="Calibri"/>
        </w:rPr>
        <w:t xml:space="preserve"> </w:t>
      </w:r>
      <w:r w:rsidR="00242BCC" w:rsidRPr="00E272A0">
        <w:rPr>
          <w:rFonts w:eastAsia="Calibri"/>
          <w:b/>
        </w:rPr>
        <w:t>liderança</w:t>
      </w:r>
      <w:r w:rsidR="00242BCC" w:rsidRPr="00242BCC">
        <w:rPr>
          <w:rFonts w:eastAsia="Calibri"/>
        </w:rPr>
        <w:t xml:space="preserve">. </w:t>
      </w:r>
    </w:p>
    <w:p w14:paraId="57871249" w14:textId="2166A18C" w:rsidR="00852550" w:rsidRDefault="00852550" w:rsidP="00F90F60">
      <w:pPr>
        <w:ind w:firstLine="720"/>
        <w:rPr>
          <w:rFonts w:eastAsia="Calibri"/>
        </w:rPr>
      </w:pPr>
      <w:r>
        <w:rPr>
          <w:rFonts w:eastAsia="Calibri"/>
        </w:rPr>
        <w:t xml:space="preserve">Relativamente ao quarto ponto, </w:t>
      </w:r>
      <w:r w:rsidR="000460CB">
        <w:rPr>
          <w:rFonts w:eastAsia="Calibri"/>
        </w:rPr>
        <w:t xml:space="preserve">a empresa está a tentar diminuir </w:t>
      </w:r>
      <w:r w:rsidR="004E3098">
        <w:rPr>
          <w:rFonts w:eastAsia="Calibri"/>
        </w:rPr>
        <w:t>o número de</w:t>
      </w:r>
      <w:r w:rsidR="004E3098" w:rsidRPr="004E3098">
        <w:rPr>
          <w:rFonts w:eastAsia="Calibri"/>
        </w:rPr>
        <w:t xml:space="preserve"> </w:t>
      </w:r>
      <w:r w:rsidR="004E3098" w:rsidRPr="00E272A0">
        <w:rPr>
          <w:rFonts w:eastAsia="Calibri"/>
          <w:b/>
        </w:rPr>
        <w:t>departamentos</w:t>
      </w:r>
      <w:r w:rsidR="004E3098" w:rsidRPr="004E3098">
        <w:rPr>
          <w:rFonts w:eastAsia="Calibri"/>
        </w:rPr>
        <w:t xml:space="preserve"> e </w:t>
      </w:r>
      <w:r w:rsidR="004E3098" w:rsidRPr="00E272A0">
        <w:rPr>
          <w:rFonts w:eastAsia="Calibri"/>
          <w:b/>
        </w:rPr>
        <w:t>níveis hierárquicos</w:t>
      </w:r>
      <w:r w:rsidR="004E3098" w:rsidRPr="004E3098">
        <w:rPr>
          <w:rFonts w:eastAsia="Calibri"/>
        </w:rPr>
        <w:t xml:space="preserve">. </w:t>
      </w:r>
      <w:r w:rsidR="004E3098">
        <w:rPr>
          <w:rFonts w:eastAsia="Calibri"/>
        </w:rPr>
        <w:t>De facto, v</w:t>
      </w:r>
      <w:r w:rsidR="004E3098" w:rsidRPr="004E3098">
        <w:rPr>
          <w:rFonts w:eastAsia="Calibri"/>
        </w:rPr>
        <w:t xml:space="preserve">ão sempre haver </w:t>
      </w:r>
      <w:r w:rsidR="0076433C" w:rsidRPr="004E3098">
        <w:rPr>
          <w:rFonts w:eastAsia="Calibri"/>
        </w:rPr>
        <w:t>orientadores</w:t>
      </w:r>
      <w:r w:rsidR="0076433C">
        <w:rPr>
          <w:rFonts w:eastAsia="Calibri"/>
        </w:rPr>
        <w:t>/coordenadores,</w:t>
      </w:r>
      <w:r w:rsidR="004E3098" w:rsidRPr="004E3098">
        <w:rPr>
          <w:rFonts w:eastAsia="Calibri"/>
        </w:rPr>
        <w:t xml:space="preserve"> mas </w:t>
      </w:r>
      <w:r w:rsidR="009E708B">
        <w:rPr>
          <w:rFonts w:eastAsia="Calibri"/>
        </w:rPr>
        <w:t>a</w:t>
      </w:r>
      <w:r w:rsidR="004E3098" w:rsidRPr="004E3098">
        <w:rPr>
          <w:rFonts w:eastAsia="Calibri"/>
        </w:rPr>
        <w:t xml:space="preserve"> </w:t>
      </w:r>
      <w:r w:rsidR="004E3098" w:rsidRPr="00E272A0">
        <w:rPr>
          <w:rFonts w:eastAsia="Calibri"/>
          <w:b/>
        </w:rPr>
        <w:t>autoridade</w:t>
      </w:r>
      <w:r w:rsidR="004E3098" w:rsidRPr="004E3098">
        <w:rPr>
          <w:rFonts w:eastAsia="Calibri"/>
        </w:rPr>
        <w:t xml:space="preserve"> é cada vez </w:t>
      </w:r>
      <w:r w:rsidR="004E3098" w:rsidRPr="00E272A0">
        <w:rPr>
          <w:rFonts w:eastAsia="Calibri"/>
          <w:b/>
        </w:rPr>
        <w:t>menos centrada</w:t>
      </w:r>
      <w:r w:rsidR="004E3098" w:rsidRPr="004E3098">
        <w:rPr>
          <w:rFonts w:eastAsia="Calibri"/>
        </w:rPr>
        <w:t>, sendo já pouco atualmente.</w:t>
      </w:r>
      <w:r w:rsidR="009E708B">
        <w:rPr>
          <w:rFonts w:eastAsia="Calibri"/>
        </w:rPr>
        <w:t xml:space="preserve"> </w:t>
      </w:r>
      <w:r w:rsidR="0058641D">
        <w:rPr>
          <w:rFonts w:eastAsia="Calibri"/>
        </w:rPr>
        <w:t xml:space="preserve">Isto permite que a resposta ao ambiente externo seja muito mais </w:t>
      </w:r>
      <w:r w:rsidR="0058641D" w:rsidRPr="00E272A0">
        <w:rPr>
          <w:rFonts w:eastAsia="Calibri"/>
          <w:b/>
        </w:rPr>
        <w:t>rápida</w:t>
      </w:r>
      <w:r w:rsidR="0058641D">
        <w:rPr>
          <w:rFonts w:eastAsia="Calibri"/>
        </w:rPr>
        <w:t xml:space="preserve"> </w:t>
      </w:r>
      <w:r w:rsidR="002F63E6">
        <w:rPr>
          <w:rFonts w:eastAsia="Calibri"/>
        </w:rPr>
        <w:t xml:space="preserve">uma vez que se evita o tempo de espera </w:t>
      </w:r>
      <w:r w:rsidR="00F70AE9">
        <w:rPr>
          <w:rFonts w:eastAsia="Calibri"/>
        </w:rPr>
        <w:t>da passagem de informação para todos os superiores.</w:t>
      </w:r>
    </w:p>
    <w:p w14:paraId="7A09F4CC" w14:textId="6A7ADFBD" w:rsidR="00CD2702" w:rsidRDefault="00CD2702" w:rsidP="00F90F60">
      <w:pPr>
        <w:ind w:firstLine="720"/>
        <w:rPr>
          <w:rFonts w:eastAsia="Calibri"/>
        </w:rPr>
      </w:pPr>
      <w:r>
        <w:rPr>
          <w:rFonts w:eastAsia="Calibri"/>
        </w:rPr>
        <w:t xml:space="preserve">Por fim, e relativamente ao quinto ponto, </w:t>
      </w:r>
      <w:r w:rsidR="00954228">
        <w:rPr>
          <w:rFonts w:eastAsia="Calibri"/>
        </w:rPr>
        <w:t>a estrutura da empresa é p</w:t>
      </w:r>
      <w:r w:rsidR="00954228" w:rsidRPr="00954228">
        <w:rPr>
          <w:rFonts w:eastAsia="Calibri"/>
        </w:rPr>
        <w:t xml:space="preserve">ouco </w:t>
      </w:r>
      <w:r w:rsidR="00954228" w:rsidRPr="00C41356">
        <w:rPr>
          <w:rFonts w:eastAsia="Calibri"/>
          <w:b/>
        </w:rPr>
        <w:t>formalizada</w:t>
      </w:r>
      <w:r w:rsidR="00954228" w:rsidRPr="00954228">
        <w:rPr>
          <w:rFonts w:eastAsia="Calibri"/>
        </w:rPr>
        <w:t xml:space="preserve">. </w:t>
      </w:r>
      <w:r w:rsidR="00954228">
        <w:rPr>
          <w:rFonts w:eastAsia="Calibri"/>
        </w:rPr>
        <w:t>No seio desta mesma toda a c</w:t>
      </w:r>
      <w:r w:rsidR="00954228" w:rsidRPr="00954228">
        <w:rPr>
          <w:rFonts w:eastAsia="Calibri"/>
        </w:rPr>
        <w:t xml:space="preserve">omunicação é </w:t>
      </w:r>
      <w:r w:rsidR="00954228" w:rsidRPr="00C41356">
        <w:rPr>
          <w:rFonts w:eastAsia="Calibri"/>
          <w:b/>
        </w:rPr>
        <w:t>informal</w:t>
      </w:r>
      <w:r w:rsidR="00954228" w:rsidRPr="00954228">
        <w:rPr>
          <w:rFonts w:eastAsia="Calibri"/>
        </w:rPr>
        <w:t>. Há um ambiente agradável e existem "brincadeiras" entre os trabalhadores</w:t>
      </w:r>
      <w:r w:rsidR="00954228">
        <w:rPr>
          <w:rFonts w:eastAsia="Calibri"/>
        </w:rPr>
        <w:t>, favorecem as</w:t>
      </w:r>
      <w:r w:rsidR="00954228" w:rsidRPr="00954228">
        <w:rPr>
          <w:rFonts w:eastAsia="Calibri"/>
        </w:rPr>
        <w:t xml:space="preserve"> </w:t>
      </w:r>
      <w:r w:rsidR="00954228" w:rsidRPr="00C41356">
        <w:rPr>
          <w:rFonts w:eastAsia="Calibri"/>
          <w:b/>
        </w:rPr>
        <w:t>relações</w:t>
      </w:r>
      <w:r w:rsidR="00954228" w:rsidRPr="00954228">
        <w:rPr>
          <w:rFonts w:eastAsia="Calibri"/>
        </w:rPr>
        <w:t xml:space="preserve"> </w:t>
      </w:r>
      <w:r w:rsidR="00954228" w:rsidRPr="00C41356">
        <w:rPr>
          <w:rFonts w:eastAsia="Calibri"/>
          <w:b/>
        </w:rPr>
        <w:t>sociais</w:t>
      </w:r>
      <w:r w:rsidR="00954228" w:rsidRPr="00954228">
        <w:rPr>
          <w:rFonts w:eastAsia="Calibri"/>
        </w:rPr>
        <w:t xml:space="preserve"> e pessoais</w:t>
      </w:r>
      <w:r w:rsidR="007C3C0E">
        <w:rPr>
          <w:rFonts w:eastAsia="Calibri"/>
        </w:rPr>
        <w:t xml:space="preserve"> s</w:t>
      </w:r>
      <w:r w:rsidR="00954228" w:rsidRPr="00954228">
        <w:rPr>
          <w:rFonts w:eastAsia="Calibri"/>
        </w:rPr>
        <w:t xml:space="preserve">em descuidar o lado </w:t>
      </w:r>
      <w:r w:rsidR="00954228" w:rsidRPr="00C41356">
        <w:rPr>
          <w:rFonts w:eastAsia="Calibri"/>
          <w:b/>
        </w:rPr>
        <w:t>profissional</w:t>
      </w:r>
      <w:r w:rsidR="00954228" w:rsidRPr="00954228">
        <w:rPr>
          <w:rFonts w:eastAsia="Calibri"/>
        </w:rPr>
        <w:t>. Há</w:t>
      </w:r>
      <w:r w:rsidR="00B7021B">
        <w:rPr>
          <w:rFonts w:eastAsia="Calibri"/>
        </w:rPr>
        <w:t>, sem dúvida, uma</w:t>
      </w:r>
      <w:r w:rsidR="00954228" w:rsidRPr="00954228">
        <w:rPr>
          <w:rFonts w:eastAsia="Calibri"/>
        </w:rPr>
        <w:t xml:space="preserve"> </w:t>
      </w:r>
      <w:r w:rsidR="00954228" w:rsidRPr="00C41356">
        <w:rPr>
          <w:rFonts w:eastAsia="Calibri"/>
          <w:b/>
        </w:rPr>
        <w:t>formalidade</w:t>
      </w:r>
      <w:r w:rsidR="00954228" w:rsidRPr="00954228">
        <w:rPr>
          <w:rFonts w:eastAsia="Calibri"/>
        </w:rPr>
        <w:t xml:space="preserve"> em todos os processos </w:t>
      </w:r>
      <w:r w:rsidR="00B7021B">
        <w:rPr>
          <w:rFonts w:eastAsia="Calibri"/>
        </w:rPr>
        <w:t xml:space="preserve">desta </w:t>
      </w:r>
      <w:r w:rsidR="0076433C">
        <w:rPr>
          <w:rFonts w:eastAsia="Calibri"/>
        </w:rPr>
        <w:t>organização,</w:t>
      </w:r>
      <w:r w:rsidR="00B7021B">
        <w:rPr>
          <w:rFonts w:eastAsia="Calibri"/>
        </w:rPr>
        <w:t xml:space="preserve"> </w:t>
      </w:r>
      <w:r w:rsidR="00954228" w:rsidRPr="00954228">
        <w:rPr>
          <w:rFonts w:eastAsia="Calibri"/>
        </w:rPr>
        <w:t xml:space="preserve">mas há uma maior </w:t>
      </w:r>
      <w:r w:rsidR="00954228" w:rsidRPr="00C41356">
        <w:rPr>
          <w:rFonts w:eastAsia="Calibri"/>
          <w:b/>
        </w:rPr>
        <w:t>ligeireza</w:t>
      </w:r>
      <w:r w:rsidR="00954228" w:rsidRPr="00954228">
        <w:rPr>
          <w:rFonts w:eastAsia="Calibri"/>
        </w:rPr>
        <w:t xml:space="preserve"> na linguagem.</w:t>
      </w:r>
      <w:r w:rsidR="00DC744A">
        <w:rPr>
          <w:rFonts w:eastAsia="Calibri"/>
        </w:rPr>
        <w:t xml:space="preserve"> </w:t>
      </w:r>
      <w:sdt>
        <w:sdtPr>
          <w:rPr>
            <w:rFonts w:eastAsia="Calibri"/>
          </w:rPr>
          <w:id w:val="1563759383"/>
          <w:citation/>
        </w:sdtPr>
        <w:sdtContent>
          <w:r w:rsidR="00DC744A">
            <w:rPr>
              <w:rFonts w:eastAsia="Calibri"/>
            </w:rPr>
            <w:fldChar w:fldCharType="begin"/>
          </w:r>
          <w:r w:rsidR="00DC744A">
            <w:rPr>
              <w:rFonts w:eastAsia="Calibri"/>
            </w:rPr>
            <w:instrText xml:space="preserve"> CITATION Gom22 \l 2070 </w:instrText>
          </w:r>
          <w:r w:rsidR="00DC744A">
            <w:rPr>
              <w:rFonts w:eastAsia="Calibri"/>
            </w:rPr>
            <w:fldChar w:fldCharType="separate"/>
          </w:r>
          <w:r>
            <w:rPr>
              <w:rFonts w:eastAsia="Calibri"/>
              <w:noProof/>
            </w:rPr>
            <w:t>(Gomes &amp; Gomes, Segunda Entrevista Codevision, Novembro 2022)</w:t>
          </w:r>
          <w:r w:rsidR="00DC744A">
            <w:rPr>
              <w:rFonts w:eastAsia="Calibri"/>
            </w:rPr>
            <w:fldChar w:fldCharType="end"/>
          </w:r>
        </w:sdtContent>
      </w:sdt>
    </w:p>
    <w:p w14:paraId="7C45C5A6" w14:textId="018300C8" w:rsidR="32E6FCC6" w:rsidRPr="00995359" w:rsidRDefault="00112DAF" w:rsidP="00684A98">
      <w:pPr>
        <w:pStyle w:val="Heading3"/>
      </w:pPr>
      <w:r w:rsidRPr="00995359">
        <w:br/>
      </w:r>
      <w:bookmarkStart w:id="54" w:name="_Toc122008334"/>
      <w:bookmarkStart w:id="55" w:name="_Toc122190811"/>
      <w:r w:rsidR="00684A98">
        <w:rPr>
          <w:bCs/>
        </w:rPr>
        <w:t>II.3.</w:t>
      </w:r>
      <w:r w:rsidR="18BFE081">
        <w:t>4</w:t>
      </w:r>
      <w:r w:rsidR="00B7021B">
        <w:t xml:space="preserve"> </w:t>
      </w:r>
      <w:r w:rsidR="32E6FCC6" w:rsidRPr="1116B62B">
        <w:t>Alteração</w:t>
      </w:r>
      <w:r w:rsidR="32E6FCC6" w:rsidRPr="00995359">
        <w:t xml:space="preserve"> do tipo de departamentalização</w:t>
      </w:r>
      <w:bookmarkEnd w:id="54"/>
      <w:bookmarkEnd w:id="55"/>
    </w:p>
    <w:p w14:paraId="1E711A3B" w14:textId="7476D28D" w:rsidR="32E6FCC6" w:rsidRDefault="32E6FCC6" w:rsidP="00684A98">
      <w:pPr>
        <w:ind w:firstLine="720"/>
      </w:pPr>
      <w:r w:rsidRPr="5C3D6D58">
        <w:rPr>
          <w:rFonts w:eastAsia="Calibri" w:cs="Calibri"/>
          <w:szCs w:val="22"/>
        </w:rPr>
        <w:t xml:space="preserve">Atualmente, a empresa está a alterar o seu tipo de </w:t>
      </w:r>
      <w:r w:rsidRPr="00F95945">
        <w:rPr>
          <w:rFonts w:eastAsia="Calibri" w:cs="Calibri"/>
          <w:b/>
          <w:szCs w:val="22"/>
        </w:rPr>
        <w:t>departamentalização</w:t>
      </w:r>
      <w:r w:rsidRPr="5C3D6D58">
        <w:rPr>
          <w:rFonts w:eastAsia="Calibri" w:cs="Calibri"/>
          <w:szCs w:val="22"/>
        </w:rPr>
        <w:t xml:space="preserve"> através de um projeto denominado</w:t>
      </w:r>
      <w:r w:rsidR="00D7406A">
        <w:rPr>
          <w:rFonts w:eastAsia="Calibri" w:cs="Calibri"/>
          <w:szCs w:val="22"/>
        </w:rPr>
        <w:t xml:space="preserve"> </w:t>
      </w:r>
      <w:r w:rsidRPr="00F95945">
        <w:rPr>
          <w:rFonts w:eastAsia="Calibri" w:cs="Calibri"/>
          <w:b/>
          <w:i/>
          <w:szCs w:val="22"/>
        </w:rPr>
        <w:t>code 360</w:t>
      </w:r>
      <w:r w:rsidRPr="5C3D6D58">
        <w:rPr>
          <w:rFonts w:eastAsia="Calibri" w:cs="Calibri"/>
          <w:szCs w:val="22"/>
        </w:rPr>
        <w:t xml:space="preserve">, que consiste em </w:t>
      </w:r>
      <w:r w:rsidRPr="00F95945">
        <w:rPr>
          <w:rFonts w:eastAsia="Calibri" w:cs="Calibri"/>
          <w:b/>
          <w:szCs w:val="22"/>
        </w:rPr>
        <w:t>anular</w:t>
      </w:r>
      <w:r w:rsidRPr="5C3D6D58">
        <w:rPr>
          <w:rFonts w:eastAsia="Calibri" w:cs="Calibri"/>
          <w:szCs w:val="22"/>
        </w:rPr>
        <w:t xml:space="preserve"> os departamentos, ou seja, qualquer pessoa na empresa pode fazer qualquer trabalho dependendo das suas </w:t>
      </w:r>
      <w:r w:rsidRPr="00F95945">
        <w:rPr>
          <w:rFonts w:eastAsia="Calibri" w:cs="Calibri"/>
          <w:b/>
          <w:szCs w:val="22"/>
        </w:rPr>
        <w:t>aptidões</w:t>
      </w:r>
      <w:r w:rsidRPr="5C3D6D58">
        <w:rPr>
          <w:rFonts w:eastAsia="Calibri" w:cs="Calibri"/>
          <w:szCs w:val="22"/>
        </w:rPr>
        <w:t xml:space="preserve"> e não do departamento onde esta inserido.</w:t>
      </w:r>
    </w:p>
    <w:p w14:paraId="53040724" w14:textId="3797EDE0" w:rsidR="32E6FCC6" w:rsidRDefault="32E6FCC6" w:rsidP="00684A98">
      <w:pPr>
        <w:ind w:firstLine="720"/>
      </w:pPr>
      <w:r w:rsidRPr="5C3D6D58">
        <w:rPr>
          <w:rFonts w:eastAsia="Calibri" w:cs="Calibri"/>
          <w:szCs w:val="22"/>
        </w:rPr>
        <w:t xml:space="preserve">Existe uma </w:t>
      </w:r>
      <w:r w:rsidRPr="00F95945">
        <w:rPr>
          <w:rFonts w:eastAsia="Calibri" w:cs="Calibri"/>
          <w:b/>
          <w:i/>
          <w:szCs w:val="22"/>
        </w:rPr>
        <w:t>dashboard</w:t>
      </w:r>
      <w:r w:rsidRPr="5C3D6D58">
        <w:rPr>
          <w:rFonts w:eastAsia="Calibri" w:cs="Calibri"/>
          <w:i/>
          <w:iCs/>
          <w:szCs w:val="22"/>
        </w:rPr>
        <w:t xml:space="preserve"> </w:t>
      </w:r>
      <w:r w:rsidRPr="5C3D6D58">
        <w:rPr>
          <w:rFonts w:eastAsia="Calibri" w:cs="Calibri"/>
          <w:szCs w:val="22"/>
        </w:rPr>
        <w:t>que contem todas as tarefas disponíveis no momento e os colaboradores podem selecionar as que desejam para si.</w:t>
      </w:r>
    </w:p>
    <w:p w14:paraId="6AD3F349" w14:textId="6FC3ACE0" w:rsidR="32E6FCC6" w:rsidRDefault="32E6FCC6" w:rsidP="00684A98">
      <w:pPr>
        <w:ind w:firstLine="720"/>
      </w:pPr>
      <w:r w:rsidRPr="5C3D6D58">
        <w:rPr>
          <w:rFonts w:eastAsia="Calibri" w:cs="Calibri"/>
          <w:szCs w:val="22"/>
        </w:rPr>
        <w:t xml:space="preserve">Ainda é um projeto piloto, foi dado como exemplo pessoas do departamento de apoio ao cliente com boa capacidade de </w:t>
      </w:r>
      <w:r w:rsidRPr="00F95945">
        <w:rPr>
          <w:rFonts w:eastAsia="Calibri" w:cs="Calibri"/>
          <w:b/>
          <w:szCs w:val="22"/>
        </w:rPr>
        <w:t>comunicação</w:t>
      </w:r>
      <w:r w:rsidRPr="5C3D6D58">
        <w:rPr>
          <w:rFonts w:eastAsia="Calibri" w:cs="Calibri"/>
          <w:szCs w:val="22"/>
        </w:rPr>
        <w:t xml:space="preserve"> iriam desempenhar com um bom </w:t>
      </w:r>
      <w:r w:rsidRPr="00F95945">
        <w:rPr>
          <w:rFonts w:eastAsia="Calibri" w:cs="Calibri"/>
          <w:b/>
          <w:szCs w:val="22"/>
        </w:rPr>
        <w:t>aproveitamento</w:t>
      </w:r>
      <w:r w:rsidRPr="5C3D6D58">
        <w:rPr>
          <w:rFonts w:eastAsia="Calibri" w:cs="Calibri"/>
          <w:szCs w:val="22"/>
        </w:rPr>
        <w:t xml:space="preserve"> as funções de venda.</w:t>
      </w:r>
    </w:p>
    <w:p w14:paraId="2EA33DBD" w14:textId="1AE6E068" w:rsidR="3B8F5B03" w:rsidRDefault="3B8F5B03" w:rsidP="3B8F5B03"/>
    <w:p w14:paraId="02CF0503" w14:textId="4DEA5AF8" w:rsidR="00C811F8" w:rsidRDefault="00C811F8" w:rsidP="00C811F8">
      <w:pPr>
        <w:pStyle w:val="Heading2"/>
      </w:pPr>
      <w:bookmarkStart w:id="56" w:name="_Toc122008335"/>
      <w:bookmarkStart w:id="57" w:name="_Toc122190812"/>
      <w:r>
        <w:t>II.</w:t>
      </w:r>
      <w:r w:rsidR="008B0E11">
        <w:t>4</w:t>
      </w:r>
      <w:r>
        <w:t xml:space="preserve"> Controlo</w:t>
      </w:r>
      <w:r w:rsidR="00A23FD3">
        <w:t xml:space="preserve"> e Sistemas de informação</w:t>
      </w:r>
      <w:bookmarkEnd w:id="56"/>
      <w:bookmarkEnd w:id="57"/>
    </w:p>
    <w:p w14:paraId="7E39153D" w14:textId="59D26545" w:rsidR="00422826" w:rsidRPr="00422826" w:rsidRDefault="00684A98" w:rsidP="00684A98">
      <w:pPr>
        <w:pStyle w:val="Heading3"/>
      </w:pPr>
      <w:bookmarkStart w:id="58" w:name="_Toc122008336"/>
      <w:bookmarkStart w:id="59" w:name="_Toc122190813"/>
      <w:r w:rsidRPr="00684A98">
        <w:t xml:space="preserve">II.4.1 </w:t>
      </w:r>
      <w:r w:rsidR="00422826" w:rsidRPr="00422826">
        <w:t>Sistemas de controlo da organização e as suas características</w:t>
      </w:r>
      <w:bookmarkEnd w:id="58"/>
      <w:bookmarkEnd w:id="59"/>
    </w:p>
    <w:p w14:paraId="6EF0BD1E" w14:textId="77777777" w:rsidR="00422826" w:rsidRPr="00422826" w:rsidRDefault="00422826" w:rsidP="00422826">
      <w:pPr>
        <w:ind w:firstLine="720"/>
      </w:pPr>
      <w:r w:rsidRPr="00422826">
        <w:t xml:space="preserve">Neste ponto do relatório iremos abordar qual é o sistema de controlo da organização bem como apresentar as suas características. </w:t>
      </w:r>
    </w:p>
    <w:p w14:paraId="249420C3" w14:textId="0525D2B0" w:rsidR="00422826" w:rsidRPr="00422826" w:rsidRDefault="00422826" w:rsidP="00422826">
      <w:pPr>
        <w:ind w:firstLine="720"/>
      </w:pPr>
      <w:r w:rsidRPr="00422826">
        <w:t xml:space="preserve">O controlo de gestão deve partir dos objetivos financeiros para construir ligações aos objetivos não financeiros, de modo a manter, melhorar ou criar medidas a implementar na </w:t>
      </w:r>
      <w:r w:rsidRPr="00422826">
        <w:lastRenderedPageBreak/>
        <w:t xml:space="preserve">organização quer sejam de longo ou de curto prazo, as quais deverão estabelecer a estrutura das restantes perspetivas e garantir o retorno dos investimentos efetuados </w:t>
      </w:r>
      <w:sdt>
        <w:sdtPr>
          <w:id w:val="786855800"/>
          <w:citation/>
        </w:sdtPr>
        <w:sdtContent>
          <w:r w:rsidR="0030651F">
            <w:fldChar w:fldCharType="begin"/>
          </w:r>
          <w:r w:rsidR="00B71C81">
            <w:instrText xml:space="preserve">CITATION GES1 \p 9 \l 2070 </w:instrText>
          </w:r>
          <w:r w:rsidR="0030651F">
            <w:fldChar w:fldCharType="separate"/>
          </w:r>
          <w:r>
            <w:rPr>
              <w:noProof/>
            </w:rPr>
            <w:t>(GESTA6, p. 9)</w:t>
          </w:r>
          <w:r w:rsidR="0030651F">
            <w:fldChar w:fldCharType="end"/>
          </w:r>
        </w:sdtContent>
      </w:sdt>
      <w:r w:rsidR="00D940B1">
        <w:t>.</w:t>
      </w:r>
    </w:p>
    <w:p w14:paraId="61B98BDD" w14:textId="4EC63D4A" w:rsidR="00422826" w:rsidRPr="00422826" w:rsidRDefault="00422826" w:rsidP="00F77A5C">
      <w:pPr>
        <w:ind w:firstLine="720"/>
      </w:pPr>
      <w:r w:rsidRPr="00422826">
        <w:t xml:space="preserve">Para que se possa ser feito um bom controlo de sistemas é preciso que sejam identificados uma série de </w:t>
      </w:r>
      <w:r w:rsidRPr="00422826">
        <w:rPr>
          <w:b/>
          <w:bCs/>
        </w:rPr>
        <w:t>princípios fundamentais:</w:t>
      </w:r>
      <w:r w:rsidRPr="00422826">
        <w:t xml:space="preserve"> </w:t>
      </w:r>
      <w:r w:rsidRPr="00422826">
        <w:rPr>
          <w:b/>
          <w:bCs/>
        </w:rPr>
        <w:t>objetivos</w:t>
      </w:r>
      <w:r w:rsidRPr="00422826">
        <w:t xml:space="preserve">, </w:t>
      </w:r>
      <w:r w:rsidRPr="00422826">
        <w:rPr>
          <w:b/>
          <w:bCs/>
        </w:rPr>
        <w:t>informação</w:t>
      </w:r>
      <w:r w:rsidRPr="00422826">
        <w:t xml:space="preserve">, </w:t>
      </w:r>
      <w:r w:rsidRPr="00422826">
        <w:rPr>
          <w:b/>
          <w:bCs/>
        </w:rPr>
        <w:t>decisões</w:t>
      </w:r>
      <w:r w:rsidRPr="00422826">
        <w:t xml:space="preserve">, </w:t>
      </w:r>
      <w:r w:rsidRPr="00422826">
        <w:rPr>
          <w:b/>
          <w:bCs/>
        </w:rPr>
        <w:t>interesses</w:t>
      </w:r>
      <w:r w:rsidRPr="00422826">
        <w:t xml:space="preserve">, </w:t>
      </w:r>
      <w:r w:rsidRPr="00422826">
        <w:rPr>
          <w:b/>
          <w:bCs/>
        </w:rPr>
        <w:t>horizonte</w:t>
      </w:r>
      <w:r w:rsidRPr="00422826">
        <w:t xml:space="preserve">, </w:t>
      </w:r>
      <w:r w:rsidRPr="00422826">
        <w:rPr>
          <w:b/>
          <w:bCs/>
        </w:rPr>
        <w:t>instrumentos</w:t>
      </w:r>
      <w:r w:rsidRPr="00422826">
        <w:t xml:space="preserve">, </w:t>
      </w:r>
      <w:r w:rsidRPr="00422826">
        <w:rPr>
          <w:b/>
          <w:bCs/>
        </w:rPr>
        <w:t>consequente</w:t>
      </w:r>
      <w:r w:rsidRPr="00422826">
        <w:t xml:space="preserve"> e </w:t>
      </w:r>
      <w:r w:rsidRPr="00422826">
        <w:rPr>
          <w:b/>
          <w:bCs/>
        </w:rPr>
        <w:t>comportamental</w:t>
      </w:r>
      <w:r w:rsidR="006B2C58">
        <w:rPr>
          <w:b/>
          <w:bCs/>
        </w:rPr>
        <w:t xml:space="preserve"> </w:t>
      </w:r>
      <w:sdt>
        <w:sdtPr>
          <w:rPr>
            <w:b/>
            <w:bCs/>
          </w:rPr>
          <w:id w:val="1704970854"/>
          <w:citation/>
        </w:sdtPr>
        <w:sdtContent>
          <w:r w:rsidR="006B2C58">
            <w:rPr>
              <w:b/>
              <w:bCs/>
            </w:rPr>
            <w:fldChar w:fldCharType="begin"/>
          </w:r>
          <w:r w:rsidR="006B2C58">
            <w:rPr>
              <w:b/>
              <w:bCs/>
            </w:rPr>
            <w:instrText xml:space="preserve"> CITATION GES1 \l 2070 </w:instrText>
          </w:r>
          <w:r w:rsidR="006B2C58">
            <w:rPr>
              <w:b/>
              <w:bCs/>
            </w:rPr>
            <w:fldChar w:fldCharType="separate"/>
          </w:r>
          <w:r>
            <w:rPr>
              <w:noProof/>
            </w:rPr>
            <w:t>(GESTA6)</w:t>
          </w:r>
          <w:r w:rsidR="006B2C58">
            <w:rPr>
              <w:b/>
              <w:bCs/>
            </w:rPr>
            <w:fldChar w:fldCharType="end"/>
          </w:r>
        </w:sdtContent>
      </w:sdt>
      <w:r w:rsidRPr="00422826">
        <w:t>.</w:t>
      </w:r>
    </w:p>
    <w:p w14:paraId="263791E0" w14:textId="3C9EFF60" w:rsidR="00422826" w:rsidRPr="00422826" w:rsidRDefault="00422826" w:rsidP="00F77A5C">
      <w:pPr>
        <w:ind w:firstLine="720"/>
      </w:pPr>
      <w:r w:rsidRPr="00422826">
        <w:t>Com o aumento da organização com o passar do tempo</w:t>
      </w:r>
      <w:r w:rsidR="00026452">
        <w:t>,</w:t>
      </w:r>
      <w:r w:rsidRPr="00422826">
        <w:t xml:space="preserve"> </w:t>
      </w:r>
      <w:r w:rsidR="00026452">
        <w:t>esta última</w:t>
      </w:r>
      <w:r w:rsidRPr="00422826">
        <w:t xml:space="preserve"> sentiu a necessidade de reavaliar alguns pontos e renovar o modo de atuação e bem com o control</w:t>
      </w:r>
      <w:r w:rsidR="00026452">
        <w:t>o</w:t>
      </w:r>
      <w:r w:rsidRPr="00422826">
        <w:t xml:space="preserve"> de gestão, uma vez que esta est</w:t>
      </w:r>
      <w:r w:rsidR="00026452">
        <w:t>a</w:t>
      </w:r>
      <w:r w:rsidRPr="00422826">
        <w:t>va bastante centrada aos gestores do nível médio e alto</w:t>
      </w:r>
      <w:r w:rsidR="003A57BC">
        <w:t xml:space="preserve"> </w:t>
      </w:r>
      <w:sdt>
        <w:sdtPr>
          <w:id w:val="147951801"/>
          <w:citation/>
        </w:sdtPr>
        <w:sdtContent>
          <w:r w:rsidR="00B3580B">
            <w:fldChar w:fldCharType="begin"/>
          </w:r>
          <w:r w:rsidR="00B3580B">
            <w:instrText xml:space="preserve"> CITATION Gom22 \l 2070 </w:instrText>
          </w:r>
          <w:r w:rsidR="00B3580B">
            <w:fldChar w:fldCharType="separate"/>
          </w:r>
          <w:r>
            <w:rPr>
              <w:noProof/>
            </w:rPr>
            <w:t>(Gomes &amp; Gomes, Segunda Entrevista Codevision, Novembro 2022)</w:t>
          </w:r>
          <w:r w:rsidR="00B3580B">
            <w:fldChar w:fldCharType="end"/>
          </w:r>
        </w:sdtContent>
      </w:sdt>
      <w:r w:rsidR="003A57BC">
        <w:t>.</w:t>
      </w:r>
      <w:r w:rsidRPr="00422826">
        <w:t xml:space="preserve"> A organização apercebeu-se que havias muitas tarefas que pareciam bastante técnic</w:t>
      </w:r>
      <w:r w:rsidR="00026452">
        <w:t>a</w:t>
      </w:r>
      <w:r w:rsidRPr="00422826">
        <w:t xml:space="preserve">s </w:t>
      </w:r>
      <w:r w:rsidR="00026452">
        <w:t>quando</w:t>
      </w:r>
      <w:r w:rsidRPr="00422826">
        <w:t xml:space="preserve"> na verdade não o eram</w:t>
      </w:r>
      <w:r w:rsidR="00A613E0">
        <w:t>.</w:t>
      </w:r>
      <w:r w:rsidRPr="00422826">
        <w:t xml:space="preserve"> </w:t>
      </w:r>
      <w:r w:rsidR="00A613E0">
        <w:t>Estando</w:t>
      </w:r>
      <w:r w:rsidRPr="00422826">
        <w:t xml:space="preserve"> apenas uma pessoa responsável para fazê-l</w:t>
      </w:r>
      <w:r w:rsidR="00A613E0">
        <w:t>as demorava</w:t>
      </w:r>
      <w:r w:rsidRPr="00422826">
        <w:t xml:space="preserve"> mais tempo, então resolveram fazer a reavaliação para que </w:t>
      </w:r>
      <w:r w:rsidR="003902D6">
        <w:t>conseguirem</w:t>
      </w:r>
      <w:r w:rsidRPr="00422826">
        <w:t xml:space="preserve"> acelerar alguns processos, simplificando-os, para uma resposta mais rápida às situações e desafios que aparece</w:t>
      </w:r>
      <w:r w:rsidR="00E177CD">
        <w:t>ssem</w:t>
      </w:r>
      <w:r w:rsidRPr="00422826">
        <w:t>.</w:t>
      </w:r>
      <w:r w:rsidR="00647B43">
        <w:t xml:space="preserve"> D</w:t>
      </w:r>
      <w:r w:rsidRPr="00422826">
        <w:t xml:space="preserve">epois da reavaliação </w:t>
      </w:r>
      <w:r w:rsidR="00647B43">
        <w:t>c</w:t>
      </w:r>
      <w:r w:rsidRPr="00422826">
        <w:t>riar</w:t>
      </w:r>
      <w:r w:rsidR="00647B43">
        <w:t>am</w:t>
      </w:r>
      <w:r w:rsidRPr="00422826">
        <w:t xml:space="preserve"> um sistema de controlo de gestão com as seguintes características:</w:t>
      </w:r>
    </w:p>
    <w:p w14:paraId="3CE40A21" w14:textId="3F66424D" w:rsidR="00422826" w:rsidRPr="00422826" w:rsidRDefault="00422826" w:rsidP="003461A6">
      <w:pPr>
        <w:numPr>
          <w:ilvl w:val="0"/>
          <w:numId w:val="20"/>
        </w:numPr>
        <w:rPr>
          <w:b/>
          <w:bCs/>
        </w:rPr>
      </w:pPr>
      <w:r w:rsidRPr="00422826">
        <w:rPr>
          <w:b/>
          <w:bCs/>
        </w:rPr>
        <w:t xml:space="preserve">Objetivos: </w:t>
      </w:r>
      <w:r w:rsidRPr="00422826">
        <w:t xml:space="preserve">primeiramente temos os objetivos da organização, depois os objetivos de cada departamento, sendo que com a junção de todos os objetivos dos departamentos devem chegar aos objetivos da organização, ou seja, os objetivos dos departamentos devem ir de encontro aos objetivos da organização. Também dividiram os objetivos em financeiros e não financeiros e bem como </w:t>
      </w:r>
      <w:r w:rsidR="005C531F">
        <w:t>a</w:t>
      </w:r>
      <w:r w:rsidRPr="00422826">
        <w:t xml:space="preserve"> curto e longo prazo</w:t>
      </w:r>
      <w:sdt>
        <w:sdtPr>
          <w:id w:val="2115550822"/>
          <w:citation/>
        </w:sdtPr>
        <w:sdtContent>
          <w:r w:rsidR="009963C5">
            <w:fldChar w:fldCharType="begin"/>
          </w:r>
          <w:r w:rsidR="009963C5">
            <w:instrText xml:space="preserve"> CITATION Gom22 \l 2070 </w:instrText>
          </w:r>
          <w:r w:rsidR="009963C5">
            <w:fldChar w:fldCharType="separate"/>
          </w:r>
          <w:r>
            <w:rPr>
              <w:noProof/>
            </w:rPr>
            <w:t xml:space="preserve"> (Gomes &amp; Gomes, Segunda Entrevista Codevision, Novembro 2022)</w:t>
          </w:r>
          <w:r w:rsidR="009963C5">
            <w:fldChar w:fldCharType="end"/>
          </w:r>
        </w:sdtContent>
      </w:sdt>
      <w:r w:rsidRPr="00422826">
        <w:t xml:space="preserve">. </w:t>
      </w:r>
    </w:p>
    <w:p w14:paraId="13655FF8" w14:textId="4C35AE36" w:rsidR="00422826" w:rsidRPr="00422826" w:rsidRDefault="00422826" w:rsidP="003461A6">
      <w:pPr>
        <w:numPr>
          <w:ilvl w:val="0"/>
          <w:numId w:val="20"/>
        </w:numPr>
        <w:rPr>
          <w:b/>
          <w:bCs/>
        </w:rPr>
      </w:pPr>
      <w:r w:rsidRPr="00422826">
        <w:rPr>
          <w:b/>
          <w:bCs/>
        </w:rPr>
        <w:t xml:space="preserve">Informação: </w:t>
      </w:r>
      <w:r w:rsidRPr="00422826">
        <w:t>as informações</w:t>
      </w:r>
      <w:r w:rsidRPr="00422826">
        <w:rPr>
          <w:b/>
          <w:bCs/>
        </w:rPr>
        <w:t xml:space="preserve"> </w:t>
      </w:r>
      <w:r w:rsidR="005C531F">
        <w:t>recolhidas</w:t>
      </w:r>
      <w:r w:rsidRPr="00422826">
        <w:t xml:space="preserve"> são feitas através de avaliações de desempenho, do projeto em si é feito semanalmente para ver o decorrer do que do plano, e caso não seja boa as avaliações procuram saber onde se está errado. </w:t>
      </w:r>
      <w:r w:rsidR="00AE1C16">
        <w:t>A</w:t>
      </w:r>
      <w:r w:rsidRPr="00422826">
        <w:t>s avaliações individuais são realizados no início do ano até o final de março. Também são recolhidas informações em fontes confiáveis procurando a maneira mais eficiente e adaptando-se à missão, visão e objetos da organização</w:t>
      </w:r>
      <w:sdt>
        <w:sdtPr>
          <w:id w:val="768280595"/>
          <w:citation/>
        </w:sdtPr>
        <w:sdtContent>
          <w:r w:rsidR="006401D4">
            <w:fldChar w:fldCharType="begin"/>
          </w:r>
          <w:r w:rsidR="006401D4">
            <w:instrText xml:space="preserve"> CITATION Gom22 \l 2070 </w:instrText>
          </w:r>
          <w:r w:rsidR="006401D4">
            <w:fldChar w:fldCharType="separate"/>
          </w:r>
          <w:r>
            <w:rPr>
              <w:noProof/>
            </w:rPr>
            <w:t xml:space="preserve"> (Gomes &amp; Gomes, Segunda Entrevista Codevision, Novembro 2022)</w:t>
          </w:r>
          <w:r w:rsidR="006401D4">
            <w:fldChar w:fldCharType="end"/>
          </w:r>
        </w:sdtContent>
      </w:sdt>
      <w:r w:rsidRPr="00422826">
        <w:t>.</w:t>
      </w:r>
    </w:p>
    <w:p w14:paraId="331F679D" w14:textId="5D4B1418" w:rsidR="00422826" w:rsidRPr="00422826" w:rsidRDefault="00422826" w:rsidP="003461A6">
      <w:pPr>
        <w:numPr>
          <w:ilvl w:val="0"/>
          <w:numId w:val="20"/>
        </w:numPr>
        <w:rPr>
          <w:b/>
          <w:bCs/>
        </w:rPr>
      </w:pPr>
      <w:r w:rsidRPr="00422826">
        <w:rPr>
          <w:b/>
          <w:bCs/>
        </w:rPr>
        <w:t>Decisões:</w:t>
      </w:r>
      <w:r w:rsidRPr="00422826">
        <w:t xml:space="preserve"> aumentou-se a autonomia dos chefes de departamentos para decidirem o que acham melhor para determinadas situações, não tendo a necessidade de passar para a administração e ficar por um tempo à espera para que a administração análise e dê uma resposta, o que pode travar os trabalhos por uns dias que causaria um atraso nos departamentos em questão o que poderia atrasar o trabalho e ultrapassar os deadlines. </w:t>
      </w:r>
      <w:r w:rsidRPr="00422826">
        <w:lastRenderedPageBreak/>
        <w:t>Sendo esta autonomia limitado ao nível técnico e alguns de nível superior</w:t>
      </w:r>
      <w:sdt>
        <w:sdtPr>
          <w:id w:val="1685167428"/>
          <w:citation/>
        </w:sdtPr>
        <w:sdtContent>
          <w:r w:rsidR="006401D4">
            <w:fldChar w:fldCharType="begin"/>
          </w:r>
          <w:r w:rsidR="006401D4">
            <w:instrText xml:space="preserve"> CITATION Gom22 \l 2070 </w:instrText>
          </w:r>
          <w:r w:rsidR="006401D4">
            <w:fldChar w:fldCharType="separate"/>
          </w:r>
          <w:r>
            <w:rPr>
              <w:noProof/>
            </w:rPr>
            <w:t xml:space="preserve"> (Gomes &amp; Gomes, Segunda Entrevista Codevision, Novembro 2022)</w:t>
          </w:r>
          <w:r w:rsidR="006401D4">
            <w:fldChar w:fldCharType="end"/>
          </w:r>
        </w:sdtContent>
      </w:sdt>
      <w:r w:rsidRPr="00422826">
        <w:t xml:space="preserve">. </w:t>
      </w:r>
    </w:p>
    <w:p w14:paraId="56D6C68E" w14:textId="2EB066E0" w:rsidR="00422826" w:rsidRPr="00422826" w:rsidRDefault="00422826" w:rsidP="003461A6">
      <w:pPr>
        <w:numPr>
          <w:ilvl w:val="0"/>
          <w:numId w:val="20"/>
        </w:numPr>
        <w:rPr>
          <w:b/>
          <w:bCs/>
        </w:rPr>
      </w:pPr>
      <w:r w:rsidRPr="00422826">
        <w:rPr>
          <w:b/>
          <w:bCs/>
        </w:rPr>
        <w:t xml:space="preserve">Interesses: </w:t>
      </w:r>
      <w:r w:rsidRPr="00422826">
        <w:t xml:space="preserve">como é de se esperar vão de encontro com os objetivos da organização que é importante para evitar incoerências e estejam a levar para outros caminhos. </w:t>
      </w:r>
      <w:r w:rsidR="00AE1C16">
        <w:t>U</w:t>
      </w:r>
      <w:r w:rsidRPr="00422826">
        <w:t>m dos interesses da organização seria apresentar um plano ao ministério da educação de forma com que o seu produto seja implementado também nas escolas públicas. E também migrar-se para mercados internacionais</w:t>
      </w:r>
      <w:sdt>
        <w:sdtPr>
          <w:id w:val="-289206501"/>
          <w:citation/>
        </w:sdtPr>
        <w:sdtContent>
          <w:r w:rsidR="006401D4">
            <w:fldChar w:fldCharType="begin"/>
          </w:r>
          <w:r w:rsidR="006401D4">
            <w:instrText xml:space="preserve"> CITATION Gom22 \l 2070 </w:instrText>
          </w:r>
          <w:r w:rsidR="006401D4">
            <w:fldChar w:fldCharType="separate"/>
          </w:r>
          <w:r>
            <w:rPr>
              <w:noProof/>
            </w:rPr>
            <w:t xml:space="preserve"> (Gomes &amp; Gomes, Segunda Entrevista Codevision, Novembro 2022)</w:t>
          </w:r>
          <w:r w:rsidR="006401D4">
            <w:fldChar w:fldCharType="end"/>
          </w:r>
        </w:sdtContent>
      </w:sdt>
      <w:r w:rsidRPr="00422826">
        <w:t xml:space="preserve">. </w:t>
      </w:r>
    </w:p>
    <w:p w14:paraId="088C0B3C" w14:textId="52835575" w:rsidR="00422826" w:rsidRPr="00422826" w:rsidRDefault="00422826" w:rsidP="003461A6">
      <w:pPr>
        <w:numPr>
          <w:ilvl w:val="0"/>
          <w:numId w:val="20"/>
        </w:numPr>
        <w:rPr>
          <w:b/>
          <w:bCs/>
        </w:rPr>
      </w:pPr>
      <w:r w:rsidRPr="00422826">
        <w:rPr>
          <w:b/>
          <w:bCs/>
        </w:rPr>
        <w:t xml:space="preserve">Horizonte: </w:t>
      </w:r>
      <w:r w:rsidRPr="00422826">
        <w:t>isto tem a ver com os interesses em que a organização quer realizar o que foram afirmados nos pontos anteriores. E firmar-se ainda mais no mercado da educação, tornando -se líderes no mercado de educação</w:t>
      </w:r>
      <w:sdt>
        <w:sdtPr>
          <w:id w:val="1740063605"/>
          <w:citation/>
        </w:sdtPr>
        <w:sdtContent>
          <w:r w:rsidR="006401D4">
            <w:fldChar w:fldCharType="begin"/>
          </w:r>
          <w:r w:rsidR="006401D4">
            <w:instrText xml:space="preserve"> CITATION Gom22 \l 2070 </w:instrText>
          </w:r>
          <w:r w:rsidR="006401D4">
            <w:fldChar w:fldCharType="separate"/>
          </w:r>
          <w:r>
            <w:rPr>
              <w:noProof/>
            </w:rPr>
            <w:t xml:space="preserve"> (Gomes &amp; Gomes, Segunda Entrevista Codevision, Novembro 2022)</w:t>
          </w:r>
          <w:r w:rsidR="006401D4">
            <w:fldChar w:fldCharType="end"/>
          </w:r>
        </w:sdtContent>
      </w:sdt>
      <w:r w:rsidRPr="00422826">
        <w:t>.</w:t>
      </w:r>
    </w:p>
    <w:p w14:paraId="7F97A182" w14:textId="20C960D6" w:rsidR="00422826" w:rsidRPr="003E47E6" w:rsidRDefault="00422826" w:rsidP="003461A6">
      <w:pPr>
        <w:numPr>
          <w:ilvl w:val="0"/>
          <w:numId w:val="20"/>
        </w:numPr>
        <w:rPr>
          <w:b/>
          <w:bCs/>
        </w:rPr>
      </w:pPr>
      <w:r w:rsidRPr="00422826">
        <w:rPr>
          <w:b/>
          <w:bCs/>
        </w:rPr>
        <w:t xml:space="preserve">Instrumentos: </w:t>
      </w:r>
      <w:r w:rsidRPr="00422826">
        <w:t>os instrumentos a serem realizados para o controlo de gestão acabaram por ser apresentado num dos pontos a seguirem</w:t>
      </w:r>
      <w:sdt>
        <w:sdtPr>
          <w:id w:val="1487045419"/>
          <w:citation/>
        </w:sdtPr>
        <w:sdtContent>
          <w:r w:rsidR="006401D4">
            <w:fldChar w:fldCharType="begin"/>
          </w:r>
          <w:r w:rsidR="006401D4">
            <w:instrText xml:space="preserve"> CITATION Gom22 \l 2070 </w:instrText>
          </w:r>
          <w:r w:rsidR="006401D4">
            <w:fldChar w:fldCharType="separate"/>
          </w:r>
          <w:r>
            <w:rPr>
              <w:noProof/>
            </w:rPr>
            <w:t xml:space="preserve"> (Gomes &amp; Gomes, Segunda Entrevista Codevision, Novembro 2022)</w:t>
          </w:r>
          <w:r w:rsidR="006401D4">
            <w:fldChar w:fldCharType="end"/>
          </w:r>
        </w:sdtContent>
      </w:sdt>
      <w:r w:rsidRPr="00422826">
        <w:t>.</w:t>
      </w:r>
    </w:p>
    <w:p w14:paraId="2B2821C1" w14:textId="66A836C9" w:rsidR="003E47E6" w:rsidRPr="003E47E6" w:rsidRDefault="003E47E6" w:rsidP="003461A6">
      <w:pPr>
        <w:pStyle w:val="ListParagraph"/>
        <w:numPr>
          <w:ilvl w:val="0"/>
          <w:numId w:val="20"/>
        </w:numPr>
        <w:spacing w:before="0" w:after="160"/>
        <w:rPr>
          <w:rFonts w:asciiTheme="minorHAnsi" w:hAnsiTheme="minorHAnsi" w:cstheme="minorHAnsi"/>
          <w:b/>
          <w:bCs/>
        </w:rPr>
      </w:pPr>
      <w:r w:rsidRPr="003E47E6">
        <w:rPr>
          <w:rFonts w:asciiTheme="minorHAnsi" w:hAnsiTheme="minorHAnsi" w:cstheme="minorHAnsi"/>
          <w:b/>
          <w:bCs/>
        </w:rPr>
        <w:t xml:space="preserve">Consequente: </w:t>
      </w:r>
      <w:r w:rsidRPr="003E47E6">
        <w:rPr>
          <w:rFonts w:asciiTheme="minorHAnsi" w:hAnsiTheme="minorHAnsi" w:cstheme="minorHAnsi"/>
        </w:rPr>
        <w:t>a empresa tem sistemas de recompensas para um bom desempenho que são bónus e aumentos de salários de acordo com o desempenho do colaborador a ser</w:t>
      </w:r>
      <w:r w:rsidR="00100274">
        <w:rPr>
          <w:rFonts w:asciiTheme="minorHAnsi" w:hAnsiTheme="minorHAnsi" w:cstheme="minorHAnsi"/>
        </w:rPr>
        <w:t>em</w:t>
      </w:r>
      <w:r w:rsidRPr="003E47E6">
        <w:rPr>
          <w:rFonts w:asciiTheme="minorHAnsi" w:hAnsiTheme="minorHAnsi" w:cstheme="minorHAnsi"/>
        </w:rPr>
        <w:t xml:space="preserve"> avaliados, também podem oferecer alguns tempos a mais de férias e períodos de descanso. Apesar de não ter sistemas de sanções, a organização leva bastante a sério o trabalho o que acaba por ser rigoroso com quem não trabalhe. A organização vendo que um colaborador não está a desempenhar bem o seu papel e a não cumprir os objetivos tenta conversar e deixar avisos, e caso o colaborador não mude, a organização decide optar pela não renovação do contrato</w:t>
      </w:r>
      <w:sdt>
        <w:sdtPr>
          <w:rPr>
            <w:rFonts w:asciiTheme="minorHAnsi" w:hAnsiTheme="minorHAnsi" w:cstheme="minorHAnsi"/>
          </w:rPr>
          <w:id w:val="-1252353245"/>
          <w:citation/>
        </w:sdtPr>
        <w:sdtContent>
          <w:r w:rsidR="006401D4">
            <w:rPr>
              <w:rFonts w:asciiTheme="minorHAnsi" w:hAnsiTheme="minorHAnsi" w:cstheme="minorHAnsi"/>
            </w:rPr>
            <w:fldChar w:fldCharType="begin"/>
          </w:r>
          <w:r w:rsidR="006401D4">
            <w:rPr>
              <w:rFonts w:asciiTheme="minorHAnsi" w:hAnsiTheme="minorHAnsi" w:cstheme="minorHAnsi"/>
            </w:rPr>
            <w:instrText xml:space="preserve"> CITATION Gom22 \l 2070 </w:instrText>
          </w:r>
          <w:r w:rsidR="006401D4">
            <w:rPr>
              <w:rFonts w:asciiTheme="minorHAnsi" w:hAnsiTheme="minorHAnsi" w:cstheme="minorHAnsi"/>
            </w:rPr>
            <w:fldChar w:fldCharType="separate"/>
          </w:r>
          <w:r>
            <w:rPr>
              <w:rFonts w:asciiTheme="minorHAnsi" w:hAnsiTheme="minorHAnsi" w:cstheme="minorHAnsi"/>
              <w:noProof/>
            </w:rPr>
            <w:t xml:space="preserve"> (Gomes &amp; Gomes, Segunda Entrevista Codevision, Novembro 2022)</w:t>
          </w:r>
          <w:r w:rsidR="006401D4">
            <w:rPr>
              <w:rFonts w:asciiTheme="minorHAnsi" w:hAnsiTheme="minorHAnsi" w:cstheme="minorHAnsi"/>
            </w:rPr>
            <w:fldChar w:fldCharType="end"/>
          </w:r>
        </w:sdtContent>
      </w:sdt>
      <w:r w:rsidRPr="003E47E6">
        <w:rPr>
          <w:rFonts w:asciiTheme="minorHAnsi" w:hAnsiTheme="minorHAnsi" w:cstheme="minorHAnsi"/>
        </w:rPr>
        <w:t xml:space="preserve">. </w:t>
      </w:r>
    </w:p>
    <w:p w14:paraId="00DD64AE" w14:textId="2DBD035C" w:rsidR="00F21D0D" w:rsidRPr="00A52CE2" w:rsidRDefault="003E47E6" w:rsidP="003461A6">
      <w:pPr>
        <w:pStyle w:val="ListParagraph"/>
        <w:numPr>
          <w:ilvl w:val="0"/>
          <w:numId w:val="20"/>
        </w:numPr>
        <w:spacing w:before="0" w:after="160"/>
        <w:rPr>
          <w:rFonts w:asciiTheme="minorHAnsi" w:hAnsiTheme="minorHAnsi" w:cstheme="minorHAnsi"/>
          <w:b/>
          <w:bCs/>
        </w:rPr>
      </w:pPr>
      <w:r w:rsidRPr="003E47E6">
        <w:rPr>
          <w:rFonts w:asciiTheme="minorHAnsi" w:hAnsiTheme="minorHAnsi" w:cstheme="minorHAnsi"/>
          <w:b/>
          <w:bCs/>
        </w:rPr>
        <w:t xml:space="preserve">Comportamental: </w:t>
      </w:r>
      <w:r w:rsidRPr="003E47E6">
        <w:rPr>
          <w:rFonts w:asciiTheme="minorHAnsi" w:hAnsiTheme="minorHAnsi" w:cstheme="minorHAnsi"/>
        </w:rPr>
        <w:t xml:space="preserve">o essencial para a organização é o comportamento semelhante aos valores da organização, presando sempre pelo </w:t>
      </w:r>
      <w:r w:rsidR="00F30F71" w:rsidRPr="003E47E6">
        <w:rPr>
          <w:rFonts w:asciiTheme="minorHAnsi" w:hAnsiTheme="minorHAnsi" w:cstheme="minorHAnsi"/>
        </w:rPr>
        <w:t>bem-estar</w:t>
      </w:r>
      <w:r w:rsidRPr="003E47E6">
        <w:rPr>
          <w:rFonts w:asciiTheme="minorHAnsi" w:hAnsiTheme="minorHAnsi" w:cstheme="minorHAnsi"/>
        </w:rPr>
        <w:t xml:space="preserve"> dos colaboradores tentando ao máximo fazerem um ambiente agradável a todos</w:t>
      </w:r>
      <w:sdt>
        <w:sdtPr>
          <w:rPr>
            <w:rFonts w:asciiTheme="minorHAnsi" w:hAnsiTheme="minorHAnsi" w:cstheme="minorHAnsi"/>
          </w:rPr>
          <w:id w:val="-1087068811"/>
          <w:citation/>
        </w:sdtPr>
        <w:sdtContent>
          <w:r w:rsidR="006401D4">
            <w:rPr>
              <w:rFonts w:asciiTheme="minorHAnsi" w:hAnsiTheme="minorHAnsi" w:cstheme="minorHAnsi"/>
            </w:rPr>
            <w:fldChar w:fldCharType="begin"/>
          </w:r>
          <w:r w:rsidR="006401D4">
            <w:rPr>
              <w:rFonts w:asciiTheme="minorHAnsi" w:hAnsiTheme="minorHAnsi" w:cstheme="minorHAnsi"/>
            </w:rPr>
            <w:instrText xml:space="preserve"> CITATION Gom22 \l 2070 </w:instrText>
          </w:r>
          <w:r w:rsidR="006401D4">
            <w:rPr>
              <w:rFonts w:asciiTheme="minorHAnsi" w:hAnsiTheme="minorHAnsi" w:cstheme="minorHAnsi"/>
            </w:rPr>
            <w:fldChar w:fldCharType="separate"/>
          </w:r>
          <w:r>
            <w:rPr>
              <w:rFonts w:asciiTheme="minorHAnsi" w:hAnsiTheme="minorHAnsi" w:cstheme="minorHAnsi"/>
              <w:noProof/>
            </w:rPr>
            <w:t xml:space="preserve"> (Gomes &amp; Gomes, Segunda Entrevista Codevision, Novembro 2022)</w:t>
          </w:r>
          <w:r w:rsidR="006401D4">
            <w:rPr>
              <w:rFonts w:asciiTheme="minorHAnsi" w:hAnsiTheme="minorHAnsi" w:cstheme="minorHAnsi"/>
            </w:rPr>
            <w:fldChar w:fldCharType="end"/>
          </w:r>
        </w:sdtContent>
      </w:sdt>
      <w:r w:rsidRPr="003E47E6">
        <w:rPr>
          <w:rFonts w:asciiTheme="minorHAnsi" w:hAnsiTheme="minorHAnsi" w:cstheme="minorHAnsi"/>
        </w:rPr>
        <w:t>.</w:t>
      </w:r>
    </w:p>
    <w:p w14:paraId="179205DC" w14:textId="0C10AC00" w:rsidR="00F95945" w:rsidRPr="00A52CE2" w:rsidRDefault="000415AA" w:rsidP="00F95945">
      <w:pPr>
        <w:pStyle w:val="ListParagraph"/>
        <w:spacing w:before="0" w:after="160"/>
        <w:ind w:firstLine="0"/>
        <w:rPr>
          <w:rFonts w:asciiTheme="minorHAnsi" w:hAnsiTheme="minorHAnsi" w:cstheme="minorHAnsi"/>
          <w:b/>
          <w:bCs/>
        </w:rPr>
      </w:pPr>
      <w:r>
        <w:rPr>
          <w:rFonts w:asciiTheme="minorHAnsi" w:hAnsiTheme="minorHAnsi" w:cstheme="minorHAnsi"/>
          <w:b/>
          <w:bCs/>
        </w:rPr>
        <w:t xml:space="preserve"> </w:t>
      </w:r>
    </w:p>
    <w:p w14:paraId="709B7E41" w14:textId="7738DC2F" w:rsidR="003E47E6" w:rsidRPr="00C9362C" w:rsidRDefault="00B830FA" w:rsidP="00C9362C">
      <w:pPr>
        <w:pStyle w:val="Heading3"/>
        <w:rPr>
          <w:b w:val="0"/>
        </w:rPr>
      </w:pPr>
      <w:bookmarkStart w:id="60" w:name="_Toc122008337"/>
      <w:bookmarkStart w:id="61" w:name="_Toc122190814"/>
      <w:r>
        <w:t xml:space="preserve">II.4.2 </w:t>
      </w:r>
      <w:r w:rsidR="780217DA" w:rsidRPr="2C6C274D">
        <w:t>Avaliação dos sistemas de controlo de gestão</w:t>
      </w:r>
      <w:bookmarkEnd w:id="60"/>
      <w:bookmarkEnd w:id="61"/>
    </w:p>
    <w:p w14:paraId="4B984767" w14:textId="3D0E4501" w:rsidR="30B333C1" w:rsidRDefault="78FB91E3" w:rsidP="00C9362C">
      <w:pPr>
        <w:ind w:firstLine="720"/>
      </w:pPr>
      <w:r>
        <w:t xml:space="preserve">Quanto </w:t>
      </w:r>
      <w:r w:rsidR="00F95945">
        <w:t>à</w:t>
      </w:r>
      <w:r>
        <w:t xml:space="preserve"> </w:t>
      </w:r>
      <w:r w:rsidRPr="00F95945">
        <w:rPr>
          <w:b/>
        </w:rPr>
        <w:t>filosofia</w:t>
      </w:r>
      <w:r w:rsidR="5A5AE567">
        <w:t xml:space="preserve">, o sistema de controlo de gestão utilizado pela empresa é um sistema com uma filosofia </w:t>
      </w:r>
      <w:r w:rsidR="5A5AE567" w:rsidRPr="00F95945">
        <w:rPr>
          <w:b/>
        </w:rPr>
        <w:t>integrada</w:t>
      </w:r>
      <w:r w:rsidR="5A5AE567">
        <w:t xml:space="preserve">, pois </w:t>
      </w:r>
      <w:r w:rsidR="0A436629">
        <w:t>não est</w:t>
      </w:r>
      <w:r w:rsidR="00F95945">
        <w:t>á</w:t>
      </w:r>
      <w:r w:rsidR="0A436629">
        <w:t xml:space="preserve"> apenas uma pessoa </w:t>
      </w:r>
      <w:r w:rsidR="0A436629" w:rsidRPr="00F95945">
        <w:rPr>
          <w:b/>
        </w:rPr>
        <w:t>responsável</w:t>
      </w:r>
      <w:r w:rsidR="0A436629">
        <w:t xml:space="preserve"> pelo controlo de gestão, </w:t>
      </w:r>
      <w:r w:rsidR="0A436629">
        <w:lastRenderedPageBreak/>
        <w:t>estando esse peso dividido pelos colaboradores</w:t>
      </w:r>
      <w:r w:rsidR="0B996576">
        <w:t xml:space="preserve">. Existe uma preocupação </w:t>
      </w:r>
      <w:r w:rsidR="265C5687">
        <w:t xml:space="preserve">em que o sistema de controlo de gestão </w:t>
      </w:r>
      <w:r w:rsidR="265C5687" w:rsidRPr="00F95945">
        <w:rPr>
          <w:b/>
        </w:rPr>
        <w:t>avalie</w:t>
      </w:r>
      <w:r w:rsidR="265C5687">
        <w:t xml:space="preserve"> mais do que a componente </w:t>
      </w:r>
      <w:r w:rsidR="265C5687" w:rsidRPr="00F95945">
        <w:rPr>
          <w:b/>
        </w:rPr>
        <w:t>financeira</w:t>
      </w:r>
      <w:r w:rsidR="265C5687">
        <w:t xml:space="preserve">, sendo assim uma medição </w:t>
      </w:r>
      <w:r w:rsidR="265C5687" w:rsidRPr="00F95945">
        <w:rPr>
          <w:b/>
        </w:rPr>
        <w:t>quantitativa</w:t>
      </w:r>
      <w:r w:rsidR="265C5687">
        <w:t xml:space="preserve"> e </w:t>
      </w:r>
      <w:r w:rsidR="265C5687" w:rsidRPr="00F95945">
        <w:rPr>
          <w:b/>
        </w:rPr>
        <w:t>qualitativa</w:t>
      </w:r>
      <w:r w:rsidR="2F176360">
        <w:t>.</w:t>
      </w:r>
      <w:r w:rsidR="265C5687">
        <w:t xml:space="preserve"> </w:t>
      </w:r>
    </w:p>
    <w:p w14:paraId="7B008F5A" w14:textId="504C1110" w:rsidR="7F37D830" w:rsidRDefault="5A78530D" w:rsidP="00C9362C">
      <w:pPr>
        <w:ind w:firstLine="720"/>
      </w:pPr>
      <w:r>
        <w:t>Para al</w:t>
      </w:r>
      <w:r w:rsidR="00F95945">
        <w:t>é</w:t>
      </w:r>
      <w:r>
        <w:t xml:space="preserve">m disso, </w:t>
      </w:r>
      <w:r w:rsidR="309656D9">
        <w:t xml:space="preserve">existe uma </w:t>
      </w:r>
      <w:r w:rsidR="309656D9" w:rsidRPr="00F95945">
        <w:rPr>
          <w:b/>
        </w:rPr>
        <w:t>preocupação</w:t>
      </w:r>
      <w:r w:rsidR="309656D9">
        <w:t xml:space="preserve"> com a melhoria contínua, devido a isso são efetuadas as </w:t>
      </w:r>
      <w:r w:rsidR="309656D9" w:rsidRPr="00F95945">
        <w:rPr>
          <w:b/>
        </w:rPr>
        <w:t>avaliações</w:t>
      </w:r>
      <w:r w:rsidR="309656D9">
        <w:t xml:space="preserve"> de desempenho anteriormente referidas.</w:t>
      </w:r>
    </w:p>
    <w:p w14:paraId="40400542" w14:textId="77777777" w:rsidR="00B061D7" w:rsidRDefault="00B061D7" w:rsidP="2C6C274D">
      <w:pPr>
        <w:rPr>
          <w:b/>
          <w:bCs/>
        </w:rPr>
      </w:pPr>
    </w:p>
    <w:p w14:paraId="2A2D4905" w14:textId="2F1FCA70" w:rsidR="00C811F8" w:rsidRDefault="00B830FA" w:rsidP="00B830FA">
      <w:pPr>
        <w:pStyle w:val="Heading3"/>
        <w:rPr>
          <w:b w:val="0"/>
          <w:bCs/>
        </w:rPr>
      </w:pPr>
      <w:bookmarkStart w:id="62" w:name="_Toc122008338"/>
      <w:bookmarkStart w:id="63" w:name="_Toc122190815"/>
      <w:r>
        <w:t xml:space="preserve">II.4.3 </w:t>
      </w:r>
      <w:r w:rsidR="003D3A12" w:rsidRPr="003D3A12">
        <w:t xml:space="preserve">Dar exemplos </w:t>
      </w:r>
      <w:r w:rsidR="003D3A12" w:rsidRPr="003D3A12">
        <w:rPr>
          <w:bCs/>
        </w:rPr>
        <w:t>de KPI´s utilizados na organização em cada um dos níveis de gestão e refletir sobre as diferenças</w:t>
      </w:r>
      <w:bookmarkEnd w:id="62"/>
      <w:bookmarkEnd w:id="63"/>
    </w:p>
    <w:p w14:paraId="1C24AA8C" w14:textId="039924B2" w:rsidR="00971913" w:rsidRDefault="008212FF" w:rsidP="00611915">
      <w:pPr>
        <w:ind w:firstLine="720"/>
      </w:pPr>
      <w:r>
        <w:t xml:space="preserve">De facto, </w:t>
      </w:r>
      <w:r w:rsidR="00355BF1">
        <w:t xml:space="preserve">a </w:t>
      </w:r>
      <w:r w:rsidR="00355BF1" w:rsidRPr="00355BF1">
        <w:rPr>
          <w:i/>
          <w:iCs/>
        </w:rPr>
        <w:t>Codevisio</w:t>
      </w:r>
      <w:r w:rsidR="00355BF1">
        <w:rPr>
          <w:i/>
          <w:iCs/>
        </w:rPr>
        <w:t xml:space="preserve">n </w:t>
      </w:r>
      <w:r w:rsidR="006F26C4">
        <w:t xml:space="preserve">utiliza </w:t>
      </w:r>
      <w:r w:rsidR="006F26C4" w:rsidRPr="00C9362C">
        <w:rPr>
          <w:b/>
          <w:i/>
        </w:rPr>
        <w:t>KPIs</w:t>
      </w:r>
      <w:r w:rsidR="006F26C4">
        <w:rPr>
          <w:i/>
          <w:iCs/>
        </w:rPr>
        <w:t xml:space="preserve"> </w:t>
      </w:r>
      <w:r w:rsidR="00A960C9">
        <w:t xml:space="preserve">nos seus </w:t>
      </w:r>
      <w:r w:rsidR="00646B82">
        <w:t>quatro</w:t>
      </w:r>
      <w:r w:rsidR="00A960C9">
        <w:t xml:space="preserve"> níveis de gestão- </w:t>
      </w:r>
      <w:r w:rsidR="002711EB" w:rsidRPr="00C9362C">
        <w:rPr>
          <w:b/>
        </w:rPr>
        <w:t>estratégica</w:t>
      </w:r>
      <w:r w:rsidR="00A960C9">
        <w:t xml:space="preserve">, </w:t>
      </w:r>
      <w:r w:rsidR="002711EB" w:rsidRPr="00C9362C">
        <w:rPr>
          <w:b/>
        </w:rPr>
        <w:t>tática</w:t>
      </w:r>
      <w:r w:rsidR="00A960C9">
        <w:t xml:space="preserve"> </w:t>
      </w:r>
      <w:r w:rsidR="00646B82">
        <w:t>,</w:t>
      </w:r>
      <w:r w:rsidR="00A960C9">
        <w:t xml:space="preserve"> </w:t>
      </w:r>
      <w:r w:rsidR="002711EB" w:rsidRPr="00C9362C">
        <w:rPr>
          <w:b/>
        </w:rPr>
        <w:t>operacional</w:t>
      </w:r>
      <w:r w:rsidR="00646B82">
        <w:t xml:space="preserve"> e </w:t>
      </w:r>
      <w:r w:rsidR="00646B82" w:rsidRPr="00C9362C">
        <w:rPr>
          <w:b/>
        </w:rPr>
        <w:t>individual</w:t>
      </w:r>
      <w:r w:rsidR="00A960C9">
        <w:t xml:space="preserve">- que se </w:t>
      </w:r>
      <w:r w:rsidR="00CD297B">
        <w:t xml:space="preserve">revelam </w:t>
      </w:r>
      <w:r w:rsidR="00CD297B" w:rsidRPr="00C9362C">
        <w:rPr>
          <w:b/>
        </w:rPr>
        <w:t>fulcrais</w:t>
      </w:r>
      <w:r w:rsidR="00CD297B">
        <w:t xml:space="preserve"> </w:t>
      </w:r>
      <w:r w:rsidR="00DB0F67">
        <w:t xml:space="preserve">no que toca à </w:t>
      </w:r>
      <w:r w:rsidR="00271D1C">
        <w:t xml:space="preserve">avaliação do </w:t>
      </w:r>
      <w:r w:rsidR="00271D1C" w:rsidRPr="00C9362C">
        <w:rPr>
          <w:b/>
        </w:rPr>
        <w:t>desempenho</w:t>
      </w:r>
      <w:r w:rsidR="00271D1C">
        <w:t xml:space="preserve"> dos departamentos e técnicos</w:t>
      </w:r>
      <w:r w:rsidR="00932F32">
        <w:t xml:space="preserve"> mas também </w:t>
      </w:r>
      <w:r w:rsidR="00425A30">
        <w:t xml:space="preserve">na </w:t>
      </w:r>
      <w:r w:rsidR="0076680A" w:rsidRPr="00C9362C">
        <w:rPr>
          <w:b/>
        </w:rPr>
        <w:t>monitorização</w:t>
      </w:r>
      <w:r w:rsidR="0076680A">
        <w:t xml:space="preserve"> do crescimento da </w:t>
      </w:r>
      <w:r w:rsidR="004C56C0">
        <w:t xml:space="preserve">empresa </w:t>
      </w:r>
      <w:r w:rsidR="00D80052">
        <w:t xml:space="preserve">quer em níveis financeiros </w:t>
      </w:r>
      <w:r w:rsidR="00611915">
        <w:t xml:space="preserve">quer em número de clientes. </w:t>
      </w:r>
    </w:p>
    <w:p w14:paraId="7FDA1E03" w14:textId="2AEE797A" w:rsidR="0038455E" w:rsidRDefault="0076757E" w:rsidP="00681061">
      <w:pPr>
        <w:ind w:firstLine="720"/>
      </w:pPr>
      <w:r>
        <w:t xml:space="preserve">Sem dúvida que, o que destaca os </w:t>
      </w:r>
      <w:r w:rsidRPr="00C9362C">
        <w:rPr>
          <w:b/>
          <w:i/>
        </w:rPr>
        <w:t>KPI</w:t>
      </w:r>
      <w:r w:rsidR="00170AA3" w:rsidRPr="00C9362C">
        <w:rPr>
          <w:b/>
          <w:i/>
        </w:rPr>
        <w:t>s</w:t>
      </w:r>
      <w:r w:rsidR="008460ED" w:rsidRPr="0038455E">
        <w:rPr>
          <w:i/>
          <w:iCs/>
        </w:rPr>
        <w:t xml:space="preserve"> </w:t>
      </w:r>
      <w:r w:rsidR="002E75D1">
        <w:t>do nível de topo</w:t>
      </w:r>
      <w:r w:rsidR="00DF0B40">
        <w:t xml:space="preserve"> </w:t>
      </w:r>
      <w:r w:rsidR="00F310F9">
        <w:t>são i</w:t>
      </w:r>
      <w:r w:rsidR="00DA5B8F">
        <w:t>ndicadores</w:t>
      </w:r>
      <w:r w:rsidR="002B5ECE">
        <w:t xml:space="preserve"> que permitam à empresa </w:t>
      </w:r>
      <w:r w:rsidR="009A0795">
        <w:t xml:space="preserve">entender </w:t>
      </w:r>
      <w:r w:rsidR="001D049D">
        <w:t xml:space="preserve">a melhor utilização dos </w:t>
      </w:r>
      <w:r w:rsidR="001D049D" w:rsidRPr="00C9362C">
        <w:rPr>
          <w:b/>
        </w:rPr>
        <w:t>recursos</w:t>
      </w:r>
      <w:r w:rsidR="0038455E">
        <w:t xml:space="preserve"> </w:t>
      </w:r>
      <w:r w:rsidR="00D65537">
        <w:t>consoante o rumo</w:t>
      </w:r>
      <w:r w:rsidR="00A948D0">
        <w:t xml:space="preserve"> que pretendem seguir. </w:t>
      </w:r>
      <w:r w:rsidR="00DF148C">
        <w:t xml:space="preserve">Aqui entram os objetivos mais </w:t>
      </w:r>
      <w:r w:rsidR="00DF148C" w:rsidRPr="00C9362C">
        <w:rPr>
          <w:b/>
        </w:rPr>
        <w:t>globais</w:t>
      </w:r>
      <w:r w:rsidR="00DF148C">
        <w:t xml:space="preserve"> como a parte </w:t>
      </w:r>
      <w:r w:rsidR="00DF148C" w:rsidRPr="00C9362C">
        <w:rPr>
          <w:b/>
        </w:rPr>
        <w:t>financeira</w:t>
      </w:r>
      <w:r w:rsidR="00657C5D">
        <w:t xml:space="preserve">, </w:t>
      </w:r>
      <w:r w:rsidR="00657C5D" w:rsidRPr="00C9362C">
        <w:rPr>
          <w:b/>
        </w:rPr>
        <w:t>competitividade</w:t>
      </w:r>
      <w:r w:rsidR="00657C5D">
        <w:t xml:space="preserve"> </w:t>
      </w:r>
      <w:r w:rsidR="002F5CE3">
        <w:t xml:space="preserve">e </w:t>
      </w:r>
      <w:r w:rsidR="002F5CE3" w:rsidRPr="00C9362C">
        <w:rPr>
          <w:b/>
        </w:rPr>
        <w:t>produtividade</w:t>
      </w:r>
      <w:r w:rsidR="002F5CE3">
        <w:t xml:space="preserve"> e eficiên</w:t>
      </w:r>
      <w:r w:rsidR="00920008">
        <w:t xml:space="preserve">cia dos trabalhadores. </w:t>
      </w:r>
      <w:r w:rsidR="003D7F73">
        <w:t xml:space="preserve">Assim, os </w:t>
      </w:r>
      <w:r w:rsidR="003D7F73" w:rsidRPr="00C9362C">
        <w:rPr>
          <w:b/>
          <w:i/>
        </w:rPr>
        <w:t>KPIs</w:t>
      </w:r>
      <w:r w:rsidR="003D7F73">
        <w:t xml:space="preserve"> utilizados pela </w:t>
      </w:r>
      <w:r w:rsidR="003D7F73" w:rsidRPr="003D7F73">
        <w:rPr>
          <w:i/>
          <w:iCs/>
        </w:rPr>
        <w:t>Codevision</w:t>
      </w:r>
      <w:r w:rsidR="003D7F73">
        <w:t xml:space="preserve"> são:</w:t>
      </w:r>
    </w:p>
    <w:p w14:paraId="741151CD" w14:textId="5D8A8FA3" w:rsidR="003D7F73" w:rsidRDefault="00936B69" w:rsidP="003D7F73">
      <w:pPr>
        <w:pStyle w:val="ListParagraph"/>
        <w:numPr>
          <w:ilvl w:val="0"/>
          <w:numId w:val="26"/>
        </w:numPr>
      </w:pPr>
      <w:r w:rsidRPr="00C9362C">
        <w:rPr>
          <w:rFonts w:asciiTheme="minorHAnsi" w:hAnsiTheme="minorHAnsi" w:cstheme="minorHAnsi"/>
          <w:b/>
          <w:i/>
        </w:rPr>
        <w:t>KPI</w:t>
      </w:r>
      <w:r>
        <w:rPr>
          <w:rFonts w:asciiTheme="minorHAnsi" w:hAnsiTheme="minorHAnsi" w:cstheme="minorHAnsi"/>
        </w:rPr>
        <w:t xml:space="preserve"> </w:t>
      </w:r>
      <w:r w:rsidR="007555FE">
        <w:rPr>
          <w:rFonts w:asciiTheme="minorHAnsi" w:hAnsiTheme="minorHAnsi" w:cstheme="minorHAnsi"/>
        </w:rPr>
        <w:t xml:space="preserve">que avalia a </w:t>
      </w:r>
      <w:r w:rsidR="007555FE" w:rsidRPr="00C9362C">
        <w:rPr>
          <w:rFonts w:asciiTheme="minorHAnsi" w:hAnsiTheme="minorHAnsi" w:cstheme="minorHAnsi"/>
          <w:b/>
        </w:rPr>
        <w:t xml:space="preserve">receita anual </w:t>
      </w:r>
      <w:r w:rsidR="00261C72" w:rsidRPr="00C9362C">
        <w:rPr>
          <w:rFonts w:asciiTheme="minorHAnsi" w:hAnsiTheme="minorHAnsi" w:cstheme="minorHAnsi"/>
          <w:b/>
        </w:rPr>
        <w:t>e mensal</w:t>
      </w:r>
      <w:r w:rsidR="007555FE">
        <w:rPr>
          <w:rFonts w:asciiTheme="minorHAnsi" w:hAnsiTheme="minorHAnsi" w:cstheme="minorHAnsi"/>
        </w:rPr>
        <w:t xml:space="preserve"> da venda da </w:t>
      </w:r>
      <w:r w:rsidR="007555FE" w:rsidRPr="007555FE">
        <w:rPr>
          <w:rFonts w:asciiTheme="minorHAnsi" w:hAnsiTheme="minorHAnsi" w:cstheme="minorHAnsi"/>
          <w:i/>
          <w:iCs/>
        </w:rPr>
        <w:t>app</w:t>
      </w:r>
      <w:r w:rsidR="007555FE">
        <w:rPr>
          <w:rFonts w:asciiTheme="minorHAnsi" w:hAnsiTheme="minorHAnsi" w:cstheme="minorHAnsi"/>
        </w:rPr>
        <w:t xml:space="preserve"> às instituições de ensino;</w:t>
      </w:r>
    </w:p>
    <w:p w14:paraId="78108815" w14:textId="30D2B091" w:rsidR="007555FE" w:rsidRDefault="000968DA" w:rsidP="003D7F73">
      <w:pPr>
        <w:pStyle w:val="ListParagraph"/>
        <w:numPr>
          <w:ilvl w:val="0"/>
          <w:numId w:val="26"/>
        </w:numPr>
      </w:pPr>
      <w:r w:rsidRPr="00C9362C">
        <w:rPr>
          <w:rFonts w:asciiTheme="minorHAnsi" w:hAnsiTheme="minorHAnsi" w:cstheme="minorHAnsi"/>
          <w:b/>
          <w:i/>
        </w:rPr>
        <w:t>KPI</w:t>
      </w:r>
      <w:r>
        <w:rPr>
          <w:rFonts w:asciiTheme="minorHAnsi" w:hAnsiTheme="minorHAnsi" w:cstheme="minorHAnsi"/>
        </w:rPr>
        <w:t xml:space="preserve"> que avalia o </w:t>
      </w:r>
      <w:r w:rsidRPr="00C9362C">
        <w:rPr>
          <w:rFonts w:asciiTheme="minorHAnsi" w:hAnsiTheme="minorHAnsi" w:cstheme="minorHAnsi"/>
          <w:b/>
        </w:rPr>
        <w:t>número de clientes</w:t>
      </w:r>
      <w:r>
        <w:rPr>
          <w:rFonts w:asciiTheme="minorHAnsi" w:hAnsiTheme="minorHAnsi" w:cstheme="minorHAnsi"/>
        </w:rPr>
        <w:t xml:space="preserve"> por ano;</w:t>
      </w:r>
    </w:p>
    <w:p w14:paraId="468695D8" w14:textId="0C7EB001" w:rsidR="000968DA" w:rsidRDefault="000968DA" w:rsidP="003D7F73">
      <w:pPr>
        <w:pStyle w:val="ListParagraph"/>
        <w:numPr>
          <w:ilvl w:val="0"/>
          <w:numId w:val="26"/>
        </w:numPr>
      </w:pPr>
      <w:r w:rsidRPr="00C9362C">
        <w:rPr>
          <w:rFonts w:asciiTheme="minorHAnsi" w:hAnsiTheme="minorHAnsi" w:cstheme="minorHAnsi"/>
          <w:b/>
          <w:i/>
        </w:rPr>
        <w:t>KPI</w:t>
      </w:r>
      <w:r>
        <w:rPr>
          <w:rFonts w:asciiTheme="minorHAnsi" w:hAnsiTheme="minorHAnsi" w:cstheme="minorHAnsi"/>
        </w:rPr>
        <w:t xml:space="preserve"> que </w:t>
      </w:r>
      <w:r w:rsidR="00AA15C9">
        <w:rPr>
          <w:rFonts w:asciiTheme="minorHAnsi" w:hAnsiTheme="minorHAnsi" w:cstheme="minorHAnsi"/>
        </w:rPr>
        <w:t xml:space="preserve">avalia a </w:t>
      </w:r>
      <w:r w:rsidR="00AA15C9" w:rsidRPr="00C9362C">
        <w:rPr>
          <w:rFonts w:asciiTheme="minorHAnsi" w:hAnsiTheme="minorHAnsi" w:cstheme="minorHAnsi"/>
          <w:b/>
        </w:rPr>
        <w:t>produtividade</w:t>
      </w:r>
      <w:r w:rsidR="00AA15C9">
        <w:rPr>
          <w:rFonts w:asciiTheme="minorHAnsi" w:hAnsiTheme="minorHAnsi" w:cstheme="minorHAnsi"/>
        </w:rPr>
        <w:t xml:space="preserve"> de cada trabalhador </w:t>
      </w:r>
      <w:r w:rsidR="00F31C95">
        <w:rPr>
          <w:rFonts w:asciiTheme="minorHAnsi" w:hAnsiTheme="minorHAnsi" w:cstheme="minorHAnsi"/>
        </w:rPr>
        <w:t>(relação com o mapeamento de soft skills abordado anteriormente);</w:t>
      </w:r>
    </w:p>
    <w:p w14:paraId="4D404420" w14:textId="40694D60" w:rsidR="00CE6E10" w:rsidRDefault="00075C16" w:rsidP="003D7F73">
      <w:pPr>
        <w:pStyle w:val="ListParagraph"/>
        <w:numPr>
          <w:ilvl w:val="0"/>
          <w:numId w:val="26"/>
        </w:numPr>
      </w:pPr>
      <w:r w:rsidRPr="00C9362C">
        <w:rPr>
          <w:rFonts w:asciiTheme="minorHAnsi" w:hAnsiTheme="minorHAnsi" w:cstheme="minorHAnsi"/>
          <w:b/>
          <w:i/>
        </w:rPr>
        <w:t>KPI</w:t>
      </w:r>
      <w:r>
        <w:rPr>
          <w:rFonts w:asciiTheme="minorHAnsi" w:hAnsiTheme="minorHAnsi" w:cstheme="minorHAnsi"/>
        </w:rPr>
        <w:t xml:space="preserve"> que avalia a </w:t>
      </w:r>
      <w:r w:rsidRPr="00C9362C">
        <w:rPr>
          <w:rFonts w:asciiTheme="minorHAnsi" w:hAnsiTheme="minorHAnsi" w:cstheme="minorHAnsi"/>
          <w:b/>
        </w:rPr>
        <w:t>eficiência</w:t>
      </w:r>
      <w:r>
        <w:rPr>
          <w:rFonts w:asciiTheme="minorHAnsi" w:hAnsiTheme="minorHAnsi" w:cstheme="minorHAnsi"/>
        </w:rPr>
        <w:t xml:space="preserve"> de cada trabalhador</w:t>
      </w:r>
      <w:r w:rsidR="00092A78">
        <w:rPr>
          <w:rFonts w:asciiTheme="minorHAnsi" w:hAnsiTheme="minorHAnsi" w:cstheme="minorHAnsi"/>
        </w:rPr>
        <w:t xml:space="preserve"> no que toca ao trabalho a ser entregue </w:t>
      </w:r>
      <w:r w:rsidR="00F20E29">
        <w:rPr>
          <w:rFonts w:asciiTheme="minorHAnsi" w:hAnsiTheme="minorHAnsi" w:cstheme="minorHAnsi"/>
        </w:rPr>
        <w:t xml:space="preserve">tocando em pontos como os atrasos ou a qualidade </w:t>
      </w:r>
      <w:r w:rsidR="00BA1627">
        <w:rPr>
          <w:rFonts w:asciiTheme="minorHAnsi" w:hAnsiTheme="minorHAnsi" w:cstheme="minorHAnsi"/>
        </w:rPr>
        <w:t>do que foi desenvolvido.</w:t>
      </w:r>
    </w:p>
    <w:p w14:paraId="315137B2" w14:textId="77777777" w:rsidR="00BA1627" w:rsidRDefault="00BA1627" w:rsidP="00BA1627">
      <w:pPr>
        <w:ind w:left="1080"/>
      </w:pPr>
    </w:p>
    <w:p w14:paraId="6CA42AB1" w14:textId="06502285" w:rsidR="00BA1627" w:rsidRDefault="00BA1627" w:rsidP="00AA0F6F">
      <w:pPr>
        <w:ind w:firstLine="720"/>
      </w:pPr>
      <w:r>
        <w:t xml:space="preserve">Relativamente aos </w:t>
      </w:r>
      <w:r w:rsidRPr="00C9362C">
        <w:rPr>
          <w:b/>
          <w:i/>
        </w:rPr>
        <w:t>KPIs</w:t>
      </w:r>
      <w:r>
        <w:t xml:space="preserve"> do nível intermédio, </w:t>
      </w:r>
      <w:r w:rsidR="00D9551E">
        <w:t>há uma avaliação</w:t>
      </w:r>
      <w:r w:rsidR="00CB2250">
        <w:t xml:space="preserve"> das ações que </w:t>
      </w:r>
      <w:r w:rsidR="006A091F">
        <w:t>resultam do desempenho</w:t>
      </w:r>
      <w:r w:rsidR="00C76D02">
        <w:t xml:space="preserve"> de cada </w:t>
      </w:r>
      <w:r w:rsidR="00C76D02" w:rsidRPr="00C9362C">
        <w:rPr>
          <w:b/>
        </w:rPr>
        <w:t>área do negócio</w:t>
      </w:r>
      <w:r w:rsidR="002E210C">
        <w:t xml:space="preserve"> monitorizadas </w:t>
      </w:r>
      <w:r w:rsidR="00D8450C">
        <w:t xml:space="preserve">pelo gestor de cada área. </w:t>
      </w:r>
      <w:r w:rsidR="001573B4">
        <w:t xml:space="preserve">Aqui entram </w:t>
      </w:r>
      <w:r w:rsidR="00CD517B">
        <w:t xml:space="preserve">os objetivos mais relacionados com </w:t>
      </w:r>
      <w:r w:rsidR="004E78C4">
        <w:t xml:space="preserve">as principais </w:t>
      </w:r>
      <w:r w:rsidR="004E78C4" w:rsidRPr="00C9362C">
        <w:rPr>
          <w:b/>
        </w:rPr>
        <w:t>funções</w:t>
      </w:r>
      <w:r w:rsidR="004E78C4">
        <w:t xml:space="preserve"> que </w:t>
      </w:r>
      <w:r w:rsidR="00CD517B">
        <w:t xml:space="preserve">uma </w:t>
      </w:r>
      <w:r w:rsidR="004E78C4">
        <w:t xml:space="preserve">empresa necessita de realizar. Assim, os </w:t>
      </w:r>
      <w:r w:rsidR="004E78C4" w:rsidRPr="00C9362C">
        <w:rPr>
          <w:b/>
          <w:i/>
        </w:rPr>
        <w:t>KPIs</w:t>
      </w:r>
      <w:r w:rsidR="004E78C4">
        <w:t xml:space="preserve"> utilizados pela </w:t>
      </w:r>
      <w:r w:rsidR="004E78C4" w:rsidRPr="003D7F73">
        <w:rPr>
          <w:i/>
          <w:iCs/>
        </w:rPr>
        <w:t>Codevision</w:t>
      </w:r>
      <w:r w:rsidR="004E78C4">
        <w:t xml:space="preserve"> são:</w:t>
      </w:r>
    </w:p>
    <w:p w14:paraId="4BD63690" w14:textId="08F42B10" w:rsidR="004E78C4" w:rsidRPr="004E78C4" w:rsidRDefault="004E78C4" w:rsidP="004E78C4">
      <w:pPr>
        <w:pStyle w:val="ListParagraph"/>
        <w:numPr>
          <w:ilvl w:val="0"/>
          <w:numId w:val="28"/>
        </w:numPr>
        <w:rPr>
          <w:i/>
          <w:iCs/>
        </w:rPr>
      </w:pPr>
      <w:r w:rsidRPr="00C9362C">
        <w:rPr>
          <w:rFonts w:asciiTheme="minorHAnsi" w:hAnsiTheme="minorHAnsi" w:cstheme="minorHAnsi"/>
          <w:b/>
          <w:i/>
        </w:rPr>
        <w:t>KPI</w:t>
      </w:r>
      <w:r w:rsidRPr="004E78C4">
        <w:rPr>
          <w:rFonts w:asciiTheme="minorHAnsi" w:hAnsiTheme="minorHAnsi" w:cstheme="minorHAnsi"/>
          <w:i/>
          <w:iCs/>
        </w:rPr>
        <w:t xml:space="preserve"> </w:t>
      </w:r>
      <w:r>
        <w:rPr>
          <w:rFonts w:asciiTheme="minorHAnsi" w:hAnsiTheme="minorHAnsi" w:cstheme="minorHAnsi"/>
        </w:rPr>
        <w:t>que avalia</w:t>
      </w:r>
      <w:r w:rsidR="00051032">
        <w:rPr>
          <w:rFonts w:asciiTheme="minorHAnsi" w:hAnsiTheme="minorHAnsi" w:cstheme="minorHAnsi"/>
        </w:rPr>
        <w:t xml:space="preserve"> o </w:t>
      </w:r>
      <w:r w:rsidR="00051032" w:rsidRPr="00C9362C">
        <w:rPr>
          <w:rFonts w:asciiTheme="minorHAnsi" w:hAnsiTheme="minorHAnsi" w:cstheme="minorHAnsi"/>
          <w:b/>
        </w:rPr>
        <w:t>desempenho</w:t>
      </w:r>
      <w:r w:rsidR="00051032">
        <w:rPr>
          <w:rFonts w:asciiTheme="minorHAnsi" w:hAnsiTheme="minorHAnsi" w:cstheme="minorHAnsi"/>
        </w:rPr>
        <w:t xml:space="preserve"> da equipa de </w:t>
      </w:r>
      <w:r w:rsidR="00051032" w:rsidRPr="00C9362C">
        <w:rPr>
          <w:rFonts w:asciiTheme="minorHAnsi" w:hAnsiTheme="minorHAnsi" w:cstheme="minorHAnsi"/>
          <w:b/>
          <w:i/>
        </w:rPr>
        <w:t>marketing</w:t>
      </w:r>
      <w:r w:rsidR="00051032">
        <w:rPr>
          <w:rFonts w:asciiTheme="minorHAnsi" w:hAnsiTheme="minorHAnsi" w:cstheme="minorHAnsi"/>
        </w:rPr>
        <w:t xml:space="preserve"> no que toca aos resultados das </w:t>
      </w:r>
      <w:r w:rsidR="00051032" w:rsidRPr="00C9362C">
        <w:rPr>
          <w:rFonts w:asciiTheme="minorHAnsi" w:hAnsiTheme="minorHAnsi" w:cstheme="minorHAnsi"/>
          <w:b/>
        </w:rPr>
        <w:t>campanhas</w:t>
      </w:r>
      <w:r w:rsidR="00051032">
        <w:rPr>
          <w:rFonts w:asciiTheme="minorHAnsi" w:hAnsiTheme="minorHAnsi" w:cstheme="minorHAnsi"/>
        </w:rPr>
        <w:t xml:space="preserve"> </w:t>
      </w:r>
      <w:r w:rsidR="00051032" w:rsidRPr="00C9362C">
        <w:rPr>
          <w:rFonts w:asciiTheme="minorHAnsi" w:hAnsiTheme="minorHAnsi" w:cstheme="minorHAnsi"/>
          <w:b/>
        </w:rPr>
        <w:t>publicitárias</w:t>
      </w:r>
      <w:r w:rsidR="00051032">
        <w:rPr>
          <w:rFonts w:asciiTheme="minorHAnsi" w:hAnsiTheme="minorHAnsi" w:cstheme="minorHAnsi"/>
        </w:rPr>
        <w:t>;</w:t>
      </w:r>
    </w:p>
    <w:p w14:paraId="0BD056CD" w14:textId="25FDA6D4" w:rsidR="00051032" w:rsidRPr="00AA58ED" w:rsidRDefault="00051032" w:rsidP="004E78C4">
      <w:pPr>
        <w:pStyle w:val="ListParagraph"/>
        <w:numPr>
          <w:ilvl w:val="0"/>
          <w:numId w:val="28"/>
        </w:numPr>
        <w:rPr>
          <w:i/>
          <w:iCs/>
        </w:rPr>
      </w:pPr>
      <w:r w:rsidRPr="00C9362C">
        <w:rPr>
          <w:rFonts w:asciiTheme="minorHAnsi" w:hAnsiTheme="minorHAnsi" w:cstheme="minorHAnsi"/>
          <w:b/>
          <w:i/>
        </w:rPr>
        <w:lastRenderedPageBreak/>
        <w:t>KPI</w:t>
      </w:r>
      <w:r>
        <w:rPr>
          <w:rFonts w:asciiTheme="minorHAnsi" w:hAnsiTheme="minorHAnsi" w:cstheme="minorHAnsi"/>
          <w:i/>
          <w:iCs/>
        </w:rPr>
        <w:t xml:space="preserve"> </w:t>
      </w:r>
      <w:r>
        <w:rPr>
          <w:rFonts w:asciiTheme="minorHAnsi" w:hAnsiTheme="minorHAnsi" w:cstheme="minorHAnsi"/>
        </w:rPr>
        <w:t xml:space="preserve">que avalia </w:t>
      </w:r>
      <w:r w:rsidR="002A55A7">
        <w:rPr>
          <w:rFonts w:asciiTheme="minorHAnsi" w:hAnsiTheme="minorHAnsi" w:cstheme="minorHAnsi"/>
        </w:rPr>
        <w:t xml:space="preserve">a </w:t>
      </w:r>
      <w:r w:rsidR="002A55A7" w:rsidRPr="00C9362C">
        <w:rPr>
          <w:rFonts w:asciiTheme="minorHAnsi" w:hAnsiTheme="minorHAnsi" w:cstheme="minorHAnsi"/>
          <w:b/>
        </w:rPr>
        <w:t>eficiência</w:t>
      </w:r>
      <w:r w:rsidR="00843309">
        <w:rPr>
          <w:rFonts w:asciiTheme="minorHAnsi" w:hAnsiTheme="minorHAnsi" w:cstheme="minorHAnsi"/>
        </w:rPr>
        <w:t xml:space="preserve"> de cada departamento</w:t>
      </w:r>
      <w:r w:rsidR="00AA58ED">
        <w:rPr>
          <w:rFonts w:asciiTheme="minorHAnsi" w:hAnsiTheme="minorHAnsi" w:cstheme="minorHAnsi"/>
        </w:rPr>
        <w:t xml:space="preserve"> no que toca ao trabalho desenvolvido;</w:t>
      </w:r>
    </w:p>
    <w:p w14:paraId="0AC32849" w14:textId="0A94F393" w:rsidR="00AA58ED" w:rsidRPr="00051032" w:rsidRDefault="00156028" w:rsidP="004E78C4">
      <w:pPr>
        <w:pStyle w:val="ListParagraph"/>
        <w:numPr>
          <w:ilvl w:val="0"/>
          <w:numId w:val="28"/>
        </w:numPr>
        <w:rPr>
          <w:i/>
          <w:iCs/>
        </w:rPr>
      </w:pPr>
      <w:r w:rsidRPr="00C9362C">
        <w:rPr>
          <w:rFonts w:asciiTheme="minorHAnsi" w:hAnsiTheme="minorHAnsi" w:cstheme="minorHAnsi"/>
          <w:b/>
          <w:i/>
        </w:rPr>
        <w:t>KPI</w:t>
      </w:r>
      <w:r>
        <w:rPr>
          <w:rFonts w:asciiTheme="minorHAnsi" w:hAnsiTheme="minorHAnsi" w:cstheme="minorHAnsi"/>
        </w:rPr>
        <w:t xml:space="preserve"> que avalia a </w:t>
      </w:r>
      <w:r w:rsidRPr="00C9362C">
        <w:rPr>
          <w:rFonts w:asciiTheme="minorHAnsi" w:hAnsiTheme="minorHAnsi" w:cstheme="minorHAnsi"/>
          <w:b/>
        </w:rPr>
        <w:t>produtividade</w:t>
      </w:r>
      <w:r>
        <w:rPr>
          <w:rFonts w:asciiTheme="minorHAnsi" w:hAnsiTheme="minorHAnsi" w:cstheme="minorHAnsi"/>
        </w:rPr>
        <w:t xml:space="preserve"> de cada departamento.</w:t>
      </w:r>
    </w:p>
    <w:p w14:paraId="23610179" w14:textId="6DBE4A87" w:rsidR="00611915" w:rsidRPr="002E75D1" w:rsidRDefault="00611915" w:rsidP="00611915">
      <w:pPr>
        <w:ind w:firstLine="720"/>
      </w:pPr>
    </w:p>
    <w:p w14:paraId="6F4B2352" w14:textId="77777777" w:rsidR="00E25878" w:rsidRDefault="00156028" w:rsidP="00E25878">
      <w:pPr>
        <w:ind w:firstLine="720"/>
      </w:pPr>
      <w:r>
        <w:t xml:space="preserve">Relativamente aos </w:t>
      </w:r>
      <w:r w:rsidRPr="00C9362C">
        <w:rPr>
          <w:b/>
          <w:i/>
        </w:rPr>
        <w:t>KPIs</w:t>
      </w:r>
      <w:r>
        <w:t xml:space="preserve"> do nível operacional, </w:t>
      </w:r>
      <w:r w:rsidR="007E424F">
        <w:t xml:space="preserve">há uma avaliação </w:t>
      </w:r>
      <w:r w:rsidR="00E0731E">
        <w:t xml:space="preserve">do desempenho ao nível de </w:t>
      </w:r>
      <w:r w:rsidR="00E0731E" w:rsidRPr="00C9362C">
        <w:rPr>
          <w:b/>
        </w:rPr>
        <w:t>processos</w:t>
      </w:r>
      <w:r w:rsidR="00BA3349">
        <w:t xml:space="preserve"> onde se tentam corrigir </w:t>
      </w:r>
      <w:r w:rsidR="004928A5">
        <w:t xml:space="preserve">as </w:t>
      </w:r>
      <w:r w:rsidR="004928A5" w:rsidRPr="00C9362C">
        <w:rPr>
          <w:b/>
        </w:rPr>
        <w:t>operações</w:t>
      </w:r>
      <w:r w:rsidR="004928A5">
        <w:t xml:space="preserve"> </w:t>
      </w:r>
      <w:r w:rsidR="00F26E74">
        <w:t xml:space="preserve">que permitam mais facilmente </w:t>
      </w:r>
      <w:r w:rsidR="00BC5351">
        <w:t xml:space="preserve">chegar aos objetivos de </w:t>
      </w:r>
      <w:r w:rsidR="00BC5351" w:rsidRPr="00C9362C">
        <w:rPr>
          <w:b/>
        </w:rPr>
        <w:t>curto</w:t>
      </w:r>
      <w:r w:rsidR="00BC5351">
        <w:t xml:space="preserve"> </w:t>
      </w:r>
      <w:r w:rsidR="00BC5351" w:rsidRPr="00C9362C">
        <w:rPr>
          <w:b/>
        </w:rPr>
        <w:t>prazo</w:t>
      </w:r>
      <w:r w:rsidR="00BC5351">
        <w:t xml:space="preserve"> estabelecidos. </w:t>
      </w:r>
      <w:r w:rsidR="00A20516">
        <w:t xml:space="preserve"> </w:t>
      </w:r>
      <w:r w:rsidR="00E25878">
        <w:t xml:space="preserve">Assim, os </w:t>
      </w:r>
      <w:r w:rsidR="00E25878" w:rsidRPr="00C9362C">
        <w:rPr>
          <w:b/>
          <w:i/>
        </w:rPr>
        <w:t>KPIs</w:t>
      </w:r>
      <w:r w:rsidR="00E25878">
        <w:t xml:space="preserve"> utilizados pela </w:t>
      </w:r>
      <w:r w:rsidR="00E25878" w:rsidRPr="003D7F73">
        <w:rPr>
          <w:i/>
          <w:iCs/>
        </w:rPr>
        <w:t>Codevision</w:t>
      </w:r>
      <w:r w:rsidR="00E25878">
        <w:t xml:space="preserve"> são:</w:t>
      </w:r>
    </w:p>
    <w:p w14:paraId="09A4016F" w14:textId="4A914B5A" w:rsidR="128A454B" w:rsidRDefault="00CD34CA" w:rsidP="00E25878">
      <w:pPr>
        <w:pStyle w:val="ListParagraph"/>
        <w:numPr>
          <w:ilvl w:val="0"/>
          <w:numId w:val="29"/>
        </w:numPr>
      </w:pPr>
      <w:r w:rsidRPr="00C9362C">
        <w:rPr>
          <w:rFonts w:asciiTheme="minorHAnsi" w:hAnsiTheme="minorHAnsi" w:cstheme="minorHAnsi"/>
          <w:b/>
          <w:i/>
        </w:rPr>
        <w:t>KPI</w:t>
      </w:r>
      <w:r>
        <w:rPr>
          <w:rFonts w:asciiTheme="minorHAnsi" w:hAnsiTheme="minorHAnsi" w:cstheme="minorHAnsi"/>
          <w:i/>
          <w:iCs/>
        </w:rPr>
        <w:t xml:space="preserve"> </w:t>
      </w:r>
      <w:r>
        <w:rPr>
          <w:rFonts w:asciiTheme="minorHAnsi" w:hAnsiTheme="minorHAnsi" w:cstheme="minorHAnsi"/>
        </w:rPr>
        <w:t xml:space="preserve">que avalia </w:t>
      </w:r>
      <w:r w:rsidR="002D3E40">
        <w:rPr>
          <w:rFonts w:asciiTheme="minorHAnsi" w:hAnsiTheme="minorHAnsi" w:cstheme="minorHAnsi"/>
        </w:rPr>
        <w:t xml:space="preserve">a </w:t>
      </w:r>
      <w:r w:rsidR="002D3E40" w:rsidRPr="00C9362C">
        <w:rPr>
          <w:rFonts w:asciiTheme="minorHAnsi" w:hAnsiTheme="minorHAnsi" w:cstheme="minorHAnsi"/>
          <w:b/>
        </w:rPr>
        <w:t>qualidade</w:t>
      </w:r>
      <w:r w:rsidR="002D3E40">
        <w:rPr>
          <w:rFonts w:asciiTheme="minorHAnsi" w:hAnsiTheme="minorHAnsi" w:cstheme="minorHAnsi"/>
        </w:rPr>
        <w:t xml:space="preserve"> da área do </w:t>
      </w:r>
      <w:r w:rsidR="002D3E40" w:rsidRPr="00C9362C">
        <w:rPr>
          <w:rFonts w:asciiTheme="minorHAnsi" w:hAnsiTheme="minorHAnsi" w:cstheme="minorHAnsi"/>
          <w:b/>
        </w:rPr>
        <w:t>suporte</w:t>
      </w:r>
      <w:r w:rsidR="002D3E40">
        <w:rPr>
          <w:rFonts w:asciiTheme="minorHAnsi" w:hAnsiTheme="minorHAnsi" w:cstheme="minorHAnsi"/>
        </w:rPr>
        <w:t xml:space="preserve"> (atendimento ao cliente);</w:t>
      </w:r>
    </w:p>
    <w:p w14:paraId="21C9F2DE" w14:textId="308685F4" w:rsidR="002D3E40" w:rsidRPr="00E4566F" w:rsidRDefault="002D3E40" w:rsidP="00E25878">
      <w:pPr>
        <w:pStyle w:val="ListParagraph"/>
        <w:numPr>
          <w:ilvl w:val="0"/>
          <w:numId w:val="29"/>
        </w:numPr>
      </w:pPr>
      <w:r w:rsidRPr="00C9362C">
        <w:rPr>
          <w:rFonts w:asciiTheme="minorHAnsi" w:hAnsiTheme="minorHAnsi" w:cstheme="minorHAnsi"/>
          <w:b/>
          <w:i/>
        </w:rPr>
        <w:t>KPI</w:t>
      </w:r>
      <w:r>
        <w:rPr>
          <w:rFonts w:asciiTheme="minorHAnsi" w:hAnsiTheme="minorHAnsi" w:cstheme="minorHAnsi"/>
          <w:i/>
          <w:iCs/>
        </w:rPr>
        <w:t xml:space="preserve"> </w:t>
      </w:r>
      <w:r>
        <w:rPr>
          <w:rFonts w:asciiTheme="minorHAnsi" w:hAnsiTheme="minorHAnsi" w:cstheme="minorHAnsi"/>
        </w:rPr>
        <w:t xml:space="preserve">que avalia </w:t>
      </w:r>
      <w:r w:rsidR="00E4566F">
        <w:rPr>
          <w:rFonts w:asciiTheme="minorHAnsi" w:hAnsiTheme="minorHAnsi" w:cstheme="minorHAnsi"/>
        </w:rPr>
        <w:t xml:space="preserve">o </w:t>
      </w:r>
      <w:r w:rsidR="00E4566F" w:rsidRPr="00C9362C">
        <w:rPr>
          <w:rFonts w:asciiTheme="minorHAnsi" w:hAnsiTheme="minorHAnsi" w:cstheme="minorHAnsi"/>
          <w:b/>
        </w:rPr>
        <w:t>tempo</w:t>
      </w:r>
      <w:r w:rsidR="00E4566F">
        <w:rPr>
          <w:rFonts w:asciiTheme="minorHAnsi" w:hAnsiTheme="minorHAnsi" w:cstheme="minorHAnsi"/>
        </w:rPr>
        <w:t xml:space="preserve"> levado a </w:t>
      </w:r>
      <w:r w:rsidR="00E4566F" w:rsidRPr="00C9362C">
        <w:rPr>
          <w:rFonts w:asciiTheme="minorHAnsi" w:hAnsiTheme="minorHAnsi" w:cstheme="minorHAnsi"/>
          <w:b/>
        </w:rPr>
        <w:t>solucionar</w:t>
      </w:r>
      <w:r w:rsidR="00E4566F">
        <w:rPr>
          <w:rFonts w:asciiTheme="minorHAnsi" w:hAnsiTheme="minorHAnsi" w:cstheme="minorHAnsi"/>
        </w:rPr>
        <w:t xml:space="preserve"> um </w:t>
      </w:r>
      <w:r w:rsidR="00E4566F" w:rsidRPr="00C9362C">
        <w:rPr>
          <w:rFonts w:asciiTheme="minorHAnsi" w:hAnsiTheme="minorHAnsi" w:cstheme="minorHAnsi"/>
          <w:b/>
        </w:rPr>
        <w:t>problema</w:t>
      </w:r>
      <w:r w:rsidR="00E4566F">
        <w:rPr>
          <w:rFonts w:asciiTheme="minorHAnsi" w:hAnsiTheme="minorHAnsi" w:cstheme="minorHAnsi"/>
        </w:rPr>
        <w:t xml:space="preserve"> reportado;</w:t>
      </w:r>
    </w:p>
    <w:p w14:paraId="5E371634" w14:textId="77777777" w:rsidR="00ED3E29" w:rsidRPr="00ED3E29" w:rsidRDefault="00E4566F" w:rsidP="00E25878">
      <w:pPr>
        <w:pStyle w:val="ListParagraph"/>
        <w:numPr>
          <w:ilvl w:val="0"/>
          <w:numId w:val="29"/>
        </w:numPr>
      </w:pPr>
      <w:r w:rsidRPr="00C9362C">
        <w:rPr>
          <w:rFonts w:asciiTheme="minorHAnsi" w:hAnsiTheme="minorHAnsi" w:cstheme="minorHAnsi"/>
          <w:b/>
          <w:i/>
        </w:rPr>
        <w:t>KPI</w:t>
      </w:r>
      <w:r>
        <w:rPr>
          <w:rFonts w:asciiTheme="minorHAnsi" w:hAnsiTheme="minorHAnsi" w:cstheme="minorHAnsi"/>
          <w:i/>
          <w:iCs/>
        </w:rPr>
        <w:t xml:space="preserve"> </w:t>
      </w:r>
      <w:r>
        <w:rPr>
          <w:rFonts w:asciiTheme="minorHAnsi" w:hAnsiTheme="minorHAnsi" w:cstheme="minorHAnsi"/>
        </w:rPr>
        <w:t xml:space="preserve">que avalia </w:t>
      </w:r>
      <w:r w:rsidR="003358FF">
        <w:rPr>
          <w:rFonts w:asciiTheme="minorHAnsi" w:hAnsiTheme="minorHAnsi" w:cstheme="minorHAnsi"/>
        </w:rPr>
        <w:t xml:space="preserve">o </w:t>
      </w:r>
      <w:r w:rsidR="003358FF" w:rsidRPr="00C9362C">
        <w:rPr>
          <w:rFonts w:asciiTheme="minorHAnsi" w:hAnsiTheme="minorHAnsi" w:cstheme="minorHAnsi"/>
          <w:b/>
        </w:rPr>
        <w:t>tempo</w:t>
      </w:r>
      <w:r w:rsidR="003358FF">
        <w:rPr>
          <w:rFonts w:asciiTheme="minorHAnsi" w:hAnsiTheme="minorHAnsi" w:cstheme="minorHAnsi"/>
        </w:rPr>
        <w:t xml:space="preserve"> </w:t>
      </w:r>
      <w:r w:rsidR="001334AF">
        <w:rPr>
          <w:rFonts w:asciiTheme="minorHAnsi" w:hAnsiTheme="minorHAnsi" w:cstheme="minorHAnsi"/>
        </w:rPr>
        <w:t xml:space="preserve">levado </w:t>
      </w:r>
      <w:r w:rsidR="00ED3E29">
        <w:rPr>
          <w:rFonts w:asciiTheme="minorHAnsi" w:hAnsiTheme="minorHAnsi" w:cstheme="minorHAnsi"/>
        </w:rPr>
        <w:t xml:space="preserve">no </w:t>
      </w:r>
      <w:r w:rsidR="00ED3E29" w:rsidRPr="00C9362C">
        <w:rPr>
          <w:rFonts w:asciiTheme="minorHAnsi" w:hAnsiTheme="minorHAnsi" w:cstheme="minorHAnsi"/>
          <w:b/>
        </w:rPr>
        <w:t>trabalho</w:t>
      </w:r>
      <w:r w:rsidR="00ED3E29">
        <w:rPr>
          <w:rFonts w:asciiTheme="minorHAnsi" w:hAnsiTheme="minorHAnsi" w:cstheme="minorHAnsi"/>
        </w:rPr>
        <w:t xml:space="preserve"> </w:t>
      </w:r>
      <w:r w:rsidR="001334AF">
        <w:rPr>
          <w:rFonts w:asciiTheme="minorHAnsi" w:hAnsiTheme="minorHAnsi" w:cstheme="minorHAnsi"/>
        </w:rPr>
        <w:t xml:space="preserve">a </w:t>
      </w:r>
      <w:r w:rsidR="00ED3E29">
        <w:rPr>
          <w:rFonts w:asciiTheme="minorHAnsi" w:hAnsiTheme="minorHAnsi" w:cstheme="minorHAnsi"/>
        </w:rPr>
        <w:t>desenvolver;</w:t>
      </w:r>
    </w:p>
    <w:p w14:paraId="2FFBBAD8" w14:textId="77777777" w:rsidR="00156028" w:rsidRDefault="00156028" w:rsidP="128A454B"/>
    <w:p w14:paraId="480FA77A" w14:textId="2C9AEDB1" w:rsidR="00A67F69" w:rsidRDefault="00253FCF" w:rsidP="00A67F69">
      <w:pPr>
        <w:ind w:firstLine="720"/>
      </w:pPr>
      <w:r>
        <w:t xml:space="preserve">Por fim, e relativamete aos </w:t>
      </w:r>
      <w:r w:rsidRPr="00C9362C">
        <w:rPr>
          <w:b/>
        </w:rPr>
        <w:t>KPIs</w:t>
      </w:r>
      <w:r>
        <w:t xml:space="preserve"> do nível individual, </w:t>
      </w:r>
      <w:r w:rsidR="00A67F69">
        <w:t xml:space="preserve">há a medição </w:t>
      </w:r>
      <w:r w:rsidR="00A67F69" w:rsidRPr="00C9362C">
        <w:rPr>
          <w:b/>
        </w:rPr>
        <w:t>desempenho</w:t>
      </w:r>
      <w:r w:rsidR="00A67F69">
        <w:t xml:space="preserve"> e dos </w:t>
      </w:r>
      <w:r w:rsidR="00A67F69" w:rsidRPr="00C9362C">
        <w:rPr>
          <w:b/>
        </w:rPr>
        <w:t>contributos</w:t>
      </w:r>
      <w:r w:rsidR="00A67F69">
        <w:t xml:space="preserve"> dos indivíduos para o resultado da </w:t>
      </w:r>
      <w:r w:rsidR="00A67F69" w:rsidRPr="00C9362C">
        <w:rPr>
          <w:b/>
        </w:rPr>
        <w:t>unidade</w:t>
      </w:r>
      <w:r w:rsidR="00A67F69">
        <w:t xml:space="preserve">. </w:t>
      </w:r>
      <w:r w:rsidR="003A4335">
        <w:t xml:space="preserve">Através deste indicador mede-se </w:t>
      </w:r>
      <w:r w:rsidR="00F542E4">
        <w:t>como é que um trabalhador pode contr</w:t>
      </w:r>
      <w:r w:rsidR="00594CE2">
        <w:t xml:space="preserve">ibuir para uma maior </w:t>
      </w:r>
      <w:r w:rsidR="00594CE2" w:rsidRPr="00C9362C">
        <w:rPr>
          <w:b/>
        </w:rPr>
        <w:t>produtividade</w:t>
      </w:r>
      <w:r w:rsidR="00594CE2">
        <w:t xml:space="preserve"> </w:t>
      </w:r>
      <w:r w:rsidR="00F62238">
        <w:t xml:space="preserve">da empresa. Assim, os </w:t>
      </w:r>
      <w:r w:rsidR="00F62238" w:rsidRPr="00C9362C">
        <w:rPr>
          <w:b/>
          <w:i/>
        </w:rPr>
        <w:t>KPIs</w:t>
      </w:r>
      <w:r w:rsidR="00F62238">
        <w:t xml:space="preserve"> utilizados pela </w:t>
      </w:r>
      <w:r w:rsidR="00F62238" w:rsidRPr="003D7F73">
        <w:rPr>
          <w:i/>
          <w:iCs/>
        </w:rPr>
        <w:t>Codevision</w:t>
      </w:r>
      <w:r w:rsidR="00F62238">
        <w:t xml:space="preserve"> são:</w:t>
      </w:r>
    </w:p>
    <w:p w14:paraId="0726AF52" w14:textId="19E78498" w:rsidR="00F62238" w:rsidRDefault="002B71D9" w:rsidP="00F62238">
      <w:pPr>
        <w:pStyle w:val="ListParagraph"/>
        <w:numPr>
          <w:ilvl w:val="0"/>
          <w:numId w:val="30"/>
        </w:numPr>
      </w:pPr>
      <w:r w:rsidRPr="00C9362C">
        <w:rPr>
          <w:rFonts w:asciiTheme="minorHAnsi" w:hAnsiTheme="minorHAnsi" w:cstheme="minorHAnsi"/>
          <w:b/>
          <w:i/>
        </w:rPr>
        <w:t>KPI</w:t>
      </w:r>
      <w:r>
        <w:rPr>
          <w:rFonts w:asciiTheme="minorHAnsi" w:hAnsiTheme="minorHAnsi" w:cstheme="minorHAnsi"/>
        </w:rPr>
        <w:t xml:space="preserve"> que avalia o </w:t>
      </w:r>
      <w:r w:rsidRPr="00C9362C">
        <w:rPr>
          <w:rFonts w:asciiTheme="minorHAnsi" w:hAnsiTheme="minorHAnsi" w:cstheme="minorHAnsi"/>
          <w:b/>
        </w:rPr>
        <w:t>tempo</w:t>
      </w:r>
      <w:r>
        <w:rPr>
          <w:rFonts w:asciiTheme="minorHAnsi" w:hAnsiTheme="minorHAnsi" w:cstheme="minorHAnsi"/>
        </w:rPr>
        <w:t xml:space="preserve"> que cada trabalhador leva a </w:t>
      </w:r>
      <w:r w:rsidRPr="00C9362C">
        <w:rPr>
          <w:rFonts w:asciiTheme="minorHAnsi" w:hAnsiTheme="minorHAnsi" w:cstheme="minorHAnsi"/>
          <w:b/>
        </w:rPr>
        <w:t>entregar</w:t>
      </w:r>
      <w:r>
        <w:rPr>
          <w:rFonts w:asciiTheme="minorHAnsi" w:hAnsiTheme="minorHAnsi" w:cstheme="minorHAnsi"/>
        </w:rPr>
        <w:t xml:space="preserve"> o seu trabalho;</w:t>
      </w:r>
    </w:p>
    <w:p w14:paraId="7E9D2394" w14:textId="58FA146B" w:rsidR="002B71D9" w:rsidRDefault="002B71D9" w:rsidP="00F62238">
      <w:pPr>
        <w:pStyle w:val="ListParagraph"/>
        <w:numPr>
          <w:ilvl w:val="0"/>
          <w:numId w:val="30"/>
        </w:numPr>
      </w:pPr>
      <w:r w:rsidRPr="00C9362C">
        <w:rPr>
          <w:rFonts w:asciiTheme="minorHAnsi" w:hAnsiTheme="minorHAnsi" w:cstheme="minorHAnsi"/>
          <w:b/>
          <w:i/>
        </w:rPr>
        <w:t>KPI</w:t>
      </w:r>
      <w:r>
        <w:rPr>
          <w:rFonts w:asciiTheme="minorHAnsi" w:hAnsiTheme="minorHAnsi" w:cstheme="minorHAnsi"/>
        </w:rPr>
        <w:t xml:space="preserve"> que </w:t>
      </w:r>
      <w:r w:rsidR="000D22B5">
        <w:rPr>
          <w:rFonts w:asciiTheme="minorHAnsi" w:hAnsiTheme="minorHAnsi" w:cstheme="minorHAnsi"/>
        </w:rPr>
        <w:t>monitoriza</w:t>
      </w:r>
      <w:r>
        <w:rPr>
          <w:rFonts w:asciiTheme="minorHAnsi" w:hAnsiTheme="minorHAnsi" w:cstheme="minorHAnsi"/>
        </w:rPr>
        <w:t xml:space="preserve"> </w:t>
      </w:r>
      <w:r w:rsidR="00BB4109">
        <w:rPr>
          <w:rFonts w:asciiTheme="minorHAnsi" w:hAnsiTheme="minorHAnsi" w:cstheme="minorHAnsi"/>
        </w:rPr>
        <w:t xml:space="preserve">a </w:t>
      </w:r>
      <w:r w:rsidR="00BB4109" w:rsidRPr="00C9362C">
        <w:rPr>
          <w:rFonts w:asciiTheme="minorHAnsi" w:hAnsiTheme="minorHAnsi" w:cstheme="minorHAnsi"/>
          <w:b/>
        </w:rPr>
        <w:t>quantidade</w:t>
      </w:r>
      <w:r w:rsidR="00BB4109">
        <w:rPr>
          <w:rFonts w:asciiTheme="minorHAnsi" w:hAnsiTheme="minorHAnsi" w:cstheme="minorHAnsi"/>
        </w:rPr>
        <w:t xml:space="preserve"> de</w:t>
      </w:r>
      <w:r>
        <w:rPr>
          <w:rFonts w:asciiTheme="minorHAnsi" w:hAnsiTheme="minorHAnsi" w:cstheme="minorHAnsi"/>
        </w:rPr>
        <w:t xml:space="preserve"> </w:t>
      </w:r>
      <w:r w:rsidR="000D22B5">
        <w:rPr>
          <w:rFonts w:asciiTheme="minorHAnsi" w:hAnsiTheme="minorHAnsi" w:cstheme="minorHAnsi"/>
        </w:rPr>
        <w:t xml:space="preserve">atividades </w:t>
      </w:r>
      <w:r w:rsidR="000D22B5" w:rsidRPr="00C9362C">
        <w:rPr>
          <w:rFonts w:asciiTheme="minorHAnsi" w:hAnsiTheme="minorHAnsi" w:cstheme="minorHAnsi"/>
          <w:b/>
        </w:rPr>
        <w:t>diárias</w:t>
      </w:r>
      <w:r w:rsidR="000D22B5">
        <w:rPr>
          <w:rFonts w:asciiTheme="minorHAnsi" w:hAnsiTheme="minorHAnsi" w:cstheme="minorHAnsi"/>
        </w:rPr>
        <w:t xml:space="preserve"> de cada indivíduo</w:t>
      </w:r>
      <w:r w:rsidR="00BB4109">
        <w:rPr>
          <w:rFonts w:asciiTheme="minorHAnsi" w:hAnsiTheme="minorHAnsi" w:cstheme="minorHAnsi"/>
        </w:rPr>
        <w:t>;</w:t>
      </w:r>
    </w:p>
    <w:p w14:paraId="2BC23294" w14:textId="200AAD2A" w:rsidR="00BB4109" w:rsidRDefault="00D36B20" w:rsidP="00F62238">
      <w:pPr>
        <w:pStyle w:val="ListParagraph"/>
        <w:numPr>
          <w:ilvl w:val="0"/>
          <w:numId w:val="30"/>
        </w:numPr>
      </w:pPr>
      <w:r w:rsidRPr="00C9362C">
        <w:rPr>
          <w:rFonts w:asciiTheme="minorHAnsi" w:hAnsiTheme="minorHAnsi" w:cstheme="minorHAnsi"/>
          <w:b/>
          <w:i/>
        </w:rPr>
        <w:t>KPI</w:t>
      </w:r>
      <w:r>
        <w:rPr>
          <w:rFonts w:asciiTheme="minorHAnsi" w:hAnsiTheme="minorHAnsi" w:cstheme="minorHAnsi"/>
        </w:rPr>
        <w:t xml:space="preserve"> que monitoriza a </w:t>
      </w:r>
      <w:r w:rsidRPr="00C9362C">
        <w:rPr>
          <w:rFonts w:asciiTheme="minorHAnsi" w:hAnsiTheme="minorHAnsi" w:cstheme="minorHAnsi"/>
          <w:b/>
        </w:rPr>
        <w:t>produtividade</w:t>
      </w:r>
      <w:r>
        <w:rPr>
          <w:rFonts w:asciiTheme="minorHAnsi" w:hAnsiTheme="minorHAnsi" w:cstheme="minorHAnsi"/>
        </w:rPr>
        <w:t xml:space="preserve"> de cada trabalhador. </w:t>
      </w:r>
    </w:p>
    <w:p w14:paraId="059A5914" w14:textId="77777777" w:rsidR="00BB6DB3" w:rsidRDefault="00BB6DB3" w:rsidP="00BB6DB3"/>
    <w:p w14:paraId="69E1DE75" w14:textId="49629B1A" w:rsidR="00BB6DB3" w:rsidRDefault="00BB6DB3" w:rsidP="00E747FB">
      <w:pPr>
        <w:ind w:firstLine="720"/>
      </w:pPr>
      <w:r>
        <w:t>Conclui-se assim que</w:t>
      </w:r>
      <w:r w:rsidR="00980FDF">
        <w:t xml:space="preserve"> </w:t>
      </w:r>
      <w:r w:rsidR="004304C1">
        <w:t xml:space="preserve">as diferenças entre os </w:t>
      </w:r>
      <w:r w:rsidR="004304C1" w:rsidRPr="00C9362C">
        <w:rPr>
          <w:b/>
        </w:rPr>
        <w:t>KPIs</w:t>
      </w:r>
      <w:r w:rsidR="004304C1">
        <w:t xml:space="preserve"> </w:t>
      </w:r>
      <w:r w:rsidR="008B6594">
        <w:t xml:space="preserve">provêm </w:t>
      </w:r>
      <w:r w:rsidR="007B0719">
        <w:t xml:space="preserve">das </w:t>
      </w:r>
      <w:r w:rsidR="007B0719" w:rsidRPr="00C9362C">
        <w:rPr>
          <w:b/>
        </w:rPr>
        <w:t>diferenças</w:t>
      </w:r>
      <w:r w:rsidR="007B0719">
        <w:t xml:space="preserve"> entre os níveis de gestão</w:t>
      </w:r>
      <w:r w:rsidR="0087622F">
        <w:t>, sendo es</w:t>
      </w:r>
      <w:r w:rsidR="00463936">
        <w:t xml:space="preserve">tes indicadores </w:t>
      </w:r>
      <w:r w:rsidR="000255B1">
        <w:t xml:space="preserve">utilizados em </w:t>
      </w:r>
      <w:r w:rsidR="000255B1" w:rsidRPr="00C9362C">
        <w:rPr>
          <w:b/>
        </w:rPr>
        <w:t>longo</w:t>
      </w:r>
      <w:r w:rsidR="000255B1">
        <w:t xml:space="preserve">, </w:t>
      </w:r>
      <w:r w:rsidR="000255B1" w:rsidRPr="00C9362C">
        <w:rPr>
          <w:b/>
        </w:rPr>
        <w:t>médio</w:t>
      </w:r>
      <w:r w:rsidR="000255B1">
        <w:t xml:space="preserve"> e </w:t>
      </w:r>
      <w:r w:rsidR="000255B1" w:rsidRPr="00C9362C">
        <w:rPr>
          <w:b/>
        </w:rPr>
        <w:t>curto</w:t>
      </w:r>
      <w:r w:rsidR="000255B1">
        <w:t xml:space="preserve"> prazo </w:t>
      </w:r>
      <w:r w:rsidR="00600B27">
        <w:t xml:space="preserve">nos níveis </w:t>
      </w:r>
      <w:r w:rsidR="00B82B9F" w:rsidRPr="00C9362C">
        <w:rPr>
          <w:b/>
        </w:rPr>
        <w:t>estratégicos</w:t>
      </w:r>
      <w:r w:rsidR="00B82B9F">
        <w:t xml:space="preserve">, </w:t>
      </w:r>
      <w:r w:rsidR="00B82B9F" w:rsidRPr="00C9362C">
        <w:rPr>
          <w:b/>
        </w:rPr>
        <w:t>táticos</w:t>
      </w:r>
      <w:r w:rsidR="00B82B9F">
        <w:t xml:space="preserve"> e </w:t>
      </w:r>
      <w:r w:rsidR="00B82B9F" w:rsidRPr="00C9362C">
        <w:rPr>
          <w:b/>
        </w:rPr>
        <w:t>operacionais</w:t>
      </w:r>
      <w:r w:rsidR="00B82B9F">
        <w:t>, respetivamente.</w:t>
      </w:r>
    </w:p>
    <w:p w14:paraId="44A01830" w14:textId="77777777" w:rsidR="00253FCF" w:rsidRDefault="00253FCF" w:rsidP="128A454B"/>
    <w:p w14:paraId="77C557A6" w14:textId="58E27C19" w:rsidR="3BFCD65C" w:rsidRDefault="00535238" w:rsidP="00535238">
      <w:pPr>
        <w:pStyle w:val="Heading3"/>
      </w:pPr>
      <w:bookmarkStart w:id="64" w:name="_Toc122008339"/>
      <w:bookmarkStart w:id="65" w:name="_Toc122190816"/>
      <w:r>
        <w:t xml:space="preserve">II.4.4 </w:t>
      </w:r>
      <w:r w:rsidR="3BFCD65C" w:rsidRPr="128A454B">
        <w:t>S</w:t>
      </w:r>
      <w:r w:rsidR="723BF54E" w:rsidRPr="128A454B">
        <w:t>istemas de informação</w:t>
      </w:r>
      <w:bookmarkEnd w:id="64"/>
      <w:bookmarkEnd w:id="65"/>
    </w:p>
    <w:p w14:paraId="77607F03" w14:textId="7B1ECE5E" w:rsidR="78B5264B" w:rsidRDefault="78B5264B" w:rsidP="00F95945">
      <w:pPr>
        <w:ind w:firstLine="360"/>
        <w:rPr>
          <w:szCs w:val="22"/>
        </w:rPr>
      </w:pPr>
      <w:r w:rsidRPr="128A454B">
        <w:rPr>
          <w:szCs w:val="22"/>
        </w:rPr>
        <w:t>As 4 ferramentas principais que são u</w:t>
      </w:r>
      <w:r w:rsidR="52674404" w:rsidRPr="128A454B">
        <w:rPr>
          <w:szCs w:val="22"/>
        </w:rPr>
        <w:t>tilizadas</w:t>
      </w:r>
      <w:r w:rsidRPr="128A454B">
        <w:rPr>
          <w:szCs w:val="22"/>
        </w:rPr>
        <w:t xml:space="preserve"> na </w:t>
      </w:r>
      <w:r w:rsidRPr="128A454B">
        <w:rPr>
          <w:i/>
          <w:iCs/>
          <w:szCs w:val="22"/>
        </w:rPr>
        <w:t>Codevision</w:t>
      </w:r>
      <w:r w:rsidR="276980F1" w:rsidRPr="128A454B">
        <w:rPr>
          <w:szCs w:val="22"/>
        </w:rPr>
        <w:t>:</w:t>
      </w:r>
    </w:p>
    <w:p w14:paraId="5E428EAD" w14:textId="43427C28" w:rsidR="276980F1" w:rsidRDefault="276980F1" w:rsidP="128A454B">
      <w:pPr>
        <w:pStyle w:val="ListParagraph"/>
        <w:numPr>
          <w:ilvl w:val="0"/>
          <w:numId w:val="24"/>
        </w:numPr>
        <w:rPr>
          <w:rFonts w:ascii="Calibri" w:eastAsia="Times New Roman" w:hAnsi="Calibri" w:cs="Times , serif"/>
          <w:color w:val="000000" w:themeColor="text1"/>
          <w:szCs w:val="22"/>
        </w:rPr>
      </w:pPr>
      <w:r w:rsidRPr="00F95945">
        <w:rPr>
          <w:rFonts w:ascii="Calibri" w:eastAsia="Times New Roman" w:hAnsi="Calibri" w:cs="Times , serif"/>
          <w:b/>
          <w:i/>
          <w:szCs w:val="22"/>
        </w:rPr>
        <w:t>Factorial</w:t>
      </w:r>
      <w:r w:rsidR="22064BD3" w:rsidRPr="128A454B">
        <w:rPr>
          <w:rFonts w:ascii="Calibri" w:eastAsia="Times New Roman" w:hAnsi="Calibri" w:cs="Times , serif"/>
          <w:szCs w:val="22"/>
        </w:rPr>
        <w:t xml:space="preserve"> -</w:t>
      </w:r>
      <w:r w:rsidR="25BC7682" w:rsidRPr="128A454B">
        <w:rPr>
          <w:rFonts w:ascii="Calibri" w:eastAsia="Times New Roman" w:hAnsi="Calibri" w:cs="Times , serif"/>
          <w:szCs w:val="22"/>
        </w:rPr>
        <w:t xml:space="preserve"> é </w:t>
      </w:r>
      <w:r w:rsidR="22064BD3" w:rsidRPr="128A454B">
        <w:rPr>
          <w:rFonts w:ascii="Calibri" w:eastAsia="Times New Roman" w:hAnsi="Calibri" w:cs="Times , serif"/>
          <w:szCs w:val="22"/>
        </w:rPr>
        <w:t xml:space="preserve">uma </w:t>
      </w:r>
      <w:r w:rsidR="57C13525" w:rsidRPr="128A454B">
        <w:rPr>
          <w:rFonts w:ascii="Calibri" w:eastAsia="Times New Roman" w:hAnsi="Calibri" w:cs="Times , serif"/>
          <w:szCs w:val="22"/>
        </w:rPr>
        <w:t xml:space="preserve">ferramenta </w:t>
      </w:r>
      <w:r w:rsidR="22064BD3" w:rsidRPr="128A454B">
        <w:rPr>
          <w:rFonts w:ascii="Calibri" w:eastAsia="Times New Roman" w:hAnsi="Calibri" w:cs="Times , serif"/>
          <w:szCs w:val="22"/>
        </w:rPr>
        <w:t xml:space="preserve">especializada em </w:t>
      </w:r>
      <w:r w:rsidR="22064BD3" w:rsidRPr="00F95945">
        <w:rPr>
          <w:rFonts w:ascii="Calibri" w:eastAsia="Times New Roman" w:hAnsi="Calibri" w:cs="Times , serif"/>
          <w:b/>
          <w:szCs w:val="22"/>
        </w:rPr>
        <w:t>Recursos Humanos</w:t>
      </w:r>
      <w:r w:rsidR="6124B452" w:rsidRPr="128A454B">
        <w:rPr>
          <w:rFonts w:ascii="Calibri" w:eastAsia="Times New Roman" w:hAnsi="Calibri" w:cs="Times , serif"/>
          <w:szCs w:val="22"/>
        </w:rPr>
        <w:t xml:space="preserve"> com muita </w:t>
      </w:r>
      <w:r w:rsidR="6124B452" w:rsidRPr="00F95945">
        <w:rPr>
          <w:rFonts w:ascii="Calibri" w:eastAsia="Times New Roman" w:hAnsi="Calibri" w:cs="Times , serif"/>
          <w:b/>
          <w:szCs w:val="22"/>
        </w:rPr>
        <w:t>automatização</w:t>
      </w:r>
      <w:r w:rsidR="6124B452" w:rsidRPr="128A454B">
        <w:rPr>
          <w:rFonts w:ascii="Calibri" w:eastAsia="Times New Roman" w:hAnsi="Calibri" w:cs="Times , serif"/>
          <w:szCs w:val="22"/>
        </w:rPr>
        <w:t xml:space="preserve">, desde tarefas do </w:t>
      </w:r>
      <w:r w:rsidR="6124B452" w:rsidRPr="00F95945">
        <w:rPr>
          <w:rFonts w:ascii="Calibri" w:eastAsia="Times New Roman" w:hAnsi="Calibri" w:cs="Times , serif"/>
          <w:b/>
          <w:szCs w:val="22"/>
        </w:rPr>
        <w:t>dia-a-dia</w:t>
      </w:r>
      <w:r w:rsidR="6124B452" w:rsidRPr="128A454B">
        <w:rPr>
          <w:rFonts w:ascii="Calibri" w:eastAsia="Times New Roman" w:hAnsi="Calibri" w:cs="Times , serif"/>
          <w:szCs w:val="22"/>
        </w:rPr>
        <w:t xml:space="preserve">, como registo de </w:t>
      </w:r>
      <w:r w:rsidR="6124B452" w:rsidRPr="00F95945">
        <w:rPr>
          <w:rFonts w:ascii="Calibri" w:eastAsia="Times New Roman" w:hAnsi="Calibri" w:cs="Times , serif"/>
          <w:b/>
          <w:szCs w:val="22"/>
        </w:rPr>
        <w:t>funcionários</w:t>
      </w:r>
      <w:r w:rsidR="6124B452" w:rsidRPr="128A454B">
        <w:rPr>
          <w:rFonts w:ascii="Calibri" w:eastAsia="Times New Roman" w:hAnsi="Calibri" w:cs="Times , serif"/>
          <w:szCs w:val="22"/>
        </w:rPr>
        <w:t xml:space="preserve">, </w:t>
      </w:r>
      <w:r w:rsidR="6124B452" w:rsidRPr="00F95945">
        <w:rPr>
          <w:rFonts w:ascii="Calibri" w:eastAsia="Times New Roman" w:hAnsi="Calibri" w:cs="Times , serif"/>
          <w:b/>
          <w:szCs w:val="22"/>
        </w:rPr>
        <w:t>férias</w:t>
      </w:r>
      <w:r w:rsidR="6124B452" w:rsidRPr="128A454B">
        <w:rPr>
          <w:rFonts w:ascii="Calibri" w:eastAsia="Times New Roman" w:hAnsi="Calibri" w:cs="Times , serif"/>
          <w:szCs w:val="22"/>
        </w:rPr>
        <w:t xml:space="preserve"> e </w:t>
      </w:r>
      <w:r w:rsidR="6124B452" w:rsidRPr="00F95945">
        <w:rPr>
          <w:rFonts w:ascii="Calibri" w:eastAsia="Times New Roman" w:hAnsi="Calibri" w:cs="Times , serif"/>
          <w:b/>
          <w:szCs w:val="22"/>
        </w:rPr>
        <w:t>ausências</w:t>
      </w:r>
      <w:r w:rsidR="6124B452" w:rsidRPr="128A454B">
        <w:rPr>
          <w:rFonts w:ascii="Calibri" w:eastAsia="Times New Roman" w:hAnsi="Calibri" w:cs="Times , serif"/>
          <w:szCs w:val="22"/>
        </w:rPr>
        <w:t xml:space="preserve">, através do armazenamento de documentos ou assinaturas eletrónicas até à possibilidade de </w:t>
      </w:r>
      <w:r w:rsidR="6124B452" w:rsidRPr="00F95945">
        <w:rPr>
          <w:rFonts w:ascii="Calibri" w:eastAsia="Times New Roman" w:hAnsi="Calibri" w:cs="Times , serif"/>
          <w:b/>
          <w:szCs w:val="22"/>
        </w:rPr>
        <w:t>avaliação</w:t>
      </w:r>
      <w:r w:rsidR="6124B452" w:rsidRPr="128A454B">
        <w:rPr>
          <w:rFonts w:ascii="Calibri" w:eastAsia="Times New Roman" w:hAnsi="Calibri" w:cs="Times , serif"/>
          <w:szCs w:val="22"/>
        </w:rPr>
        <w:t xml:space="preserve"> de desempenho da sua equipa</w:t>
      </w:r>
      <w:r w:rsidR="4C82CE2F" w:rsidRPr="128A454B">
        <w:rPr>
          <w:rFonts w:ascii="Calibri" w:eastAsia="Times New Roman" w:hAnsi="Calibri" w:cs="Times , serif"/>
          <w:szCs w:val="22"/>
        </w:rPr>
        <w:t>;</w:t>
      </w:r>
      <w:sdt>
        <w:sdtPr>
          <w:rPr>
            <w:rFonts w:ascii="Calibri" w:eastAsia="Times New Roman" w:hAnsi="Calibri" w:cs="Times , serif"/>
            <w:szCs w:val="22"/>
          </w:rPr>
          <w:id w:val="1941482288"/>
          <w:citation/>
        </w:sdtPr>
        <w:sdtContent>
          <w:r w:rsidR="006F1F8B">
            <w:rPr>
              <w:rFonts w:ascii="Calibri" w:eastAsia="Times New Roman" w:hAnsi="Calibri" w:cs="Times , serif"/>
              <w:szCs w:val="22"/>
            </w:rPr>
            <w:fldChar w:fldCharType="begin"/>
          </w:r>
          <w:r w:rsidR="006F1F8B">
            <w:rPr>
              <w:rFonts w:ascii="Calibri" w:eastAsia="Times New Roman" w:hAnsi="Calibri" w:cs="Times , serif"/>
              <w:szCs w:val="22"/>
            </w:rPr>
            <w:instrText xml:space="preserve"> CITATION fac \l 2070 </w:instrText>
          </w:r>
          <w:r w:rsidR="006F1F8B">
            <w:rPr>
              <w:rFonts w:ascii="Calibri" w:eastAsia="Times New Roman" w:hAnsi="Calibri" w:cs="Times , serif"/>
              <w:szCs w:val="22"/>
            </w:rPr>
            <w:fldChar w:fldCharType="separate"/>
          </w:r>
          <w:r>
            <w:rPr>
              <w:rFonts w:ascii="Calibri" w:eastAsia="Times New Roman" w:hAnsi="Calibri" w:cs="Times , serif"/>
              <w:noProof/>
              <w:szCs w:val="22"/>
            </w:rPr>
            <w:t xml:space="preserve"> (factorial, s.d.)</w:t>
          </w:r>
          <w:r w:rsidR="006F1F8B">
            <w:rPr>
              <w:rFonts w:ascii="Calibri" w:eastAsia="Times New Roman" w:hAnsi="Calibri" w:cs="Times , serif"/>
              <w:szCs w:val="22"/>
            </w:rPr>
            <w:fldChar w:fldCharType="end"/>
          </w:r>
        </w:sdtContent>
      </w:sdt>
    </w:p>
    <w:p w14:paraId="351C6084" w14:textId="762F646C" w:rsidR="276980F1" w:rsidRDefault="276980F1" w:rsidP="128A454B">
      <w:pPr>
        <w:pStyle w:val="ListParagraph"/>
        <w:numPr>
          <w:ilvl w:val="0"/>
          <w:numId w:val="24"/>
        </w:numPr>
        <w:rPr>
          <w:rFonts w:ascii="Calibri" w:eastAsia="Times New Roman" w:hAnsi="Calibri" w:cs="Times , serif"/>
          <w:szCs w:val="22"/>
        </w:rPr>
      </w:pPr>
      <w:r w:rsidRPr="00F95945">
        <w:rPr>
          <w:rFonts w:ascii="Calibri" w:eastAsia="Times New Roman" w:hAnsi="Calibri" w:cs="Times , serif"/>
          <w:b/>
          <w:i/>
          <w:szCs w:val="22"/>
        </w:rPr>
        <w:lastRenderedPageBreak/>
        <w:t>Click</w:t>
      </w:r>
      <w:r w:rsidR="5F0D0C50" w:rsidRPr="00F95945">
        <w:rPr>
          <w:rFonts w:ascii="Calibri" w:eastAsia="Times New Roman" w:hAnsi="Calibri" w:cs="Times , serif"/>
          <w:b/>
          <w:i/>
          <w:szCs w:val="22"/>
        </w:rPr>
        <w:t>U</w:t>
      </w:r>
      <w:r w:rsidRPr="00F95945">
        <w:rPr>
          <w:rFonts w:ascii="Calibri" w:eastAsia="Times New Roman" w:hAnsi="Calibri" w:cs="Times , serif"/>
          <w:b/>
          <w:i/>
          <w:szCs w:val="22"/>
        </w:rPr>
        <w:t>p</w:t>
      </w:r>
      <w:r w:rsidR="59061C66" w:rsidRPr="128A454B">
        <w:rPr>
          <w:rFonts w:ascii="Calibri" w:eastAsia="Times New Roman" w:hAnsi="Calibri" w:cs="Times , serif"/>
          <w:szCs w:val="22"/>
        </w:rPr>
        <w:t xml:space="preserve"> -</w:t>
      </w:r>
      <w:r w:rsidR="373A7B49" w:rsidRPr="128A454B">
        <w:rPr>
          <w:rFonts w:ascii="Calibri" w:eastAsia="Times New Roman" w:hAnsi="Calibri" w:cs="Times , serif"/>
          <w:szCs w:val="22"/>
        </w:rPr>
        <w:t xml:space="preserve"> </w:t>
      </w:r>
      <w:r w:rsidR="25E6D5CB" w:rsidRPr="128A454B">
        <w:rPr>
          <w:rFonts w:ascii="Calibri" w:eastAsia="Times New Roman" w:hAnsi="Calibri" w:cs="Times , serif"/>
          <w:szCs w:val="22"/>
        </w:rPr>
        <w:t xml:space="preserve">é uma ferramenta de </w:t>
      </w:r>
      <w:r w:rsidR="25E6D5CB" w:rsidRPr="00F95945">
        <w:rPr>
          <w:rFonts w:ascii="Calibri" w:eastAsia="Times New Roman" w:hAnsi="Calibri" w:cs="Times , serif"/>
          <w:b/>
          <w:szCs w:val="22"/>
        </w:rPr>
        <w:t>gestão</w:t>
      </w:r>
      <w:r w:rsidR="25E6D5CB" w:rsidRPr="128A454B">
        <w:rPr>
          <w:rFonts w:ascii="Calibri" w:eastAsia="Times New Roman" w:hAnsi="Calibri" w:cs="Times , serif"/>
          <w:szCs w:val="22"/>
        </w:rPr>
        <w:t xml:space="preserve"> de projetos baseada na </w:t>
      </w:r>
      <w:r w:rsidR="6763BA8B" w:rsidRPr="00F95945">
        <w:rPr>
          <w:rFonts w:ascii="Calibri" w:eastAsia="Times New Roman" w:hAnsi="Calibri" w:cs="Times , serif"/>
          <w:b/>
          <w:i/>
          <w:szCs w:val="22"/>
        </w:rPr>
        <w:t>cloud</w:t>
      </w:r>
      <w:r w:rsidR="0F366F9B" w:rsidRPr="128A454B">
        <w:rPr>
          <w:rFonts w:ascii="Calibri" w:eastAsia="Times New Roman" w:hAnsi="Calibri" w:cs="Times , serif"/>
          <w:szCs w:val="22"/>
        </w:rPr>
        <w:t xml:space="preserve">, </w:t>
      </w:r>
      <w:r w:rsidR="6826F137" w:rsidRPr="128A454B">
        <w:rPr>
          <w:rFonts w:ascii="Calibri" w:eastAsia="Times New Roman" w:hAnsi="Calibri" w:cs="Times , serif"/>
          <w:szCs w:val="22"/>
        </w:rPr>
        <w:t>inclu</w:t>
      </w:r>
      <w:r w:rsidR="3B62A906" w:rsidRPr="128A454B">
        <w:rPr>
          <w:rFonts w:ascii="Calibri" w:eastAsia="Times New Roman" w:hAnsi="Calibri" w:cs="Times , serif"/>
          <w:szCs w:val="22"/>
        </w:rPr>
        <w:t>i</w:t>
      </w:r>
      <w:r w:rsidR="0F366F9B" w:rsidRPr="128A454B">
        <w:rPr>
          <w:rFonts w:ascii="Calibri" w:eastAsia="Times New Roman" w:hAnsi="Calibri" w:cs="Times , serif"/>
          <w:szCs w:val="22"/>
        </w:rPr>
        <w:t xml:space="preserve"> </w:t>
      </w:r>
      <w:r w:rsidR="5667CBC8" w:rsidRPr="128A454B">
        <w:rPr>
          <w:rFonts w:ascii="Calibri" w:eastAsia="Times New Roman" w:hAnsi="Calibri" w:cs="Times , serif"/>
          <w:szCs w:val="22"/>
        </w:rPr>
        <w:t>também</w:t>
      </w:r>
      <w:r w:rsidR="2C318E2D" w:rsidRPr="128A454B">
        <w:rPr>
          <w:rFonts w:ascii="Calibri" w:eastAsia="Times New Roman" w:hAnsi="Calibri" w:cs="Times , serif"/>
          <w:szCs w:val="22"/>
        </w:rPr>
        <w:t xml:space="preserve"> ferramentas de</w:t>
      </w:r>
      <w:r w:rsidR="0F366F9B" w:rsidRPr="128A454B">
        <w:rPr>
          <w:rFonts w:ascii="Calibri" w:eastAsia="Times New Roman" w:hAnsi="Calibri" w:cs="Times , serif"/>
          <w:szCs w:val="22"/>
        </w:rPr>
        <w:t xml:space="preserve"> </w:t>
      </w:r>
      <w:r w:rsidR="25E6D5CB" w:rsidRPr="00F95945">
        <w:rPr>
          <w:rFonts w:ascii="Calibri" w:eastAsia="Times New Roman" w:hAnsi="Calibri" w:cs="Times , serif"/>
          <w:b/>
          <w:szCs w:val="22"/>
        </w:rPr>
        <w:t>comunicação</w:t>
      </w:r>
      <w:r w:rsidR="25E6D5CB" w:rsidRPr="128A454B">
        <w:rPr>
          <w:rFonts w:ascii="Calibri" w:eastAsia="Times New Roman" w:hAnsi="Calibri" w:cs="Times , serif"/>
          <w:szCs w:val="22"/>
        </w:rPr>
        <w:t xml:space="preserve"> e </w:t>
      </w:r>
      <w:r w:rsidR="25E6D5CB" w:rsidRPr="00F95945">
        <w:rPr>
          <w:rFonts w:ascii="Calibri" w:eastAsia="Times New Roman" w:hAnsi="Calibri" w:cs="Times , serif"/>
          <w:b/>
          <w:szCs w:val="22"/>
        </w:rPr>
        <w:t>colaboração</w:t>
      </w:r>
      <w:r w:rsidR="25E6D5CB" w:rsidRPr="128A454B">
        <w:rPr>
          <w:rFonts w:ascii="Calibri" w:eastAsia="Times New Roman" w:hAnsi="Calibri" w:cs="Times , serif"/>
          <w:szCs w:val="22"/>
        </w:rPr>
        <w:t xml:space="preserve">, atribuições de </w:t>
      </w:r>
      <w:r w:rsidR="25E6D5CB" w:rsidRPr="00F95945">
        <w:rPr>
          <w:rFonts w:ascii="Calibri" w:eastAsia="Times New Roman" w:hAnsi="Calibri" w:cs="Times , serif"/>
          <w:b/>
          <w:szCs w:val="22"/>
        </w:rPr>
        <w:t>tarefas</w:t>
      </w:r>
      <w:r w:rsidR="25E6D5CB" w:rsidRPr="128A454B">
        <w:rPr>
          <w:rFonts w:ascii="Calibri" w:eastAsia="Times New Roman" w:hAnsi="Calibri" w:cs="Times , serif"/>
          <w:szCs w:val="22"/>
        </w:rPr>
        <w:t xml:space="preserve"> e </w:t>
      </w:r>
      <w:r w:rsidR="25E6D5CB" w:rsidRPr="00F95945">
        <w:rPr>
          <w:rFonts w:ascii="Calibri" w:eastAsia="Times New Roman" w:hAnsi="Calibri" w:cs="Times , serif"/>
          <w:b/>
          <w:i/>
          <w:szCs w:val="22"/>
        </w:rPr>
        <w:t>status</w:t>
      </w:r>
      <w:r w:rsidR="25E6D5CB" w:rsidRPr="128A454B">
        <w:rPr>
          <w:rFonts w:ascii="Calibri" w:eastAsia="Times New Roman" w:hAnsi="Calibri" w:cs="Times , serif"/>
          <w:szCs w:val="22"/>
        </w:rPr>
        <w:t xml:space="preserve">, </w:t>
      </w:r>
      <w:r w:rsidR="25E6D5CB" w:rsidRPr="00F95945">
        <w:rPr>
          <w:rFonts w:ascii="Calibri" w:eastAsia="Times New Roman" w:hAnsi="Calibri" w:cs="Times , serif"/>
          <w:b/>
          <w:szCs w:val="22"/>
        </w:rPr>
        <w:t>alertas</w:t>
      </w:r>
      <w:r w:rsidR="25E6D5CB" w:rsidRPr="128A454B">
        <w:rPr>
          <w:rFonts w:ascii="Calibri" w:eastAsia="Times New Roman" w:hAnsi="Calibri" w:cs="Times , serif"/>
          <w:szCs w:val="22"/>
        </w:rPr>
        <w:t xml:space="preserve"> e uma barra de </w:t>
      </w:r>
      <w:r w:rsidR="25E6D5CB" w:rsidRPr="00F95945">
        <w:rPr>
          <w:rFonts w:ascii="Calibri" w:eastAsia="Times New Roman" w:hAnsi="Calibri" w:cs="Times , serif"/>
          <w:b/>
          <w:szCs w:val="22"/>
        </w:rPr>
        <w:t>ferramentas</w:t>
      </w:r>
      <w:r w:rsidR="25E6D5CB" w:rsidRPr="128A454B">
        <w:rPr>
          <w:rFonts w:ascii="Calibri" w:eastAsia="Times New Roman" w:hAnsi="Calibri" w:cs="Times , serif"/>
          <w:szCs w:val="22"/>
        </w:rPr>
        <w:t xml:space="preserve"> de tarefa</w:t>
      </w:r>
      <w:r w:rsidR="3586D067" w:rsidRPr="128A454B">
        <w:rPr>
          <w:rFonts w:ascii="Calibri" w:eastAsia="Times New Roman" w:hAnsi="Calibri" w:cs="Times , serif"/>
          <w:szCs w:val="22"/>
        </w:rPr>
        <w:t>;</w:t>
      </w:r>
      <w:r w:rsidR="006F1F8B">
        <w:rPr>
          <w:rFonts w:ascii="Calibri" w:eastAsia="Times New Roman" w:hAnsi="Calibri" w:cs="Times , serif"/>
          <w:szCs w:val="22"/>
        </w:rPr>
        <w:t xml:space="preserve"> </w:t>
      </w:r>
      <w:sdt>
        <w:sdtPr>
          <w:rPr>
            <w:rFonts w:ascii="Calibri" w:eastAsia="Times New Roman" w:hAnsi="Calibri" w:cs="Times , serif"/>
            <w:szCs w:val="22"/>
          </w:rPr>
          <w:id w:val="1057901048"/>
          <w:citation/>
        </w:sdtPr>
        <w:sdtContent>
          <w:r w:rsidR="006F1F8B">
            <w:rPr>
              <w:rFonts w:ascii="Calibri" w:eastAsia="Times New Roman" w:hAnsi="Calibri" w:cs="Times , serif"/>
              <w:szCs w:val="22"/>
            </w:rPr>
            <w:fldChar w:fldCharType="begin"/>
          </w:r>
          <w:r w:rsidR="006F1F8B">
            <w:rPr>
              <w:rFonts w:ascii="Calibri" w:eastAsia="Times New Roman" w:hAnsi="Calibri" w:cs="Times , serif"/>
              <w:szCs w:val="22"/>
            </w:rPr>
            <w:instrText xml:space="preserve"> CITATION Cli \l 2070 </w:instrText>
          </w:r>
          <w:r w:rsidR="006F1F8B">
            <w:rPr>
              <w:rFonts w:ascii="Calibri" w:eastAsia="Times New Roman" w:hAnsi="Calibri" w:cs="Times , serif"/>
              <w:szCs w:val="22"/>
            </w:rPr>
            <w:fldChar w:fldCharType="separate"/>
          </w:r>
          <w:r>
            <w:rPr>
              <w:rFonts w:ascii="Calibri" w:eastAsia="Times New Roman" w:hAnsi="Calibri" w:cs="Times , serif"/>
              <w:noProof/>
              <w:szCs w:val="22"/>
            </w:rPr>
            <w:t>(ClickUp, s.d.)</w:t>
          </w:r>
          <w:r w:rsidR="006F1F8B">
            <w:rPr>
              <w:rFonts w:ascii="Calibri" w:eastAsia="Times New Roman" w:hAnsi="Calibri" w:cs="Times , serif"/>
              <w:szCs w:val="22"/>
            </w:rPr>
            <w:fldChar w:fldCharType="end"/>
          </w:r>
        </w:sdtContent>
      </w:sdt>
    </w:p>
    <w:p w14:paraId="5157B278" w14:textId="77F31D62" w:rsidR="76C0819F" w:rsidRDefault="76C0819F" w:rsidP="128A454B">
      <w:pPr>
        <w:pStyle w:val="ListParagraph"/>
        <w:numPr>
          <w:ilvl w:val="0"/>
          <w:numId w:val="24"/>
        </w:numPr>
        <w:rPr>
          <w:rFonts w:ascii="Calibri" w:eastAsia="Times New Roman" w:hAnsi="Calibri" w:cs="Times , serif"/>
          <w:szCs w:val="22"/>
        </w:rPr>
      </w:pPr>
      <w:r w:rsidRPr="00F95945">
        <w:rPr>
          <w:rFonts w:ascii="Calibri" w:eastAsia="Times New Roman" w:hAnsi="Calibri" w:cs="Times , serif"/>
          <w:b/>
          <w:i/>
          <w:szCs w:val="22"/>
        </w:rPr>
        <w:t>P</w:t>
      </w:r>
      <w:r w:rsidR="276980F1" w:rsidRPr="00F95945">
        <w:rPr>
          <w:rFonts w:ascii="Calibri" w:eastAsia="Times New Roman" w:hAnsi="Calibri" w:cs="Times , serif"/>
          <w:b/>
          <w:i/>
          <w:szCs w:val="22"/>
        </w:rPr>
        <w:t>ipedrive</w:t>
      </w:r>
      <w:r w:rsidR="2399E651" w:rsidRPr="128A454B">
        <w:rPr>
          <w:rFonts w:ascii="Calibri" w:eastAsia="Times New Roman" w:hAnsi="Calibri" w:cs="Times , serif"/>
          <w:szCs w:val="22"/>
        </w:rPr>
        <w:t xml:space="preserve"> -</w:t>
      </w:r>
      <w:r w:rsidR="4D9E7C22" w:rsidRPr="128A454B">
        <w:rPr>
          <w:rFonts w:ascii="Calibri" w:eastAsia="Times New Roman" w:hAnsi="Calibri" w:cs="Times , serif"/>
          <w:szCs w:val="22"/>
        </w:rPr>
        <w:t xml:space="preserve"> </w:t>
      </w:r>
      <w:r w:rsidR="339CF2CF" w:rsidRPr="128A454B">
        <w:rPr>
          <w:rFonts w:ascii="Calibri" w:eastAsia="Times New Roman" w:hAnsi="Calibri" w:cs="Times , serif"/>
          <w:szCs w:val="22"/>
        </w:rPr>
        <w:t xml:space="preserve">é uma </w:t>
      </w:r>
      <w:r w:rsidR="04EE22AC" w:rsidRPr="128A454B">
        <w:rPr>
          <w:rFonts w:ascii="Calibri" w:eastAsia="Times New Roman" w:hAnsi="Calibri" w:cs="Times , serif"/>
          <w:szCs w:val="22"/>
        </w:rPr>
        <w:t xml:space="preserve">ferramenta </w:t>
      </w:r>
      <w:r w:rsidR="339CF2CF" w:rsidRPr="128A454B">
        <w:rPr>
          <w:rFonts w:ascii="Calibri" w:eastAsia="Times New Roman" w:hAnsi="Calibri" w:cs="Times , serif"/>
          <w:szCs w:val="22"/>
        </w:rPr>
        <w:t xml:space="preserve">de </w:t>
      </w:r>
      <w:r w:rsidR="339CF2CF" w:rsidRPr="00F95945">
        <w:rPr>
          <w:rFonts w:ascii="Calibri" w:eastAsia="Times New Roman" w:hAnsi="Calibri" w:cs="Times , serif"/>
          <w:b/>
          <w:szCs w:val="22"/>
        </w:rPr>
        <w:t>gestão</w:t>
      </w:r>
      <w:r w:rsidR="339CF2CF" w:rsidRPr="128A454B">
        <w:rPr>
          <w:rFonts w:ascii="Calibri" w:eastAsia="Times New Roman" w:hAnsi="Calibri" w:cs="Times , serif"/>
          <w:szCs w:val="22"/>
        </w:rPr>
        <w:t xml:space="preserve"> de </w:t>
      </w:r>
      <w:r w:rsidR="339CF2CF" w:rsidRPr="00F95945">
        <w:rPr>
          <w:rFonts w:ascii="Calibri" w:eastAsia="Times New Roman" w:hAnsi="Calibri" w:cs="Times , serif"/>
          <w:b/>
          <w:szCs w:val="22"/>
        </w:rPr>
        <w:t>relacionamento</w:t>
      </w:r>
      <w:r w:rsidR="339CF2CF" w:rsidRPr="128A454B">
        <w:rPr>
          <w:rFonts w:ascii="Calibri" w:eastAsia="Times New Roman" w:hAnsi="Calibri" w:cs="Times , serif"/>
          <w:szCs w:val="22"/>
        </w:rPr>
        <w:t xml:space="preserve"> com o cliente orientada para o negócio que também funciona como uma </w:t>
      </w:r>
      <w:r w:rsidR="339CF2CF" w:rsidRPr="00F95945">
        <w:rPr>
          <w:rFonts w:ascii="Calibri" w:eastAsia="Times New Roman" w:hAnsi="Calibri" w:cs="Times , serif"/>
          <w:b/>
          <w:szCs w:val="22"/>
        </w:rPr>
        <w:t>ferramenta</w:t>
      </w:r>
      <w:r w:rsidR="339CF2CF" w:rsidRPr="128A454B">
        <w:rPr>
          <w:rFonts w:ascii="Calibri" w:eastAsia="Times New Roman" w:hAnsi="Calibri" w:cs="Times , serif"/>
          <w:szCs w:val="22"/>
        </w:rPr>
        <w:t xml:space="preserve"> de </w:t>
      </w:r>
      <w:r w:rsidR="339CF2CF" w:rsidRPr="00F95945">
        <w:rPr>
          <w:rFonts w:ascii="Calibri" w:eastAsia="Times New Roman" w:hAnsi="Calibri" w:cs="Times , serif"/>
          <w:b/>
          <w:szCs w:val="22"/>
        </w:rPr>
        <w:t>gestão</w:t>
      </w:r>
      <w:r w:rsidR="339CF2CF" w:rsidRPr="128A454B">
        <w:rPr>
          <w:rFonts w:ascii="Calibri" w:eastAsia="Times New Roman" w:hAnsi="Calibri" w:cs="Times , serif"/>
          <w:szCs w:val="22"/>
        </w:rPr>
        <w:t xml:space="preserve"> de </w:t>
      </w:r>
      <w:r w:rsidR="339CF2CF" w:rsidRPr="00F95945">
        <w:rPr>
          <w:rFonts w:ascii="Calibri" w:eastAsia="Times New Roman" w:hAnsi="Calibri" w:cs="Times , serif"/>
          <w:b/>
          <w:szCs w:val="22"/>
        </w:rPr>
        <w:t>conta</w:t>
      </w:r>
      <w:r w:rsidR="339CF2CF" w:rsidRPr="128A454B">
        <w:rPr>
          <w:rFonts w:ascii="Calibri" w:eastAsia="Times New Roman" w:hAnsi="Calibri" w:cs="Times , serif"/>
          <w:szCs w:val="22"/>
        </w:rPr>
        <w:t xml:space="preserve"> com a </w:t>
      </w:r>
      <w:r w:rsidR="339CF2CF" w:rsidRPr="00F95945">
        <w:rPr>
          <w:rFonts w:ascii="Calibri" w:eastAsia="Times New Roman" w:hAnsi="Calibri" w:cs="Times , serif"/>
          <w:b/>
          <w:szCs w:val="22"/>
        </w:rPr>
        <w:t>capacidade</w:t>
      </w:r>
      <w:r w:rsidR="339CF2CF" w:rsidRPr="128A454B">
        <w:rPr>
          <w:rFonts w:ascii="Calibri" w:eastAsia="Times New Roman" w:hAnsi="Calibri" w:cs="Times , serif"/>
          <w:szCs w:val="22"/>
        </w:rPr>
        <w:t xml:space="preserve"> de ajudar no </w:t>
      </w:r>
      <w:r w:rsidR="339CF2CF" w:rsidRPr="00F95945">
        <w:rPr>
          <w:rFonts w:ascii="Calibri" w:eastAsia="Times New Roman" w:hAnsi="Calibri" w:cs="Times , serif"/>
          <w:b/>
          <w:i/>
          <w:szCs w:val="22"/>
        </w:rPr>
        <w:t>marketing</w:t>
      </w:r>
      <w:r w:rsidR="339CF2CF" w:rsidRPr="128A454B">
        <w:rPr>
          <w:rFonts w:ascii="Calibri" w:eastAsia="Times New Roman" w:hAnsi="Calibri" w:cs="Times , serif"/>
          <w:szCs w:val="22"/>
        </w:rPr>
        <w:t xml:space="preserve"> e em todo o processo de venda</w:t>
      </w:r>
      <w:r w:rsidR="4D9E7C22" w:rsidRPr="128A454B">
        <w:rPr>
          <w:rFonts w:ascii="Calibri" w:eastAsia="Times New Roman" w:hAnsi="Calibri" w:cs="Times , serif"/>
          <w:szCs w:val="22"/>
        </w:rPr>
        <w:t>;</w:t>
      </w:r>
      <w:r w:rsidR="006F1F8B">
        <w:rPr>
          <w:rFonts w:ascii="Calibri" w:eastAsia="Times New Roman" w:hAnsi="Calibri" w:cs="Times , serif"/>
          <w:szCs w:val="22"/>
        </w:rPr>
        <w:t xml:space="preserve"> </w:t>
      </w:r>
      <w:sdt>
        <w:sdtPr>
          <w:rPr>
            <w:rFonts w:ascii="Calibri" w:eastAsia="Times New Roman" w:hAnsi="Calibri" w:cs="Times , serif"/>
            <w:szCs w:val="22"/>
          </w:rPr>
          <w:id w:val="698198529"/>
          <w:citation/>
        </w:sdtPr>
        <w:sdtContent>
          <w:r w:rsidR="00B10E40">
            <w:rPr>
              <w:rFonts w:ascii="Calibri" w:eastAsia="Times New Roman" w:hAnsi="Calibri" w:cs="Times , serif"/>
              <w:szCs w:val="22"/>
            </w:rPr>
            <w:fldChar w:fldCharType="begin"/>
          </w:r>
          <w:r w:rsidR="00B10E40">
            <w:rPr>
              <w:rFonts w:ascii="Calibri" w:eastAsia="Times New Roman" w:hAnsi="Calibri" w:cs="Times , serif"/>
              <w:szCs w:val="22"/>
            </w:rPr>
            <w:instrText xml:space="preserve"> CITATION Pip \l 2070 </w:instrText>
          </w:r>
          <w:r w:rsidR="00B10E40">
            <w:rPr>
              <w:rFonts w:ascii="Calibri" w:eastAsia="Times New Roman" w:hAnsi="Calibri" w:cs="Times , serif"/>
              <w:szCs w:val="22"/>
            </w:rPr>
            <w:fldChar w:fldCharType="separate"/>
          </w:r>
          <w:r>
            <w:rPr>
              <w:rFonts w:ascii="Calibri" w:eastAsia="Times New Roman" w:hAnsi="Calibri" w:cs="Times , serif"/>
              <w:noProof/>
              <w:szCs w:val="22"/>
            </w:rPr>
            <w:t>(PipeDrive, s.d.)</w:t>
          </w:r>
          <w:r w:rsidR="00B10E40">
            <w:rPr>
              <w:rFonts w:ascii="Calibri" w:eastAsia="Times New Roman" w:hAnsi="Calibri" w:cs="Times , serif"/>
              <w:szCs w:val="22"/>
            </w:rPr>
            <w:fldChar w:fldCharType="end"/>
          </w:r>
        </w:sdtContent>
      </w:sdt>
    </w:p>
    <w:p w14:paraId="7041BA6F" w14:textId="62979535" w:rsidR="3D4726FE" w:rsidRDefault="3D4726FE" w:rsidP="128A454B">
      <w:pPr>
        <w:pStyle w:val="ListParagraph"/>
        <w:numPr>
          <w:ilvl w:val="0"/>
          <w:numId w:val="24"/>
        </w:numPr>
        <w:rPr>
          <w:rFonts w:ascii="Calibri" w:eastAsia="Times New Roman" w:hAnsi="Calibri" w:cs="Times , serif"/>
          <w:szCs w:val="22"/>
        </w:rPr>
      </w:pPr>
      <w:r w:rsidRPr="00F95945">
        <w:rPr>
          <w:rFonts w:ascii="Calibri" w:eastAsia="Times New Roman" w:hAnsi="Calibri" w:cs="Times , serif"/>
          <w:b/>
          <w:i/>
          <w:szCs w:val="22"/>
        </w:rPr>
        <w:t>I</w:t>
      </w:r>
      <w:r w:rsidR="276980F1" w:rsidRPr="00F95945">
        <w:rPr>
          <w:rFonts w:ascii="Calibri" w:eastAsia="Times New Roman" w:hAnsi="Calibri" w:cs="Times , serif"/>
          <w:b/>
          <w:i/>
          <w:szCs w:val="22"/>
        </w:rPr>
        <w:t>nvoice</w:t>
      </w:r>
      <w:r w:rsidR="73B36BEF" w:rsidRPr="128A454B">
        <w:rPr>
          <w:rFonts w:ascii="Calibri" w:eastAsia="Times New Roman" w:hAnsi="Calibri" w:cs="Times , serif"/>
          <w:szCs w:val="22"/>
        </w:rPr>
        <w:t xml:space="preserve"> -</w:t>
      </w:r>
      <w:r w:rsidR="04EDEC8D" w:rsidRPr="128A454B">
        <w:rPr>
          <w:rFonts w:ascii="Calibri" w:eastAsia="Times New Roman" w:hAnsi="Calibri" w:cs="Times , serif"/>
          <w:szCs w:val="22"/>
        </w:rPr>
        <w:t xml:space="preserve"> é um documento </w:t>
      </w:r>
      <w:r w:rsidR="04EDEC8D" w:rsidRPr="00F95945">
        <w:rPr>
          <w:rFonts w:ascii="Calibri" w:eastAsia="Times New Roman" w:hAnsi="Calibri" w:cs="Times , serif"/>
          <w:b/>
          <w:szCs w:val="22"/>
        </w:rPr>
        <w:t>comercial</w:t>
      </w:r>
      <w:r w:rsidR="04EDEC8D" w:rsidRPr="128A454B">
        <w:rPr>
          <w:rFonts w:ascii="Calibri" w:eastAsia="Times New Roman" w:hAnsi="Calibri" w:cs="Times , serif"/>
          <w:szCs w:val="22"/>
        </w:rPr>
        <w:t xml:space="preserve"> com carimbo </w:t>
      </w:r>
      <w:r w:rsidR="460204EE" w:rsidRPr="128A454B">
        <w:rPr>
          <w:rFonts w:ascii="Calibri" w:eastAsia="Times New Roman" w:hAnsi="Calibri" w:cs="Times , serif"/>
          <w:szCs w:val="22"/>
        </w:rPr>
        <w:t xml:space="preserve">de </w:t>
      </w:r>
      <w:r w:rsidR="460204EE" w:rsidRPr="00F95945">
        <w:rPr>
          <w:rFonts w:ascii="Calibri" w:eastAsia="Times New Roman" w:hAnsi="Calibri" w:cs="Times , serif"/>
          <w:b/>
          <w:szCs w:val="22"/>
        </w:rPr>
        <w:t>data</w:t>
      </w:r>
      <w:r w:rsidR="460204EE" w:rsidRPr="128A454B">
        <w:rPr>
          <w:rFonts w:ascii="Calibri" w:eastAsia="Times New Roman" w:hAnsi="Calibri" w:cs="Times , serif"/>
          <w:szCs w:val="22"/>
        </w:rPr>
        <w:t xml:space="preserve"> e </w:t>
      </w:r>
      <w:r w:rsidR="460204EE" w:rsidRPr="00F95945">
        <w:rPr>
          <w:rFonts w:ascii="Calibri" w:eastAsia="Times New Roman" w:hAnsi="Calibri" w:cs="Times , serif"/>
          <w:b/>
          <w:szCs w:val="22"/>
        </w:rPr>
        <w:t>hora</w:t>
      </w:r>
      <w:r w:rsidR="460204EE" w:rsidRPr="128A454B">
        <w:rPr>
          <w:rFonts w:ascii="Calibri" w:eastAsia="Times New Roman" w:hAnsi="Calibri" w:cs="Times , serif"/>
          <w:szCs w:val="22"/>
        </w:rPr>
        <w:t xml:space="preserve"> </w:t>
      </w:r>
      <w:r w:rsidR="04EDEC8D" w:rsidRPr="128A454B">
        <w:rPr>
          <w:rFonts w:ascii="Calibri" w:eastAsia="Times New Roman" w:hAnsi="Calibri" w:cs="Times , serif"/>
          <w:szCs w:val="22"/>
        </w:rPr>
        <w:t xml:space="preserve">que </w:t>
      </w:r>
      <w:r w:rsidR="6483303F" w:rsidRPr="128A454B">
        <w:rPr>
          <w:rFonts w:ascii="Calibri" w:eastAsia="Times New Roman" w:hAnsi="Calibri" w:cs="Times , serif"/>
          <w:szCs w:val="22"/>
        </w:rPr>
        <w:t>especifica</w:t>
      </w:r>
      <w:r w:rsidR="04EDEC8D" w:rsidRPr="128A454B">
        <w:rPr>
          <w:rFonts w:ascii="Calibri" w:eastAsia="Times New Roman" w:hAnsi="Calibri" w:cs="Times , serif"/>
          <w:szCs w:val="22"/>
        </w:rPr>
        <w:t xml:space="preserve"> e regista uma </w:t>
      </w:r>
      <w:r w:rsidR="04EDEC8D" w:rsidRPr="00F95945">
        <w:rPr>
          <w:rFonts w:ascii="Calibri" w:eastAsia="Times New Roman" w:hAnsi="Calibri" w:cs="Times , serif"/>
          <w:b/>
          <w:szCs w:val="22"/>
        </w:rPr>
        <w:t>transação</w:t>
      </w:r>
      <w:r w:rsidR="04EDEC8D" w:rsidRPr="128A454B">
        <w:rPr>
          <w:rFonts w:ascii="Calibri" w:eastAsia="Times New Roman" w:hAnsi="Calibri" w:cs="Times , serif"/>
          <w:szCs w:val="22"/>
        </w:rPr>
        <w:t xml:space="preserve"> entre um comprador e um vendedor.</w:t>
      </w:r>
      <w:r w:rsidR="5D5B5C5A" w:rsidRPr="128A454B">
        <w:rPr>
          <w:rFonts w:ascii="Calibri" w:eastAsia="Times New Roman" w:hAnsi="Calibri" w:cs="Times , serif"/>
          <w:szCs w:val="22"/>
        </w:rPr>
        <w:t xml:space="preserve"> </w:t>
      </w:r>
      <w:r w:rsidR="3CF47FF7" w:rsidRPr="128A454B">
        <w:rPr>
          <w:rFonts w:ascii="Calibri" w:eastAsia="Times New Roman" w:hAnsi="Calibri" w:cs="Times , serif"/>
          <w:szCs w:val="22"/>
        </w:rPr>
        <w:t xml:space="preserve">Também </w:t>
      </w:r>
      <w:r w:rsidR="5D5B5C5A" w:rsidRPr="128A454B">
        <w:rPr>
          <w:rFonts w:ascii="Calibri" w:eastAsia="Times New Roman" w:hAnsi="Calibri" w:cs="Times , serif"/>
          <w:szCs w:val="22"/>
        </w:rPr>
        <w:t xml:space="preserve">especifica os termos do </w:t>
      </w:r>
      <w:r w:rsidR="5D5B5C5A" w:rsidRPr="00F95945">
        <w:rPr>
          <w:rFonts w:ascii="Calibri" w:eastAsia="Times New Roman" w:hAnsi="Calibri" w:cs="Times , serif"/>
          <w:b/>
          <w:szCs w:val="22"/>
        </w:rPr>
        <w:t>negócio</w:t>
      </w:r>
      <w:r w:rsidR="5D5B5C5A" w:rsidRPr="128A454B">
        <w:rPr>
          <w:rFonts w:ascii="Calibri" w:eastAsia="Times New Roman" w:hAnsi="Calibri" w:cs="Times , serif"/>
          <w:szCs w:val="22"/>
        </w:rPr>
        <w:t xml:space="preserve"> e </w:t>
      </w:r>
      <w:r w:rsidR="5D5B5C5A" w:rsidRPr="00F95945">
        <w:rPr>
          <w:rFonts w:ascii="Calibri" w:eastAsia="Times New Roman" w:hAnsi="Calibri" w:cs="Times , serif"/>
          <w:b/>
          <w:szCs w:val="22"/>
        </w:rPr>
        <w:t>fornece</w:t>
      </w:r>
      <w:r w:rsidR="5D5B5C5A" w:rsidRPr="128A454B">
        <w:rPr>
          <w:rFonts w:ascii="Calibri" w:eastAsia="Times New Roman" w:hAnsi="Calibri" w:cs="Times , serif"/>
          <w:szCs w:val="22"/>
        </w:rPr>
        <w:t xml:space="preserve"> informações sobre os métodos de pagamento </w:t>
      </w:r>
      <w:r w:rsidR="5D5B5C5A" w:rsidRPr="00F95945">
        <w:rPr>
          <w:rFonts w:ascii="Calibri" w:eastAsia="Times New Roman" w:hAnsi="Calibri" w:cs="Times , serif"/>
          <w:b/>
          <w:szCs w:val="22"/>
        </w:rPr>
        <w:t>disponíveis</w:t>
      </w:r>
      <w:r w:rsidR="5D5B5C5A" w:rsidRPr="128A454B">
        <w:rPr>
          <w:rFonts w:ascii="Calibri" w:eastAsia="Times New Roman" w:hAnsi="Calibri" w:cs="Times , serif"/>
          <w:szCs w:val="22"/>
        </w:rPr>
        <w:t>.</w:t>
      </w:r>
      <w:r w:rsidR="00B10E40">
        <w:rPr>
          <w:rFonts w:ascii="Calibri" w:eastAsia="Times New Roman" w:hAnsi="Calibri" w:cs="Times , serif"/>
          <w:szCs w:val="22"/>
        </w:rPr>
        <w:t xml:space="preserve"> </w:t>
      </w:r>
      <w:sdt>
        <w:sdtPr>
          <w:rPr>
            <w:rFonts w:ascii="Calibri" w:eastAsia="Times New Roman" w:hAnsi="Calibri" w:cs="Times , serif"/>
            <w:szCs w:val="22"/>
          </w:rPr>
          <w:id w:val="-1664850415"/>
          <w:citation/>
        </w:sdtPr>
        <w:sdtContent>
          <w:r w:rsidR="00D722D4">
            <w:rPr>
              <w:rFonts w:ascii="Calibri" w:eastAsia="Times New Roman" w:hAnsi="Calibri" w:cs="Times , serif"/>
              <w:szCs w:val="22"/>
            </w:rPr>
            <w:fldChar w:fldCharType="begin"/>
          </w:r>
          <w:r w:rsidR="00D722D4">
            <w:rPr>
              <w:rFonts w:ascii="Calibri" w:eastAsia="Times New Roman" w:hAnsi="Calibri" w:cs="Times , serif"/>
              <w:szCs w:val="22"/>
            </w:rPr>
            <w:instrText xml:space="preserve"> CITATION Ada22 \l 2070 </w:instrText>
          </w:r>
          <w:r w:rsidR="00D722D4">
            <w:rPr>
              <w:rFonts w:ascii="Calibri" w:eastAsia="Times New Roman" w:hAnsi="Calibri" w:cs="Times , serif"/>
              <w:szCs w:val="22"/>
            </w:rPr>
            <w:fldChar w:fldCharType="separate"/>
          </w:r>
          <w:r>
            <w:rPr>
              <w:rFonts w:ascii="Calibri" w:eastAsia="Times New Roman" w:hAnsi="Calibri" w:cs="Times , serif"/>
              <w:noProof/>
              <w:szCs w:val="22"/>
            </w:rPr>
            <w:t>(Hayes, 2022)</w:t>
          </w:r>
          <w:r w:rsidR="00D722D4">
            <w:rPr>
              <w:rFonts w:ascii="Calibri" w:eastAsia="Times New Roman" w:hAnsi="Calibri" w:cs="Times , serif"/>
              <w:szCs w:val="22"/>
            </w:rPr>
            <w:fldChar w:fldCharType="end"/>
          </w:r>
        </w:sdtContent>
      </w:sdt>
    </w:p>
    <w:p w14:paraId="6D36BBF0" w14:textId="1EB6885A" w:rsidR="00C811F8" w:rsidRDefault="00C811F8" w:rsidP="00C811F8">
      <w:pPr>
        <w:rPr>
          <w:szCs w:val="22"/>
        </w:rPr>
      </w:pPr>
    </w:p>
    <w:p w14:paraId="05A74EC8" w14:textId="42964899" w:rsidR="00E12C8A" w:rsidRDefault="00594931" w:rsidP="00E12C8A">
      <w:pPr>
        <w:pStyle w:val="Heading2"/>
      </w:pPr>
      <w:bookmarkStart w:id="66" w:name="_Toc122008340"/>
      <w:bookmarkStart w:id="67" w:name="_Toc122190817"/>
      <w:r>
        <w:t>II:</w:t>
      </w:r>
      <w:r w:rsidR="00CA01E1">
        <w:t xml:space="preserve"> </w:t>
      </w:r>
      <w:r w:rsidR="008B0E11">
        <w:t>5</w:t>
      </w:r>
      <w:r w:rsidR="00CA01E1">
        <w:t xml:space="preserve"> </w:t>
      </w:r>
      <w:r w:rsidR="00A23FD3">
        <w:t xml:space="preserve">Gestão de </w:t>
      </w:r>
      <w:r w:rsidR="00CA01E1">
        <w:t>Pessoas</w:t>
      </w:r>
      <w:r w:rsidR="00A23FD3">
        <w:t xml:space="preserve"> e Direção</w:t>
      </w:r>
      <w:bookmarkEnd w:id="66"/>
      <w:bookmarkEnd w:id="67"/>
    </w:p>
    <w:p w14:paraId="336B8DD2" w14:textId="1E3E999A" w:rsidR="00383E7B" w:rsidRDefault="00535238" w:rsidP="00535238">
      <w:pPr>
        <w:pStyle w:val="Heading3"/>
        <w:rPr>
          <w:b w:val="0"/>
          <w:bCs/>
        </w:rPr>
      </w:pPr>
      <w:bookmarkStart w:id="68" w:name="_Toc122008341"/>
      <w:bookmarkStart w:id="69" w:name="_Toc122190818"/>
      <w:r>
        <w:t xml:space="preserve">II.5.1 </w:t>
      </w:r>
      <w:r w:rsidR="00383E7B" w:rsidRPr="00383E7B">
        <w:t xml:space="preserve">Descrição das abordagens e estilo(s) de liderança utilizados na </w:t>
      </w:r>
      <w:r w:rsidR="00383E7B" w:rsidRPr="00383E7B">
        <w:rPr>
          <w:bCs/>
        </w:rPr>
        <w:t>organização e suas implicações para a organização</w:t>
      </w:r>
      <w:bookmarkEnd w:id="68"/>
      <w:bookmarkEnd w:id="69"/>
    </w:p>
    <w:p w14:paraId="765388F0" w14:textId="77777777" w:rsidR="003C2351" w:rsidRDefault="000C24D8" w:rsidP="003C2351">
      <w:pPr>
        <w:ind w:firstLine="720"/>
      </w:pPr>
      <w:r>
        <w:t xml:space="preserve">De facto, </w:t>
      </w:r>
      <w:r w:rsidR="00027D77">
        <w:t>podemos</w:t>
      </w:r>
      <w:r>
        <w:t xml:space="preserve"> concluir </w:t>
      </w:r>
      <w:r w:rsidR="00027D77">
        <w:t>que</w:t>
      </w:r>
      <w:r>
        <w:t xml:space="preserve"> a </w:t>
      </w:r>
      <w:r>
        <w:rPr>
          <w:i/>
          <w:iCs/>
        </w:rPr>
        <w:t>Codevision</w:t>
      </w:r>
      <w:r>
        <w:rPr>
          <w:b/>
          <w:bCs/>
          <w:i/>
          <w:iCs/>
        </w:rPr>
        <w:t xml:space="preserve"> </w:t>
      </w:r>
      <w:r>
        <w:t xml:space="preserve">apresenta um estilo de </w:t>
      </w:r>
      <w:r w:rsidRPr="0029481A">
        <w:rPr>
          <w:b/>
        </w:rPr>
        <w:t>liderança</w:t>
      </w:r>
      <w:r>
        <w:t xml:space="preserve"> </w:t>
      </w:r>
      <w:r w:rsidR="00E878CF" w:rsidRPr="0029481A">
        <w:rPr>
          <w:b/>
        </w:rPr>
        <w:t>participativo</w:t>
      </w:r>
      <w:r w:rsidR="00E878CF">
        <w:t xml:space="preserve"> ou </w:t>
      </w:r>
      <w:r w:rsidR="00E878CF" w:rsidRPr="0029481A">
        <w:rPr>
          <w:b/>
        </w:rPr>
        <w:t>democrático</w:t>
      </w:r>
      <w:r w:rsidR="00E30E18">
        <w:t xml:space="preserve"> </w:t>
      </w:r>
      <w:r w:rsidR="00777B7F">
        <w:t xml:space="preserve">a partir do qual se realçam os seguintes pontos: a delegação da </w:t>
      </w:r>
      <w:r w:rsidR="00777B7F" w:rsidRPr="0029481A">
        <w:rPr>
          <w:b/>
        </w:rPr>
        <w:t>autoridade</w:t>
      </w:r>
      <w:r w:rsidR="00777B7F">
        <w:t xml:space="preserve">, </w:t>
      </w:r>
      <w:r w:rsidR="006762DF">
        <w:t xml:space="preserve">a </w:t>
      </w:r>
      <w:r w:rsidR="006762DF" w:rsidRPr="0029481A">
        <w:rPr>
          <w:b/>
        </w:rPr>
        <w:t>partilha</w:t>
      </w:r>
      <w:r w:rsidR="006762DF">
        <w:t xml:space="preserve"> e </w:t>
      </w:r>
      <w:r w:rsidR="006762DF" w:rsidRPr="0029481A">
        <w:rPr>
          <w:b/>
        </w:rPr>
        <w:t>transparência</w:t>
      </w:r>
      <w:r w:rsidR="006762DF">
        <w:t xml:space="preserve"> de informação por parte de todos os trabalhadores e também o </w:t>
      </w:r>
      <w:r w:rsidR="006762DF" w:rsidRPr="0029481A">
        <w:rPr>
          <w:b/>
          <w:i/>
        </w:rPr>
        <w:t>feedback</w:t>
      </w:r>
      <w:r w:rsidR="006762DF">
        <w:t xml:space="preserve"> fornecido por estes últimos.</w:t>
      </w:r>
      <w:r w:rsidR="00E878CF">
        <w:t xml:space="preserve"> </w:t>
      </w:r>
    </w:p>
    <w:p w14:paraId="6AC8D713" w14:textId="610D04EE" w:rsidR="00B47D14" w:rsidRDefault="00B47D14" w:rsidP="003C2351">
      <w:pPr>
        <w:ind w:firstLine="720"/>
      </w:pPr>
      <w:r>
        <w:t>Relativamente aos pontos falados anteriormente destacam-se:</w:t>
      </w:r>
    </w:p>
    <w:p w14:paraId="3BC0541A" w14:textId="0AC91204" w:rsidR="00721BF0" w:rsidRDefault="00FD6957" w:rsidP="00B47D14">
      <w:pPr>
        <w:pStyle w:val="ListParagraph"/>
        <w:numPr>
          <w:ilvl w:val="0"/>
          <w:numId w:val="23"/>
        </w:numPr>
        <w:rPr>
          <w:rFonts w:asciiTheme="minorHAnsi" w:hAnsiTheme="minorHAnsi" w:cstheme="minorBidi"/>
        </w:rPr>
      </w:pPr>
      <w:r w:rsidRPr="00B47D14">
        <w:rPr>
          <w:rFonts w:asciiTheme="minorHAnsi" w:hAnsiTheme="minorHAnsi" w:cstheme="minorBidi"/>
        </w:rPr>
        <w:t xml:space="preserve">A empresa envolve os colaboradores e técnicos na tomada de </w:t>
      </w:r>
      <w:r w:rsidRPr="0029481A">
        <w:rPr>
          <w:rFonts w:asciiTheme="minorHAnsi" w:hAnsiTheme="minorHAnsi" w:cstheme="minorBidi"/>
          <w:b/>
        </w:rPr>
        <w:t>decisões</w:t>
      </w:r>
      <w:r w:rsidRPr="00B47D14">
        <w:rPr>
          <w:rFonts w:asciiTheme="minorHAnsi" w:hAnsiTheme="minorHAnsi" w:cstheme="minorBidi"/>
        </w:rPr>
        <w:t xml:space="preserve">, cada um sabe até onde pode ir em questões de </w:t>
      </w:r>
      <w:r w:rsidRPr="0029481A">
        <w:rPr>
          <w:rFonts w:asciiTheme="minorHAnsi" w:hAnsiTheme="minorHAnsi" w:cstheme="minorBidi"/>
          <w:b/>
        </w:rPr>
        <w:t>autoridade</w:t>
      </w:r>
      <w:r w:rsidR="00DC744A">
        <w:rPr>
          <w:rFonts w:asciiTheme="minorHAnsi" w:hAnsiTheme="minorHAnsi" w:cstheme="minorBidi"/>
          <w:b/>
          <w:bCs/>
        </w:rPr>
        <w:t xml:space="preserve"> </w:t>
      </w:r>
      <w:sdt>
        <w:sdtPr>
          <w:rPr>
            <w:rFonts w:asciiTheme="minorHAnsi" w:hAnsiTheme="minorHAnsi" w:cstheme="minorBidi"/>
            <w:b/>
            <w:bCs/>
          </w:rPr>
          <w:id w:val="1717780131"/>
          <w:citation/>
        </w:sdtPr>
        <w:sdtContent>
          <w:r w:rsidR="00DC744A">
            <w:rPr>
              <w:rFonts w:asciiTheme="minorHAnsi" w:hAnsiTheme="minorHAnsi" w:cstheme="minorBidi"/>
              <w:b/>
              <w:bCs/>
            </w:rPr>
            <w:fldChar w:fldCharType="begin"/>
          </w:r>
          <w:r w:rsidR="00DC744A">
            <w:rPr>
              <w:rFonts w:asciiTheme="minorHAnsi" w:hAnsiTheme="minorHAnsi" w:cstheme="minorBidi"/>
              <w:b/>
              <w:bCs/>
            </w:rPr>
            <w:instrText xml:space="preserve"> CITATION Gom22 \l 2070 </w:instrText>
          </w:r>
          <w:r w:rsidR="00DC744A">
            <w:rPr>
              <w:rFonts w:asciiTheme="minorHAnsi" w:hAnsiTheme="minorHAnsi" w:cstheme="minorBidi"/>
              <w:b/>
              <w:bCs/>
            </w:rPr>
            <w:fldChar w:fldCharType="separate"/>
          </w:r>
          <w:r>
            <w:rPr>
              <w:rFonts w:asciiTheme="minorHAnsi" w:hAnsiTheme="minorHAnsi" w:cstheme="minorBidi"/>
              <w:noProof/>
            </w:rPr>
            <w:t>(Gomes &amp; Gomes, Segunda Entrevista Codevision, Novembro 2022)</w:t>
          </w:r>
          <w:r w:rsidR="00DC744A">
            <w:rPr>
              <w:rFonts w:asciiTheme="minorHAnsi" w:hAnsiTheme="minorHAnsi" w:cstheme="minorBidi"/>
              <w:b/>
              <w:bCs/>
            </w:rPr>
            <w:fldChar w:fldCharType="end"/>
          </w:r>
        </w:sdtContent>
      </w:sdt>
      <w:r w:rsidRPr="00B47D14">
        <w:rPr>
          <w:rFonts w:asciiTheme="minorHAnsi" w:hAnsiTheme="minorHAnsi" w:cstheme="minorBidi"/>
        </w:rPr>
        <w:t xml:space="preserve">. Há assim uma maior </w:t>
      </w:r>
      <w:r w:rsidRPr="0029481A">
        <w:rPr>
          <w:rFonts w:asciiTheme="minorHAnsi" w:hAnsiTheme="minorHAnsi" w:cstheme="minorBidi"/>
          <w:b/>
        </w:rPr>
        <w:t>flexibilidade</w:t>
      </w:r>
      <w:r w:rsidRPr="00B47D14">
        <w:rPr>
          <w:rFonts w:asciiTheme="minorHAnsi" w:hAnsiTheme="minorHAnsi" w:cstheme="minorBidi"/>
        </w:rPr>
        <w:t xml:space="preserve"> e uma capacidade de </w:t>
      </w:r>
      <w:r w:rsidRPr="009D5E3C">
        <w:rPr>
          <w:rFonts w:asciiTheme="minorHAnsi" w:hAnsiTheme="minorHAnsi" w:cstheme="minorBidi"/>
          <w:b/>
        </w:rPr>
        <w:t>resposta</w:t>
      </w:r>
      <w:r w:rsidRPr="00B47D14">
        <w:rPr>
          <w:rFonts w:asciiTheme="minorHAnsi" w:hAnsiTheme="minorHAnsi" w:cstheme="minorBidi"/>
        </w:rPr>
        <w:t xml:space="preserve"> maior na medida em que não é necessário o </w:t>
      </w:r>
      <w:r w:rsidRPr="009D5E3C">
        <w:rPr>
          <w:rFonts w:asciiTheme="minorHAnsi" w:hAnsiTheme="minorHAnsi" w:cstheme="minorBidi"/>
          <w:b/>
        </w:rPr>
        <w:t>tempo</w:t>
      </w:r>
      <w:r w:rsidRPr="00B47D14">
        <w:rPr>
          <w:rFonts w:asciiTheme="minorHAnsi" w:hAnsiTheme="minorHAnsi" w:cstheme="minorBidi"/>
        </w:rPr>
        <w:t xml:space="preserve"> de espera da resposta de alguém com um cargo superior</w:t>
      </w:r>
      <w:r w:rsidR="00FE1CA1">
        <w:rPr>
          <w:rFonts w:asciiTheme="minorHAnsi" w:hAnsiTheme="minorHAnsi" w:cstheme="minorBidi"/>
        </w:rPr>
        <w:t>;</w:t>
      </w:r>
    </w:p>
    <w:p w14:paraId="7F6DB7CA" w14:textId="76A9D6C0" w:rsidR="00FD6957" w:rsidRDefault="00EF5E27" w:rsidP="00B47D14">
      <w:pPr>
        <w:pStyle w:val="ListParagraph"/>
        <w:numPr>
          <w:ilvl w:val="0"/>
          <w:numId w:val="23"/>
        </w:numPr>
        <w:rPr>
          <w:rFonts w:asciiTheme="minorHAnsi" w:hAnsiTheme="minorHAnsi" w:cstheme="minorHAnsi"/>
        </w:rPr>
      </w:pPr>
      <w:r w:rsidRPr="00B47D14">
        <w:rPr>
          <w:rFonts w:asciiTheme="minorHAnsi" w:hAnsiTheme="minorHAnsi" w:cstheme="minorHAnsi"/>
        </w:rPr>
        <w:t xml:space="preserve">Sem dúvida que </w:t>
      </w:r>
      <w:r w:rsidR="00A066CD" w:rsidRPr="00B47D14">
        <w:rPr>
          <w:rFonts w:asciiTheme="minorHAnsi" w:hAnsiTheme="minorHAnsi" w:cstheme="minorHAnsi"/>
        </w:rPr>
        <w:t xml:space="preserve">o </w:t>
      </w:r>
      <w:r w:rsidR="00A066CD" w:rsidRPr="009D5E3C">
        <w:rPr>
          <w:rFonts w:asciiTheme="minorHAnsi" w:hAnsiTheme="minorHAnsi" w:cstheme="minorHAnsi"/>
          <w:b/>
          <w:i/>
        </w:rPr>
        <w:t>feedback</w:t>
      </w:r>
      <w:r w:rsidR="00A066CD" w:rsidRPr="00B47D14">
        <w:rPr>
          <w:rFonts w:asciiTheme="minorHAnsi" w:hAnsiTheme="minorHAnsi" w:cstheme="minorHAnsi"/>
        </w:rPr>
        <w:t xml:space="preserve"> dado pela equipa é algo muito presente durante todo o trabalho realizado. </w:t>
      </w:r>
      <w:r w:rsidR="00EC1CC6" w:rsidRPr="00B47D14">
        <w:rPr>
          <w:rFonts w:asciiTheme="minorHAnsi" w:hAnsiTheme="minorHAnsi" w:cstheme="minorHAnsi"/>
        </w:rPr>
        <w:t xml:space="preserve">Este mesmo acontece diariamente </w:t>
      </w:r>
      <w:r w:rsidR="00EA28A0">
        <w:rPr>
          <w:rFonts w:asciiTheme="minorHAnsi" w:hAnsiTheme="minorHAnsi" w:cstheme="minorHAnsi"/>
        </w:rPr>
        <w:t xml:space="preserve">nas </w:t>
      </w:r>
      <w:r w:rsidR="00EA28A0" w:rsidRPr="009D5E3C">
        <w:rPr>
          <w:rFonts w:asciiTheme="minorHAnsi" w:hAnsiTheme="minorHAnsi" w:cstheme="minorHAnsi"/>
          <w:b/>
          <w:i/>
        </w:rPr>
        <w:t>daily</w:t>
      </w:r>
      <w:r w:rsidR="00EA28A0" w:rsidRPr="00EA28A0">
        <w:rPr>
          <w:rFonts w:asciiTheme="minorHAnsi" w:hAnsiTheme="minorHAnsi" w:cstheme="minorHAnsi"/>
          <w:i/>
          <w:iCs/>
        </w:rPr>
        <w:t xml:space="preserve"> </w:t>
      </w:r>
      <w:r w:rsidR="00EA28A0" w:rsidRPr="009D5E3C">
        <w:rPr>
          <w:rFonts w:asciiTheme="minorHAnsi" w:hAnsiTheme="minorHAnsi" w:cstheme="minorHAnsi"/>
          <w:b/>
          <w:i/>
        </w:rPr>
        <w:t>meetings</w:t>
      </w:r>
      <w:r w:rsidR="00EA28A0">
        <w:rPr>
          <w:rFonts w:asciiTheme="minorHAnsi" w:hAnsiTheme="minorHAnsi" w:cstheme="minorHAnsi"/>
          <w:i/>
          <w:iCs/>
        </w:rPr>
        <w:t xml:space="preserve"> </w:t>
      </w:r>
      <w:r w:rsidR="00EA28A0">
        <w:rPr>
          <w:rFonts w:asciiTheme="minorHAnsi" w:hAnsiTheme="minorHAnsi" w:cstheme="minorHAnsi"/>
        </w:rPr>
        <w:t xml:space="preserve">onde </w:t>
      </w:r>
      <w:r w:rsidR="00D14CEA">
        <w:rPr>
          <w:rFonts w:asciiTheme="minorHAnsi" w:hAnsiTheme="minorHAnsi" w:cstheme="minorHAnsi"/>
        </w:rPr>
        <w:t xml:space="preserve">se </w:t>
      </w:r>
      <w:r w:rsidR="00FA5F0F">
        <w:rPr>
          <w:rFonts w:asciiTheme="minorHAnsi" w:hAnsiTheme="minorHAnsi" w:cstheme="minorHAnsi"/>
        </w:rPr>
        <w:t xml:space="preserve">informa o resto da equipa </w:t>
      </w:r>
      <w:r w:rsidR="00FA5F0F" w:rsidRPr="009D5E3C">
        <w:rPr>
          <w:rFonts w:asciiTheme="minorHAnsi" w:hAnsiTheme="minorHAnsi" w:cstheme="minorHAnsi"/>
          <w:b/>
        </w:rPr>
        <w:t>o que se tem feito</w:t>
      </w:r>
      <w:r w:rsidR="00FA5F0F">
        <w:rPr>
          <w:rFonts w:asciiTheme="minorHAnsi" w:hAnsiTheme="minorHAnsi" w:cstheme="minorHAnsi"/>
        </w:rPr>
        <w:t xml:space="preserve">, </w:t>
      </w:r>
      <w:r w:rsidR="00FA5F0F" w:rsidRPr="009D5E3C">
        <w:rPr>
          <w:rFonts w:asciiTheme="minorHAnsi" w:hAnsiTheme="minorHAnsi" w:cstheme="minorHAnsi"/>
          <w:b/>
        </w:rPr>
        <w:t>o que se vai fazer</w:t>
      </w:r>
      <w:r w:rsidR="00FA5F0F">
        <w:rPr>
          <w:rFonts w:asciiTheme="minorHAnsi" w:hAnsiTheme="minorHAnsi" w:cstheme="minorHAnsi"/>
        </w:rPr>
        <w:t xml:space="preserve"> mas também as </w:t>
      </w:r>
      <w:r w:rsidR="00FA5F0F" w:rsidRPr="009D5E3C">
        <w:rPr>
          <w:rFonts w:asciiTheme="minorHAnsi" w:hAnsiTheme="minorHAnsi" w:cstheme="minorHAnsi"/>
          <w:b/>
        </w:rPr>
        <w:t>di</w:t>
      </w:r>
      <w:r w:rsidR="00B45860" w:rsidRPr="009D5E3C">
        <w:rPr>
          <w:rFonts w:asciiTheme="minorHAnsi" w:hAnsiTheme="minorHAnsi" w:cstheme="minorHAnsi"/>
          <w:b/>
        </w:rPr>
        <w:t>ficuldades</w:t>
      </w:r>
      <w:r w:rsidR="00B45860">
        <w:rPr>
          <w:rFonts w:asciiTheme="minorHAnsi" w:hAnsiTheme="minorHAnsi" w:cstheme="minorHAnsi"/>
        </w:rPr>
        <w:t xml:space="preserve"> </w:t>
      </w:r>
      <w:r w:rsidR="00784093">
        <w:rPr>
          <w:rFonts w:asciiTheme="minorHAnsi" w:hAnsiTheme="minorHAnsi" w:cstheme="minorHAnsi"/>
        </w:rPr>
        <w:t xml:space="preserve">que </w:t>
      </w:r>
      <w:r w:rsidR="00FE1CA1">
        <w:rPr>
          <w:rFonts w:asciiTheme="minorHAnsi" w:hAnsiTheme="minorHAnsi" w:cstheme="minorHAnsi"/>
        </w:rPr>
        <w:t>cada um tem;</w:t>
      </w:r>
    </w:p>
    <w:p w14:paraId="61808104" w14:textId="4B1D1558" w:rsidR="00FE1CA1" w:rsidRPr="00B47D14" w:rsidRDefault="00934672" w:rsidP="00B47D14">
      <w:pPr>
        <w:pStyle w:val="ListParagraph"/>
        <w:numPr>
          <w:ilvl w:val="0"/>
          <w:numId w:val="23"/>
        </w:numPr>
        <w:rPr>
          <w:rFonts w:asciiTheme="minorHAnsi" w:hAnsiTheme="minorHAnsi" w:cstheme="minorHAnsi"/>
        </w:rPr>
      </w:pPr>
      <w:r>
        <w:rPr>
          <w:rFonts w:asciiTheme="minorHAnsi" w:hAnsiTheme="minorHAnsi" w:cstheme="minorHAnsi"/>
        </w:rPr>
        <w:t xml:space="preserve">Nestas mesmas </w:t>
      </w:r>
      <w:r w:rsidRPr="009D5E3C">
        <w:rPr>
          <w:rFonts w:asciiTheme="minorHAnsi" w:hAnsiTheme="minorHAnsi" w:cstheme="minorHAnsi"/>
          <w:b/>
          <w:i/>
        </w:rPr>
        <w:t>daily meetings</w:t>
      </w:r>
      <w:r>
        <w:rPr>
          <w:rFonts w:asciiTheme="minorHAnsi" w:hAnsiTheme="minorHAnsi" w:cstheme="minorHAnsi"/>
          <w:i/>
          <w:iCs/>
        </w:rPr>
        <w:t xml:space="preserve"> </w:t>
      </w:r>
      <w:r>
        <w:rPr>
          <w:rFonts w:asciiTheme="minorHAnsi" w:hAnsiTheme="minorHAnsi" w:cstheme="minorHAnsi"/>
        </w:rPr>
        <w:t>há a partilha de informação por parte de cada trabalhador</w:t>
      </w:r>
      <w:r w:rsidR="00AB0CD5">
        <w:rPr>
          <w:rFonts w:asciiTheme="minorHAnsi" w:hAnsiTheme="minorHAnsi" w:cstheme="minorHAnsi"/>
        </w:rPr>
        <w:t xml:space="preserve"> acerca do </w:t>
      </w:r>
      <w:r w:rsidR="00AB0CD5" w:rsidRPr="009D5E3C">
        <w:rPr>
          <w:rFonts w:asciiTheme="minorHAnsi" w:hAnsiTheme="minorHAnsi" w:cstheme="minorHAnsi"/>
          <w:b/>
        </w:rPr>
        <w:t xml:space="preserve">ponto </w:t>
      </w:r>
      <w:r w:rsidR="00814EFB" w:rsidRPr="009D5E3C">
        <w:rPr>
          <w:rFonts w:asciiTheme="minorHAnsi" w:hAnsiTheme="minorHAnsi" w:cstheme="minorHAnsi"/>
          <w:b/>
        </w:rPr>
        <w:t>onde se encontra</w:t>
      </w:r>
      <w:r w:rsidR="00814EFB">
        <w:rPr>
          <w:rFonts w:asciiTheme="minorHAnsi" w:hAnsiTheme="minorHAnsi" w:cstheme="minorHAnsi"/>
        </w:rPr>
        <w:t xml:space="preserve"> no que toca ao trabalho. De realçar </w:t>
      </w:r>
      <w:r w:rsidR="00814EFB">
        <w:rPr>
          <w:rFonts w:asciiTheme="minorHAnsi" w:hAnsiTheme="minorHAnsi" w:cstheme="minorHAnsi"/>
        </w:rPr>
        <w:lastRenderedPageBreak/>
        <w:t xml:space="preserve">também o sentimento de </w:t>
      </w:r>
      <w:r w:rsidR="00F7168C" w:rsidRPr="009D5E3C">
        <w:rPr>
          <w:rFonts w:asciiTheme="minorHAnsi" w:hAnsiTheme="minorHAnsi" w:cstheme="minorHAnsi"/>
          <w:b/>
        </w:rPr>
        <w:t>entreajuda</w:t>
      </w:r>
      <w:r w:rsidR="00E13699">
        <w:rPr>
          <w:rFonts w:asciiTheme="minorHAnsi" w:hAnsiTheme="minorHAnsi" w:cstheme="minorHAnsi"/>
        </w:rPr>
        <w:t xml:space="preserve"> </w:t>
      </w:r>
      <w:r w:rsidR="00D40964">
        <w:rPr>
          <w:rFonts w:asciiTheme="minorHAnsi" w:hAnsiTheme="minorHAnsi" w:cstheme="minorHAnsi"/>
        </w:rPr>
        <w:t xml:space="preserve">entre todos </w:t>
      </w:r>
      <w:r w:rsidR="005B2583">
        <w:rPr>
          <w:rFonts w:asciiTheme="minorHAnsi" w:hAnsiTheme="minorHAnsi" w:cstheme="minorHAnsi"/>
        </w:rPr>
        <w:t xml:space="preserve">no que toca às </w:t>
      </w:r>
      <w:r w:rsidR="005B2583" w:rsidRPr="009D5E3C">
        <w:rPr>
          <w:rFonts w:asciiTheme="minorHAnsi" w:hAnsiTheme="minorHAnsi" w:cstheme="minorHAnsi"/>
          <w:b/>
        </w:rPr>
        <w:t>dificuldades</w:t>
      </w:r>
      <w:r w:rsidR="005B2583">
        <w:rPr>
          <w:rFonts w:asciiTheme="minorHAnsi" w:hAnsiTheme="minorHAnsi" w:cstheme="minorHAnsi"/>
        </w:rPr>
        <w:t xml:space="preserve"> </w:t>
      </w:r>
      <w:r w:rsidR="001806C3">
        <w:rPr>
          <w:rFonts w:asciiTheme="minorHAnsi" w:hAnsiTheme="minorHAnsi" w:cstheme="minorHAnsi"/>
        </w:rPr>
        <w:t>presentes</w:t>
      </w:r>
      <w:r w:rsidR="004657CB">
        <w:rPr>
          <w:rFonts w:asciiTheme="minorHAnsi" w:hAnsiTheme="minorHAnsi" w:cstheme="minorHAnsi"/>
        </w:rPr>
        <w:t>.</w:t>
      </w:r>
    </w:p>
    <w:p w14:paraId="29C2DF6C" w14:textId="77777777" w:rsidR="00EA28A0" w:rsidRDefault="00EA28A0" w:rsidP="00FC2EFA">
      <w:pPr>
        <w:ind w:firstLine="720"/>
      </w:pPr>
    </w:p>
    <w:p w14:paraId="34356EBC" w14:textId="1FB55B66" w:rsidR="000C24D8" w:rsidRPr="000C24D8" w:rsidRDefault="00FD6957" w:rsidP="00FC2EFA">
      <w:pPr>
        <w:ind w:firstLine="720"/>
      </w:pPr>
      <w:r>
        <w:t xml:space="preserve">Sem dúvida que este estilo de liderança traz </w:t>
      </w:r>
      <w:r w:rsidRPr="009D5E3C">
        <w:rPr>
          <w:b/>
        </w:rPr>
        <w:t>implicações</w:t>
      </w:r>
      <w:r>
        <w:t xml:space="preserve"> </w:t>
      </w:r>
      <w:r w:rsidRPr="009D5E3C">
        <w:rPr>
          <w:b/>
        </w:rPr>
        <w:t>positivas</w:t>
      </w:r>
      <w:r>
        <w:t xml:space="preserve">. Na </w:t>
      </w:r>
      <w:r w:rsidR="00FC2EFA" w:rsidRPr="00FC2EFA">
        <w:rPr>
          <w:i/>
          <w:iCs/>
        </w:rPr>
        <w:t>Codevision</w:t>
      </w:r>
      <w:r w:rsidR="00FC2EFA">
        <w:t xml:space="preserve"> </w:t>
      </w:r>
      <w:r w:rsidR="00D94825">
        <w:t xml:space="preserve">nunca </w:t>
      </w:r>
      <w:r>
        <w:t xml:space="preserve">se está dependente das </w:t>
      </w:r>
      <w:r w:rsidRPr="009D5E3C">
        <w:rPr>
          <w:b/>
        </w:rPr>
        <w:t>administrações</w:t>
      </w:r>
      <w:r>
        <w:t xml:space="preserve"> para se tomar </w:t>
      </w:r>
      <w:r w:rsidRPr="009D5E3C">
        <w:rPr>
          <w:b/>
        </w:rPr>
        <w:t>decisões</w:t>
      </w:r>
      <w:r w:rsidR="00ED5F5E">
        <w:rPr>
          <w:b/>
          <w:bCs/>
        </w:rPr>
        <w:t xml:space="preserve"> </w:t>
      </w:r>
      <w:sdt>
        <w:sdtPr>
          <w:rPr>
            <w:b/>
            <w:bCs/>
          </w:rPr>
          <w:id w:val="-1381161861"/>
          <w:citation/>
        </w:sdtPr>
        <w:sdtContent>
          <w:r w:rsidR="00ED5F5E">
            <w:rPr>
              <w:b/>
              <w:bCs/>
            </w:rPr>
            <w:fldChar w:fldCharType="begin"/>
          </w:r>
          <w:r w:rsidR="00ED5F5E">
            <w:rPr>
              <w:b/>
              <w:bCs/>
            </w:rPr>
            <w:instrText xml:space="preserve"> CITATION Gom22 \l 2070 </w:instrText>
          </w:r>
          <w:r w:rsidR="00ED5F5E">
            <w:rPr>
              <w:b/>
              <w:bCs/>
            </w:rPr>
            <w:fldChar w:fldCharType="separate"/>
          </w:r>
          <w:r>
            <w:rPr>
              <w:noProof/>
            </w:rPr>
            <w:t>(Gomes &amp; Gomes, Segunda Entrevista Codevision, Novembro 2022)</w:t>
          </w:r>
          <w:r w:rsidR="00ED5F5E">
            <w:rPr>
              <w:b/>
              <w:bCs/>
            </w:rPr>
            <w:fldChar w:fldCharType="end"/>
          </w:r>
        </w:sdtContent>
      </w:sdt>
      <w:r>
        <w:t xml:space="preserve">. </w:t>
      </w:r>
      <w:r w:rsidR="00FC2EFA">
        <w:t>Atualmente, o</w:t>
      </w:r>
      <w:r>
        <w:t xml:space="preserve"> que diferencia as empresas</w:t>
      </w:r>
      <w:r w:rsidR="00FC2EFA">
        <w:t xml:space="preserve"> é </w:t>
      </w:r>
      <w:r w:rsidRPr="009D5E3C">
        <w:rPr>
          <w:b/>
        </w:rPr>
        <w:t>capacidade</w:t>
      </w:r>
      <w:r>
        <w:t xml:space="preserve"> </w:t>
      </w:r>
      <w:r w:rsidRPr="009D5E3C">
        <w:rPr>
          <w:b/>
        </w:rPr>
        <w:t>de resposta</w:t>
      </w:r>
      <w:r>
        <w:t xml:space="preserve">. Se se está muito tempo à espera de uma decisão para se agir anda-se a correr atrás do </w:t>
      </w:r>
      <w:r w:rsidRPr="009D5E3C">
        <w:rPr>
          <w:b/>
        </w:rPr>
        <w:t>prejuízo</w:t>
      </w:r>
      <w:r>
        <w:t xml:space="preserve">. O confronto com aquilo que a empresa espera de cada departamento e/ou técnico e até onde podem ir tornam as coisas muito </w:t>
      </w:r>
      <w:r w:rsidRPr="009D5E3C">
        <w:rPr>
          <w:b/>
        </w:rPr>
        <w:t>claras</w:t>
      </w:r>
      <w:r>
        <w:t xml:space="preserve">. Há toda uma </w:t>
      </w:r>
      <w:r w:rsidRPr="009D5E3C">
        <w:rPr>
          <w:b/>
        </w:rPr>
        <w:t>agilidade</w:t>
      </w:r>
      <w:r>
        <w:t xml:space="preserve"> de resposta, são efetivamente muito </w:t>
      </w:r>
      <w:r w:rsidRPr="009D5E3C">
        <w:rPr>
          <w:b/>
        </w:rPr>
        <w:t>rápidos</w:t>
      </w:r>
      <w:r>
        <w:t xml:space="preserve">. Isto tem muito a ver com a necessidade de se ajustarem à </w:t>
      </w:r>
      <w:r w:rsidRPr="009D5E3C">
        <w:rPr>
          <w:b/>
        </w:rPr>
        <w:t>mudança</w:t>
      </w:r>
      <w:r>
        <w:t xml:space="preserve"> porque têm esta </w:t>
      </w:r>
      <w:r w:rsidRPr="009D5E3C">
        <w:rPr>
          <w:b/>
        </w:rPr>
        <w:t>flexibilidade</w:t>
      </w:r>
      <w:r>
        <w:t>.</w:t>
      </w:r>
      <w:r w:rsidR="00BB29EA">
        <w:t xml:space="preserve"> Na </w:t>
      </w:r>
      <w:r w:rsidR="00BB29EA" w:rsidRPr="00BB29EA">
        <w:rPr>
          <w:i/>
          <w:iCs/>
        </w:rPr>
        <w:t>Codevision</w:t>
      </w:r>
      <w:r w:rsidR="00BB29EA">
        <w:t>, h</w:t>
      </w:r>
      <w:r w:rsidRPr="00BB29EA">
        <w:t>á</w:t>
      </w:r>
      <w:r>
        <w:t xml:space="preserve"> </w:t>
      </w:r>
      <w:r w:rsidR="00BB29EA">
        <w:t>relativamente poucos</w:t>
      </w:r>
      <w:r>
        <w:t xml:space="preserve"> anos</w:t>
      </w:r>
      <w:r w:rsidR="00BB29EA">
        <w:t>,</w:t>
      </w:r>
      <w:r>
        <w:t xml:space="preserve"> todas as decisões passavam pelo </w:t>
      </w:r>
      <w:r w:rsidRPr="009D5E3C">
        <w:rPr>
          <w:b/>
          <w:i/>
        </w:rPr>
        <w:t>CEO</w:t>
      </w:r>
      <w:r w:rsidR="00BB29EA">
        <w:t>. M</w:t>
      </w:r>
      <w:r>
        <w:t xml:space="preserve">esmo uma compra banal para a empresa teria de passar pela </w:t>
      </w:r>
      <w:r w:rsidRPr="009D5E3C">
        <w:rPr>
          <w:b/>
        </w:rPr>
        <w:t>autorização</w:t>
      </w:r>
      <w:r>
        <w:t xml:space="preserve"> deste cargo elevado. Não era nada </w:t>
      </w:r>
      <w:r w:rsidRPr="009D5E3C">
        <w:rPr>
          <w:b/>
        </w:rPr>
        <w:t>prático</w:t>
      </w:r>
      <w:r>
        <w:t xml:space="preserve"> (p</w:t>
      </w:r>
      <w:r w:rsidR="00BB29EA">
        <w:t xml:space="preserve">or </w:t>
      </w:r>
      <w:r>
        <w:t>e</w:t>
      </w:r>
      <w:r w:rsidR="00BB29EA">
        <w:t>xemplo:</w:t>
      </w:r>
      <w:r>
        <w:t xml:space="preserve"> o </w:t>
      </w:r>
      <w:r w:rsidRPr="00B72253">
        <w:rPr>
          <w:i/>
          <w:iCs/>
        </w:rPr>
        <w:t>CEO</w:t>
      </w:r>
      <w:r>
        <w:t xml:space="preserve"> </w:t>
      </w:r>
      <w:r w:rsidR="00BB29EA">
        <w:t>estava</w:t>
      </w:r>
      <w:r>
        <w:t xml:space="preserve"> ausente e </w:t>
      </w:r>
      <w:r w:rsidR="00F26C0B">
        <w:t>era</w:t>
      </w:r>
      <w:r>
        <w:t xml:space="preserve"> necessário à empresa uma espera maior devido a motivos como férias, fuso horários diferentes, etc).</w:t>
      </w:r>
    </w:p>
    <w:p w14:paraId="69EF55E1" w14:textId="77777777" w:rsidR="00383E7B" w:rsidRPr="00383E7B" w:rsidRDefault="00383E7B" w:rsidP="00383E7B">
      <w:pPr>
        <w:rPr>
          <w:b/>
          <w:bCs/>
        </w:rPr>
      </w:pPr>
    </w:p>
    <w:p w14:paraId="25A2A4DB" w14:textId="5C44C78E" w:rsidR="002F3339" w:rsidRDefault="00581EA4" w:rsidP="00581EA4">
      <w:pPr>
        <w:pStyle w:val="Heading3"/>
        <w:rPr>
          <w:rFonts w:eastAsia="Calibri" w:cs="Calibri"/>
          <w:b w:val="0"/>
          <w:bCs/>
        </w:rPr>
      </w:pPr>
      <w:bookmarkStart w:id="70" w:name="_Toc122008342"/>
      <w:bookmarkStart w:id="71" w:name="_Toc122190819"/>
      <w:r>
        <w:t xml:space="preserve">II.5.2 </w:t>
      </w:r>
      <w:r w:rsidR="002F3339" w:rsidRPr="128A454B">
        <w:t>P</w:t>
      </w:r>
      <w:r w:rsidR="38B5186F" w:rsidRPr="128A454B">
        <w:rPr>
          <w:rFonts w:eastAsia="Calibri" w:cs="Calibri"/>
          <w:bCs/>
          <w:szCs w:val="22"/>
        </w:rPr>
        <w:t>ráticas de motivação</w:t>
      </w:r>
      <w:bookmarkEnd w:id="70"/>
      <w:bookmarkEnd w:id="71"/>
    </w:p>
    <w:p w14:paraId="68E1E041" w14:textId="57E9183D" w:rsidR="47133D2D" w:rsidRDefault="47133D2D" w:rsidP="6DE73B90">
      <w:pPr>
        <w:ind w:firstLine="720"/>
        <w:rPr>
          <w:rFonts w:eastAsia="Calibri" w:cs="Calibri"/>
        </w:rPr>
      </w:pPr>
      <w:r w:rsidRPr="6DE73B90">
        <w:rPr>
          <w:rFonts w:eastAsia="Calibri" w:cs="Calibri"/>
        </w:rPr>
        <w:t xml:space="preserve">Em termos de práticas de </w:t>
      </w:r>
      <w:r w:rsidRPr="00F95945">
        <w:rPr>
          <w:rFonts w:eastAsia="Calibri" w:cs="Calibri"/>
          <w:b/>
        </w:rPr>
        <w:t>motivação</w:t>
      </w:r>
      <w:r w:rsidRPr="6DE73B90">
        <w:rPr>
          <w:rFonts w:eastAsia="Calibri" w:cs="Calibri"/>
        </w:rPr>
        <w:t xml:space="preserve"> existe um sistema de recompensa</w:t>
      </w:r>
      <w:r w:rsidR="759DC880" w:rsidRPr="6DE73B90">
        <w:rPr>
          <w:rFonts w:eastAsia="Calibri" w:cs="Calibri"/>
        </w:rPr>
        <w:t xml:space="preserve"> </w:t>
      </w:r>
      <w:r w:rsidR="7E13C90D" w:rsidRPr="6DE73B90">
        <w:rPr>
          <w:rFonts w:eastAsia="Calibri" w:cs="Calibri"/>
        </w:rPr>
        <w:t xml:space="preserve">onde </w:t>
      </w:r>
      <w:r w:rsidR="00F95945">
        <w:rPr>
          <w:rFonts w:eastAsia="Calibri" w:cs="Calibri"/>
        </w:rPr>
        <w:t>são</w:t>
      </w:r>
      <w:r w:rsidR="759DC880" w:rsidRPr="642B7812">
        <w:rPr>
          <w:rFonts w:eastAsia="Calibri" w:cs="Calibri"/>
        </w:rPr>
        <w:t xml:space="preserve"> </w:t>
      </w:r>
      <w:r w:rsidR="6D3732E6" w:rsidRPr="642B7812">
        <w:rPr>
          <w:rFonts w:eastAsia="Calibri" w:cs="Calibri"/>
        </w:rPr>
        <w:t>atribuído</w:t>
      </w:r>
      <w:r w:rsidR="00F95945">
        <w:rPr>
          <w:rFonts w:eastAsia="Calibri" w:cs="Calibri"/>
        </w:rPr>
        <w:t>s</w:t>
      </w:r>
      <w:r w:rsidR="1B802B6C" w:rsidRPr="6DE73B90">
        <w:rPr>
          <w:rFonts w:eastAsia="Calibri" w:cs="Calibri"/>
        </w:rPr>
        <w:t xml:space="preserve"> </w:t>
      </w:r>
      <w:r w:rsidR="111ADE85" w:rsidRPr="00F95945">
        <w:rPr>
          <w:rFonts w:eastAsia="Calibri" w:cs="Calibri"/>
          <w:b/>
        </w:rPr>
        <w:t>prémios</w:t>
      </w:r>
      <w:r w:rsidR="1B802B6C" w:rsidRPr="6DE73B90">
        <w:rPr>
          <w:rFonts w:eastAsia="Calibri" w:cs="Calibri"/>
        </w:rPr>
        <w:t xml:space="preserve"> </w:t>
      </w:r>
      <w:r w:rsidR="759DC880" w:rsidRPr="6DE73B90">
        <w:rPr>
          <w:rFonts w:eastAsia="Calibri" w:cs="Calibri"/>
        </w:rPr>
        <w:t xml:space="preserve">aos colaboradores, um </w:t>
      </w:r>
      <w:r w:rsidR="723647A3" w:rsidRPr="6DE73B90">
        <w:rPr>
          <w:rFonts w:eastAsia="Calibri" w:cs="Calibri"/>
        </w:rPr>
        <w:t>bónus</w:t>
      </w:r>
      <w:r w:rsidR="759DC880" w:rsidRPr="6DE73B90">
        <w:rPr>
          <w:rFonts w:eastAsia="Calibri" w:cs="Calibri"/>
        </w:rPr>
        <w:t xml:space="preserve"> </w:t>
      </w:r>
      <w:r w:rsidR="07CF5321" w:rsidRPr="6DE73B90">
        <w:rPr>
          <w:rFonts w:eastAsia="Calibri" w:cs="Calibri"/>
        </w:rPr>
        <w:t xml:space="preserve">que depende </w:t>
      </w:r>
      <w:r w:rsidR="759DC880" w:rsidRPr="6DE73B90">
        <w:rPr>
          <w:rFonts w:eastAsia="Calibri" w:cs="Calibri"/>
        </w:rPr>
        <w:t>d</w:t>
      </w:r>
      <w:r w:rsidR="063E6625" w:rsidRPr="6DE73B90">
        <w:rPr>
          <w:rFonts w:eastAsia="Calibri" w:cs="Calibri"/>
        </w:rPr>
        <w:t xml:space="preserve">a </w:t>
      </w:r>
      <w:r w:rsidR="31718B1C" w:rsidRPr="00F95945">
        <w:rPr>
          <w:rFonts w:eastAsia="Calibri" w:cs="Calibri"/>
          <w:b/>
        </w:rPr>
        <w:t>avaliação</w:t>
      </w:r>
      <w:r w:rsidR="063E6625" w:rsidRPr="6DE73B90">
        <w:rPr>
          <w:rFonts w:eastAsia="Calibri" w:cs="Calibri"/>
        </w:rPr>
        <w:t xml:space="preserve"> de </w:t>
      </w:r>
      <w:r w:rsidR="379EF034" w:rsidRPr="00F95945">
        <w:rPr>
          <w:rFonts w:eastAsia="Calibri" w:cs="Calibri"/>
          <w:b/>
        </w:rPr>
        <w:t>desempenho</w:t>
      </w:r>
      <w:r w:rsidR="379EF034" w:rsidRPr="6DE73B90">
        <w:rPr>
          <w:rFonts w:eastAsia="Calibri" w:cs="Calibri"/>
        </w:rPr>
        <w:t>.</w:t>
      </w:r>
      <w:r w:rsidR="444E8AB2" w:rsidRPr="6DE73B90">
        <w:rPr>
          <w:rFonts w:eastAsia="Calibri" w:cs="Calibri"/>
        </w:rPr>
        <w:t xml:space="preserve"> </w:t>
      </w:r>
      <w:r w:rsidR="00F95945">
        <w:rPr>
          <w:rFonts w:eastAsia="Calibri" w:cs="Calibri"/>
        </w:rPr>
        <w:t>São</w:t>
      </w:r>
      <w:r w:rsidR="2422C8A3" w:rsidRPr="642B7812">
        <w:rPr>
          <w:rFonts w:eastAsia="Calibri" w:cs="Calibri"/>
        </w:rPr>
        <w:t xml:space="preserve"> </w:t>
      </w:r>
      <w:r w:rsidR="063E6625" w:rsidRPr="642B7812">
        <w:rPr>
          <w:rFonts w:eastAsia="Calibri" w:cs="Calibri"/>
        </w:rPr>
        <w:t>dad</w:t>
      </w:r>
      <w:r w:rsidR="00F95945">
        <w:rPr>
          <w:rFonts w:eastAsia="Calibri" w:cs="Calibri"/>
        </w:rPr>
        <w:t>as</w:t>
      </w:r>
      <w:r w:rsidR="063E6625" w:rsidRPr="6DE73B90">
        <w:rPr>
          <w:rFonts w:eastAsia="Calibri" w:cs="Calibri"/>
        </w:rPr>
        <w:t xml:space="preserve"> </w:t>
      </w:r>
      <w:r w:rsidR="063E6625" w:rsidRPr="00F95945">
        <w:rPr>
          <w:rFonts w:eastAsia="Calibri" w:cs="Calibri"/>
          <w:b/>
        </w:rPr>
        <w:t>regalias</w:t>
      </w:r>
      <w:r w:rsidR="063E6625" w:rsidRPr="6DE73B90">
        <w:rPr>
          <w:rFonts w:eastAsia="Calibri" w:cs="Calibri"/>
        </w:rPr>
        <w:t xml:space="preserve"> aos trabalhadores </w:t>
      </w:r>
      <w:r w:rsidR="28ADE857" w:rsidRPr="6DE73B90">
        <w:rPr>
          <w:rFonts w:eastAsia="Calibri" w:cs="Calibri"/>
        </w:rPr>
        <w:t xml:space="preserve">na área do </w:t>
      </w:r>
      <w:r w:rsidR="28ADE857" w:rsidRPr="00F95945">
        <w:rPr>
          <w:rFonts w:eastAsia="Calibri" w:cs="Calibri"/>
          <w:b/>
        </w:rPr>
        <w:t>desporto</w:t>
      </w:r>
      <w:r w:rsidR="0B0A320F" w:rsidRPr="6DE73B90">
        <w:rPr>
          <w:rFonts w:eastAsia="Calibri" w:cs="Calibri"/>
        </w:rPr>
        <w:t xml:space="preserve"> e </w:t>
      </w:r>
      <w:r w:rsidR="00F95945">
        <w:rPr>
          <w:rFonts w:eastAsia="Calibri" w:cs="Calibri"/>
        </w:rPr>
        <w:t>d</w:t>
      </w:r>
      <w:r w:rsidR="0B0A320F" w:rsidRPr="642B7812">
        <w:rPr>
          <w:rFonts w:eastAsia="Calibri" w:cs="Calibri"/>
        </w:rPr>
        <w:t>a</w:t>
      </w:r>
      <w:r w:rsidR="28ADE857" w:rsidRPr="6DE73B90">
        <w:rPr>
          <w:rFonts w:eastAsia="Calibri" w:cs="Calibri"/>
        </w:rPr>
        <w:t xml:space="preserve"> </w:t>
      </w:r>
      <w:r w:rsidR="28ADE857" w:rsidRPr="00F95945">
        <w:rPr>
          <w:rFonts w:eastAsia="Calibri" w:cs="Calibri"/>
          <w:b/>
        </w:rPr>
        <w:t>saúde</w:t>
      </w:r>
      <w:r w:rsidR="4BF2C8B4" w:rsidRPr="6DE73B90">
        <w:rPr>
          <w:rFonts w:eastAsia="Calibri" w:cs="Calibri"/>
        </w:rPr>
        <w:t xml:space="preserve">. </w:t>
      </w:r>
      <w:r w:rsidR="391FA601" w:rsidRPr="6DE73B90">
        <w:rPr>
          <w:rFonts w:eastAsia="Calibri" w:cs="Calibri"/>
        </w:rPr>
        <w:t>T</w:t>
      </w:r>
      <w:r w:rsidR="4BF2C8B4" w:rsidRPr="6DE73B90">
        <w:rPr>
          <w:rFonts w:eastAsia="Calibri" w:cs="Calibri"/>
        </w:rPr>
        <w:t>ambém</w:t>
      </w:r>
      <w:r w:rsidR="5282DEBC" w:rsidRPr="6DE73B90">
        <w:rPr>
          <w:rFonts w:eastAsia="Calibri" w:cs="Calibri"/>
        </w:rPr>
        <w:t xml:space="preserve"> </w:t>
      </w:r>
      <w:r w:rsidR="006564F0" w:rsidRPr="6DE73B90">
        <w:rPr>
          <w:rFonts w:eastAsia="Calibri" w:cs="Calibri"/>
        </w:rPr>
        <w:t>se pretende</w:t>
      </w:r>
      <w:r w:rsidR="2F26815B" w:rsidRPr="6DE73B90">
        <w:rPr>
          <w:rFonts w:eastAsia="Calibri" w:cs="Calibri"/>
        </w:rPr>
        <w:t xml:space="preserve"> </w:t>
      </w:r>
      <w:r w:rsidR="5A2999CE" w:rsidRPr="6DE73B90">
        <w:rPr>
          <w:rFonts w:eastAsia="Calibri" w:cs="Calibri"/>
        </w:rPr>
        <w:t>a</w:t>
      </w:r>
      <w:r w:rsidR="7806EB66" w:rsidRPr="6DE73B90">
        <w:rPr>
          <w:rFonts w:eastAsia="Calibri" w:cs="Calibri"/>
        </w:rPr>
        <w:t xml:space="preserve"> </w:t>
      </w:r>
      <w:r w:rsidR="7806EB66" w:rsidRPr="00F95945">
        <w:rPr>
          <w:rFonts w:eastAsia="Calibri" w:cs="Calibri"/>
          <w:b/>
        </w:rPr>
        <w:t>redu</w:t>
      </w:r>
      <w:r w:rsidR="0F1D10D8" w:rsidRPr="00F95945">
        <w:rPr>
          <w:rFonts w:eastAsia="Calibri" w:cs="Calibri"/>
          <w:b/>
        </w:rPr>
        <w:t>ção</w:t>
      </w:r>
      <w:r w:rsidR="7806EB66" w:rsidRPr="6DE73B90">
        <w:rPr>
          <w:rFonts w:eastAsia="Calibri" w:cs="Calibri"/>
        </w:rPr>
        <w:t xml:space="preserve"> </w:t>
      </w:r>
      <w:r w:rsidR="3079AAE9" w:rsidRPr="6DE73B90">
        <w:rPr>
          <w:rFonts w:eastAsia="Calibri" w:cs="Calibri"/>
        </w:rPr>
        <w:t>d</w:t>
      </w:r>
      <w:r w:rsidR="7806EB66" w:rsidRPr="6DE73B90">
        <w:rPr>
          <w:rFonts w:eastAsia="Calibri" w:cs="Calibri"/>
        </w:rPr>
        <w:t xml:space="preserve">a </w:t>
      </w:r>
      <w:r w:rsidR="7806EB66" w:rsidRPr="00F95945">
        <w:rPr>
          <w:rFonts w:eastAsia="Calibri" w:cs="Calibri"/>
          <w:b/>
        </w:rPr>
        <w:t>carga</w:t>
      </w:r>
      <w:r w:rsidR="7806EB66" w:rsidRPr="6DE73B90">
        <w:rPr>
          <w:rFonts w:eastAsia="Calibri" w:cs="Calibri"/>
        </w:rPr>
        <w:t xml:space="preserve"> </w:t>
      </w:r>
      <w:r w:rsidR="7806EB66" w:rsidRPr="00F95945">
        <w:rPr>
          <w:rFonts w:eastAsia="Calibri" w:cs="Calibri"/>
          <w:b/>
        </w:rPr>
        <w:t>hor</w:t>
      </w:r>
      <w:r w:rsidR="1862F00B" w:rsidRPr="00F95945">
        <w:rPr>
          <w:rFonts w:eastAsia="Calibri" w:cs="Calibri"/>
          <w:b/>
        </w:rPr>
        <w:t>á</w:t>
      </w:r>
      <w:r w:rsidR="7806EB66" w:rsidRPr="00F95945">
        <w:rPr>
          <w:rFonts w:eastAsia="Calibri" w:cs="Calibri"/>
          <w:b/>
        </w:rPr>
        <w:t>ria</w:t>
      </w:r>
      <w:r w:rsidR="7806EB66" w:rsidRPr="6DE73B90">
        <w:rPr>
          <w:rFonts w:eastAsia="Calibri" w:cs="Calibri"/>
        </w:rPr>
        <w:t xml:space="preserve"> sem </w:t>
      </w:r>
      <w:r w:rsidR="249D792C" w:rsidRPr="6DE73B90">
        <w:rPr>
          <w:rFonts w:eastAsia="Calibri" w:cs="Calibri"/>
        </w:rPr>
        <w:t xml:space="preserve">afetar </w:t>
      </w:r>
      <w:r w:rsidR="7806EB66" w:rsidRPr="6DE73B90">
        <w:rPr>
          <w:rFonts w:eastAsia="Calibri" w:cs="Calibri"/>
        </w:rPr>
        <w:t xml:space="preserve">a </w:t>
      </w:r>
      <w:r w:rsidR="4518337C" w:rsidRPr="00F95945">
        <w:rPr>
          <w:rFonts w:eastAsia="Calibri" w:cs="Calibri"/>
          <w:b/>
        </w:rPr>
        <w:t>remuneração</w:t>
      </w:r>
      <w:r w:rsidR="4518337C" w:rsidRPr="6DE73B90">
        <w:rPr>
          <w:rFonts w:eastAsia="Calibri" w:cs="Calibri"/>
        </w:rPr>
        <w:t>.</w:t>
      </w:r>
      <w:r w:rsidR="00D722D4">
        <w:rPr>
          <w:rFonts w:eastAsia="Calibri" w:cs="Calibri"/>
        </w:rPr>
        <w:t xml:space="preserve"> </w:t>
      </w:r>
      <w:sdt>
        <w:sdtPr>
          <w:rPr>
            <w:rFonts w:eastAsia="Calibri" w:cs="Calibri"/>
          </w:rPr>
          <w:id w:val="-1744407015"/>
          <w:citation/>
        </w:sdtPr>
        <w:sdtContent>
          <w:r w:rsidR="00D722D4">
            <w:rPr>
              <w:rFonts w:eastAsia="Calibri" w:cs="Calibri"/>
            </w:rPr>
            <w:fldChar w:fldCharType="begin"/>
          </w:r>
          <w:r w:rsidR="00D722D4">
            <w:rPr>
              <w:rFonts w:eastAsia="Calibri" w:cs="Calibri"/>
            </w:rPr>
            <w:instrText xml:space="preserve"> CITATION Gom22 \l 2070 </w:instrText>
          </w:r>
          <w:r w:rsidR="00D722D4">
            <w:rPr>
              <w:rFonts w:eastAsia="Calibri" w:cs="Calibri"/>
            </w:rPr>
            <w:fldChar w:fldCharType="separate"/>
          </w:r>
          <w:r>
            <w:rPr>
              <w:rFonts w:eastAsia="Calibri" w:cs="Calibri"/>
              <w:noProof/>
            </w:rPr>
            <w:t>(Gomes &amp; Gomes, Segunda Entrevista Codevision, Novembro 2022)</w:t>
          </w:r>
          <w:r w:rsidR="00D722D4">
            <w:rPr>
              <w:rFonts w:eastAsia="Calibri" w:cs="Calibri"/>
            </w:rPr>
            <w:fldChar w:fldCharType="end"/>
          </w:r>
        </w:sdtContent>
      </w:sdt>
    </w:p>
    <w:p w14:paraId="7015B7FD" w14:textId="1362A3F0" w:rsidR="227B5E45" w:rsidRDefault="227B5E45" w:rsidP="6DE73B90">
      <w:pPr>
        <w:ind w:firstLine="720"/>
        <w:rPr>
          <w:rFonts w:eastAsia="Calibri" w:cs="Calibri"/>
        </w:rPr>
      </w:pPr>
      <w:r w:rsidRPr="6DE73B90">
        <w:rPr>
          <w:rFonts w:eastAsia="Calibri" w:cs="Calibri"/>
        </w:rPr>
        <w:t>T</w:t>
      </w:r>
      <w:r w:rsidR="64BF24D4" w:rsidRPr="6DE73B90">
        <w:rPr>
          <w:rFonts w:eastAsia="Calibri" w:cs="Calibri"/>
        </w:rPr>
        <w:t>udo</w:t>
      </w:r>
      <w:r w:rsidR="32090A92" w:rsidRPr="6DE73B90">
        <w:rPr>
          <w:rFonts w:eastAsia="Calibri" w:cs="Calibri"/>
        </w:rPr>
        <w:t xml:space="preserve"> o que foi</w:t>
      </w:r>
      <w:r w:rsidR="64BF24D4" w:rsidRPr="6DE73B90">
        <w:rPr>
          <w:rFonts w:eastAsia="Calibri" w:cs="Calibri"/>
        </w:rPr>
        <w:t xml:space="preserve"> referido anteriormente vem do </w:t>
      </w:r>
      <w:r w:rsidR="64BF24D4" w:rsidRPr="00F95945">
        <w:rPr>
          <w:rFonts w:eastAsia="Calibri" w:cs="Calibri"/>
          <w:b/>
          <w:i/>
        </w:rPr>
        <w:t>LTI's (</w:t>
      </w:r>
      <w:r w:rsidR="52D34898" w:rsidRPr="00F95945">
        <w:rPr>
          <w:rFonts w:eastAsia="Calibri" w:cs="Calibri"/>
          <w:b/>
          <w:i/>
        </w:rPr>
        <w:t>Long-Term Incentives</w:t>
      </w:r>
      <w:r w:rsidR="64BF24D4" w:rsidRPr="00F95945">
        <w:rPr>
          <w:rFonts w:eastAsia="Calibri" w:cs="Calibri"/>
          <w:b/>
          <w:i/>
        </w:rPr>
        <w:t>)</w:t>
      </w:r>
      <w:r w:rsidR="1B22AF64" w:rsidRPr="6DE73B90">
        <w:rPr>
          <w:rFonts w:eastAsia="Calibri" w:cs="Calibri"/>
        </w:rPr>
        <w:t xml:space="preserve"> onde o objetivo é </w:t>
      </w:r>
      <w:r w:rsidR="1B22AF64" w:rsidRPr="00F95945">
        <w:rPr>
          <w:rFonts w:eastAsia="Calibri" w:cs="Calibri"/>
          <w:b/>
        </w:rPr>
        <w:t>incentivar</w:t>
      </w:r>
      <w:r w:rsidR="67FF9DEF" w:rsidRPr="6DE73B90">
        <w:rPr>
          <w:rFonts w:eastAsia="Calibri" w:cs="Calibri"/>
        </w:rPr>
        <w:t xml:space="preserve"> os funcionários a </w:t>
      </w:r>
      <w:r w:rsidR="67FF9DEF" w:rsidRPr="00F95945">
        <w:rPr>
          <w:rFonts w:eastAsia="Calibri" w:cs="Calibri"/>
          <w:b/>
        </w:rPr>
        <w:t>ficarem</w:t>
      </w:r>
      <w:r w:rsidR="67FF9DEF" w:rsidRPr="6DE73B90">
        <w:rPr>
          <w:rFonts w:eastAsia="Calibri" w:cs="Calibri"/>
        </w:rPr>
        <w:t xml:space="preserve"> na empresa </w:t>
      </w:r>
      <w:r w:rsidR="5EDDD917" w:rsidRPr="00F95945">
        <w:rPr>
          <w:rFonts w:eastAsia="Calibri" w:cs="Calibri"/>
          <w:b/>
        </w:rPr>
        <w:t>longo termo</w:t>
      </w:r>
      <w:r w:rsidR="5EDDD917" w:rsidRPr="6DE73B90">
        <w:rPr>
          <w:rFonts w:eastAsia="Calibri" w:cs="Calibri"/>
        </w:rPr>
        <w:t xml:space="preserve"> </w:t>
      </w:r>
      <w:r w:rsidR="205103F7" w:rsidRPr="6DE73B90">
        <w:rPr>
          <w:rFonts w:eastAsia="Calibri" w:cs="Calibri"/>
        </w:rPr>
        <w:t>por causa</w:t>
      </w:r>
      <w:r w:rsidR="67FF9DEF" w:rsidRPr="6DE73B90">
        <w:rPr>
          <w:rFonts w:eastAsia="Calibri" w:cs="Calibri"/>
        </w:rPr>
        <w:t xml:space="preserve"> dos </w:t>
      </w:r>
      <w:r w:rsidR="70273E1B" w:rsidRPr="00F95945">
        <w:rPr>
          <w:rFonts w:eastAsia="Calibri" w:cs="Calibri"/>
          <w:b/>
        </w:rPr>
        <w:t>benefícios</w:t>
      </w:r>
      <w:r w:rsidR="67FF9DEF" w:rsidRPr="6DE73B90">
        <w:rPr>
          <w:rFonts w:eastAsia="Calibri" w:cs="Calibri"/>
        </w:rPr>
        <w:t>.</w:t>
      </w:r>
      <w:r w:rsidR="00D722D4">
        <w:rPr>
          <w:rFonts w:eastAsia="Calibri" w:cs="Calibri"/>
        </w:rPr>
        <w:t xml:space="preserve"> </w:t>
      </w:r>
      <w:sdt>
        <w:sdtPr>
          <w:rPr>
            <w:rFonts w:eastAsia="Calibri" w:cs="Calibri"/>
          </w:rPr>
          <w:id w:val="-126091710"/>
          <w:citation/>
        </w:sdtPr>
        <w:sdtContent>
          <w:r w:rsidR="00D722D4">
            <w:rPr>
              <w:rFonts w:eastAsia="Calibri" w:cs="Calibri"/>
            </w:rPr>
            <w:fldChar w:fldCharType="begin"/>
          </w:r>
          <w:r w:rsidR="00D722D4">
            <w:rPr>
              <w:rFonts w:eastAsia="Calibri" w:cs="Calibri"/>
            </w:rPr>
            <w:instrText xml:space="preserve"> CITATION beq21 \l 2070 </w:instrText>
          </w:r>
          <w:r w:rsidR="00D722D4">
            <w:rPr>
              <w:rFonts w:eastAsia="Calibri" w:cs="Calibri"/>
            </w:rPr>
            <w:fldChar w:fldCharType="separate"/>
          </w:r>
          <w:r>
            <w:rPr>
              <w:rFonts w:eastAsia="Calibri" w:cs="Calibri"/>
              <w:noProof/>
            </w:rPr>
            <w:t>(beqom, 2021)</w:t>
          </w:r>
          <w:r w:rsidR="00D722D4">
            <w:rPr>
              <w:rFonts w:eastAsia="Calibri" w:cs="Calibri"/>
            </w:rPr>
            <w:fldChar w:fldCharType="end"/>
          </w:r>
        </w:sdtContent>
      </w:sdt>
    </w:p>
    <w:p w14:paraId="6359CBB2" w14:textId="4CE62A15" w:rsidR="128A454B" w:rsidRDefault="128A454B" w:rsidP="128A454B">
      <w:pPr>
        <w:rPr>
          <w:b/>
          <w:bCs/>
        </w:rPr>
      </w:pPr>
    </w:p>
    <w:p w14:paraId="33194784" w14:textId="36D2C46D" w:rsidR="00CA01E1" w:rsidRPr="00E12C8A" w:rsidRDefault="00581EA4" w:rsidP="00581EA4">
      <w:pPr>
        <w:pStyle w:val="Heading3"/>
        <w:rPr>
          <w:rFonts w:eastAsia="Calibri" w:cs="Calibri"/>
          <w:b w:val="0"/>
          <w:bCs/>
          <w:szCs w:val="22"/>
        </w:rPr>
      </w:pPr>
      <w:bookmarkStart w:id="72" w:name="_Toc122008343"/>
      <w:bookmarkStart w:id="73" w:name="_Toc122190820"/>
      <w:r>
        <w:t xml:space="preserve">II.5.3 </w:t>
      </w:r>
      <w:r w:rsidR="3BF58FAD" w:rsidRPr="00E12C8A">
        <w:t>Processos de comunicação</w:t>
      </w:r>
      <w:bookmarkEnd w:id="72"/>
      <w:bookmarkEnd w:id="73"/>
    </w:p>
    <w:p w14:paraId="2974B943" w14:textId="151CABA6" w:rsidR="00681061" w:rsidRPr="00F95945" w:rsidRDefault="3BF58FAD" w:rsidP="00F95945">
      <w:pPr>
        <w:ind w:firstLine="360"/>
        <w:rPr>
          <w:ins w:id="74" w:author="{52A27B8F-59C6-4A56-ACE6-49F834488384}" w:date="2022-11-19T13:55:00Z"/>
          <w:rFonts w:eastAsia="Calibri"/>
        </w:rPr>
      </w:pPr>
      <w:r w:rsidRPr="5C3D6D58">
        <w:rPr>
          <w:rFonts w:eastAsia="Calibri" w:cs="Calibri"/>
          <w:color w:val="000000" w:themeColor="text1"/>
          <w:szCs w:val="22"/>
        </w:rPr>
        <w:t xml:space="preserve">Na comunicação </w:t>
      </w:r>
      <w:r w:rsidRPr="00F95945">
        <w:rPr>
          <w:rFonts w:eastAsia="Calibri" w:cs="Calibri"/>
          <w:b/>
          <w:color w:val="000000" w:themeColor="text1"/>
          <w:szCs w:val="22"/>
        </w:rPr>
        <w:t>interna</w:t>
      </w:r>
      <w:r w:rsidRPr="5C3D6D58">
        <w:rPr>
          <w:rFonts w:eastAsia="Calibri" w:cs="Calibri"/>
          <w:color w:val="000000" w:themeColor="text1"/>
          <w:szCs w:val="22"/>
        </w:rPr>
        <w:t>,</w:t>
      </w:r>
      <w:r w:rsidRPr="5C3D6D58">
        <w:rPr>
          <w:rFonts w:eastAsia="Calibri" w:cs="Calibri"/>
          <w:b/>
          <w:bCs/>
          <w:color w:val="000000" w:themeColor="text1"/>
          <w:szCs w:val="22"/>
        </w:rPr>
        <w:t xml:space="preserve"> </w:t>
      </w:r>
      <w:r w:rsidRPr="5C3D6D58">
        <w:rPr>
          <w:rFonts w:eastAsia="Calibri" w:cs="Calibri"/>
          <w:color w:val="000000" w:themeColor="text1"/>
          <w:szCs w:val="22"/>
        </w:rPr>
        <w:t xml:space="preserve">quando o número de trabalhadores era </w:t>
      </w:r>
      <w:r w:rsidRPr="00F95945">
        <w:rPr>
          <w:rFonts w:eastAsia="Calibri" w:cs="Calibri"/>
          <w:b/>
          <w:color w:val="000000" w:themeColor="text1"/>
          <w:szCs w:val="22"/>
        </w:rPr>
        <w:t>reduzido</w:t>
      </w:r>
      <w:r w:rsidRPr="5C3D6D58">
        <w:rPr>
          <w:rFonts w:eastAsia="Calibri" w:cs="Calibri"/>
          <w:color w:val="000000" w:themeColor="text1"/>
          <w:szCs w:val="22"/>
        </w:rPr>
        <w:t xml:space="preserve">, não havia nenhum processo de comunicação </w:t>
      </w:r>
      <w:r w:rsidRPr="00F95945">
        <w:rPr>
          <w:rFonts w:eastAsia="Calibri" w:cs="Calibri"/>
          <w:b/>
          <w:color w:val="000000" w:themeColor="text1"/>
          <w:szCs w:val="22"/>
        </w:rPr>
        <w:t>definido</w:t>
      </w:r>
      <w:r w:rsidRPr="5C3D6D58">
        <w:rPr>
          <w:rFonts w:eastAsia="Calibri" w:cs="Calibri"/>
          <w:color w:val="000000" w:themeColor="text1"/>
          <w:szCs w:val="22"/>
        </w:rPr>
        <w:t xml:space="preserve">, era basicamente comunicação </w:t>
      </w:r>
      <w:r w:rsidRPr="00F95945">
        <w:rPr>
          <w:rFonts w:eastAsia="Calibri" w:cs="Calibri"/>
          <w:b/>
          <w:color w:val="000000" w:themeColor="text1"/>
          <w:szCs w:val="22"/>
        </w:rPr>
        <w:t>informal</w:t>
      </w:r>
      <w:r w:rsidRPr="5C3D6D58">
        <w:rPr>
          <w:rFonts w:eastAsia="Calibri" w:cs="Calibri"/>
          <w:color w:val="000000" w:themeColor="text1"/>
          <w:szCs w:val="22"/>
        </w:rPr>
        <w:t xml:space="preserve">, com o aumento do número foram criados processos internos de </w:t>
      </w:r>
      <w:r w:rsidRPr="00F95945">
        <w:rPr>
          <w:rFonts w:eastAsia="Calibri" w:cs="Calibri"/>
          <w:b/>
          <w:color w:val="000000" w:themeColor="text1"/>
          <w:szCs w:val="22"/>
        </w:rPr>
        <w:t>comunicação</w:t>
      </w:r>
      <w:r w:rsidRPr="5C3D6D58">
        <w:rPr>
          <w:rFonts w:eastAsia="Calibri" w:cs="Calibri"/>
          <w:color w:val="000000" w:themeColor="text1"/>
          <w:szCs w:val="22"/>
        </w:rPr>
        <w:t>.</w:t>
      </w:r>
    </w:p>
    <w:p w14:paraId="452ECF1E" w14:textId="6322F6C8" w:rsidR="00CA01E1" w:rsidRDefault="3BF58FAD" w:rsidP="5C3D6D58">
      <w:pPr>
        <w:ind w:firstLine="360"/>
      </w:pPr>
      <w:r w:rsidRPr="5C3D6D58">
        <w:rPr>
          <w:rFonts w:eastAsia="Calibri" w:cs="Calibri"/>
          <w:szCs w:val="22"/>
        </w:rPr>
        <w:lastRenderedPageBreak/>
        <w:t xml:space="preserve">Foi criada uma </w:t>
      </w:r>
      <w:r w:rsidRPr="00F95945">
        <w:rPr>
          <w:rFonts w:eastAsia="Calibri" w:cs="Calibri"/>
          <w:b/>
          <w:i/>
          <w:szCs w:val="22"/>
        </w:rPr>
        <w:t>newsletter</w:t>
      </w:r>
      <w:r w:rsidRPr="5C3D6D58">
        <w:rPr>
          <w:rFonts w:eastAsia="Calibri" w:cs="Calibri"/>
          <w:szCs w:val="22"/>
        </w:rPr>
        <w:t xml:space="preserve"> que todos os meses é enviada mensalmente para todos os colaboradores. A mesma contém as últimas </w:t>
      </w:r>
      <w:r w:rsidRPr="00F95945">
        <w:rPr>
          <w:rFonts w:eastAsia="Calibri" w:cs="Calibri"/>
          <w:b/>
          <w:szCs w:val="22"/>
        </w:rPr>
        <w:t>novidades</w:t>
      </w:r>
      <w:r w:rsidRPr="5C3D6D58">
        <w:rPr>
          <w:rFonts w:eastAsia="Calibri" w:cs="Calibri"/>
          <w:szCs w:val="22"/>
        </w:rPr>
        <w:t xml:space="preserve"> gerais, onde a empresa esteve, atividades de equipa, jantares de empresa, aniversários, tudo o que tenha a ver com a </w:t>
      </w:r>
      <w:r w:rsidRPr="00F95945">
        <w:rPr>
          <w:rFonts w:eastAsia="Calibri" w:cs="Calibri"/>
          <w:b/>
          <w:szCs w:val="22"/>
        </w:rPr>
        <w:t>comunidade</w:t>
      </w:r>
      <w:r w:rsidRPr="5C3D6D58">
        <w:rPr>
          <w:rFonts w:eastAsia="Calibri" w:cs="Calibri"/>
          <w:szCs w:val="22"/>
        </w:rPr>
        <w:t xml:space="preserve"> e </w:t>
      </w:r>
      <w:r w:rsidRPr="00F95945">
        <w:rPr>
          <w:rFonts w:eastAsia="Calibri" w:cs="Calibri"/>
          <w:b/>
          <w:szCs w:val="22"/>
        </w:rPr>
        <w:t>projetos</w:t>
      </w:r>
      <w:r w:rsidRPr="5C3D6D58">
        <w:rPr>
          <w:rFonts w:eastAsia="Calibri" w:cs="Calibri"/>
          <w:szCs w:val="22"/>
        </w:rPr>
        <w:t xml:space="preserve">. </w:t>
      </w:r>
    </w:p>
    <w:p w14:paraId="44978E54" w14:textId="7CE664EB" w:rsidR="00CA01E1" w:rsidRDefault="3BF58FAD" w:rsidP="5C3D6D58">
      <w:pPr>
        <w:ind w:firstLine="360"/>
      </w:pPr>
      <w:r w:rsidRPr="5C3D6D58">
        <w:rPr>
          <w:rFonts w:eastAsia="Calibri" w:cs="Calibri"/>
          <w:szCs w:val="22"/>
        </w:rPr>
        <w:t xml:space="preserve">Quanto </w:t>
      </w:r>
      <w:r w:rsidR="00210926">
        <w:rPr>
          <w:rFonts w:eastAsia="Calibri" w:cs="Calibri"/>
          <w:szCs w:val="22"/>
        </w:rPr>
        <w:t>à</w:t>
      </w:r>
      <w:r w:rsidRPr="5C3D6D58">
        <w:rPr>
          <w:rFonts w:eastAsia="Calibri" w:cs="Calibri"/>
          <w:szCs w:val="22"/>
        </w:rPr>
        <w:t xml:space="preserve"> comunicação </w:t>
      </w:r>
      <w:r w:rsidRPr="00210926">
        <w:rPr>
          <w:rFonts w:eastAsia="Calibri" w:cs="Calibri"/>
          <w:b/>
          <w:szCs w:val="22"/>
        </w:rPr>
        <w:t>externa</w:t>
      </w:r>
      <w:r w:rsidRPr="5C3D6D58">
        <w:rPr>
          <w:rFonts w:eastAsia="Calibri" w:cs="Calibri"/>
          <w:szCs w:val="22"/>
        </w:rPr>
        <w:t xml:space="preserve">, a empresa criou um </w:t>
      </w:r>
      <w:r w:rsidRPr="00210926">
        <w:rPr>
          <w:rFonts w:eastAsia="Calibri" w:cs="Calibri"/>
          <w:b/>
          <w:i/>
          <w:szCs w:val="22"/>
        </w:rPr>
        <w:t>Podcast</w:t>
      </w:r>
      <w:r w:rsidRPr="5C3D6D58">
        <w:rPr>
          <w:rFonts w:eastAsia="Calibri" w:cs="Calibri"/>
          <w:szCs w:val="22"/>
        </w:rPr>
        <w:t xml:space="preserve"> chamado "Isto não é p</w:t>
      </w:r>
      <w:r w:rsidR="00210926">
        <w:rPr>
          <w:rFonts w:eastAsia="Calibri" w:cs="Calibri"/>
          <w:szCs w:val="22"/>
        </w:rPr>
        <w:t>ê</w:t>
      </w:r>
      <w:r w:rsidRPr="5C3D6D58">
        <w:rPr>
          <w:rFonts w:eastAsia="Calibri" w:cs="Calibri"/>
          <w:szCs w:val="22"/>
        </w:rPr>
        <w:t xml:space="preserve">ra doce", onde falam de vários temas ligados ao setor da </w:t>
      </w:r>
      <w:r w:rsidRPr="00210926">
        <w:rPr>
          <w:rFonts w:eastAsia="Calibri" w:cs="Calibri"/>
          <w:b/>
          <w:szCs w:val="22"/>
        </w:rPr>
        <w:t>educação</w:t>
      </w:r>
      <w:r w:rsidRPr="5C3D6D58">
        <w:rPr>
          <w:rFonts w:eastAsia="Calibri" w:cs="Calibri"/>
          <w:szCs w:val="22"/>
        </w:rPr>
        <w:t xml:space="preserve">. Existe também um </w:t>
      </w:r>
      <w:r w:rsidRPr="00210926">
        <w:rPr>
          <w:rFonts w:eastAsia="Calibri" w:cs="Calibri"/>
          <w:b/>
          <w:i/>
          <w:szCs w:val="22"/>
        </w:rPr>
        <w:t>website</w:t>
      </w:r>
      <w:r w:rsidRPr="5C3D6D58">
        <w:rPr>
          <w:rFonts w:eastAsia="Calibri" w:cs="Calibri"/>
          <w:szCs w:val="22"/>
        </w:rPr>
        <w:t xml:space="preserve"> da empresa </w:t>
      </w:r>
      <w:r w:rsidRPr="00210926">
        <w:rPr>
          <w:rFonts w:eastAsia="Calibri" w:cs="Calibri"/>
          <w:b/>
          <w:i/>
          <w:szCs w:val="22"/>
        </w:rPr>
        <w:t>(e-schooling.com)</w:t>
      </w:r>
      <w:r w:rsidRPr="5C3D6D58">
        <w:rPr>
          <w:rFonts w:eastAsia="Calibri" w:cs="Calibri"/>
          <w:szCs w:val="22"/>
        </w:rPr>
        <w:t xml:space="preserve">, que, segundo a informação dada na entrevista, ira sofrer bastantes alterações num futuro </w:t>
      </w:r>
      <w:r w:rsidRPr="0055329A">
        <w:rPr>
          <w:rFonts w:eastAsia="Calibri" w:cs="Calibri"/>
          <w:b/>
          <w:szCs w:val="22"/>
        </w:rPr>
        <w:t>próximo</w:t>
      </w:r>
      <w:r w:rsidRPr="5C3D6D58">
        <w:rPr>
          <w:rFonts w:eastAsia="Calibri" w:cs="Calibri"/>
          <w:szCs w:val="22"/>
        </w:rPr>
        <w:t xml:space="preserve"> para que haja uma melhor </w:t>
      </w:r>
      <w:r w:rsidRPr="0055329A">
        <w:rPr>
          <w:rFonts w:eastAsia="Calibri" w:cs="Calibri"/>
          <w:b/>
          <w:szCs w:val="22"/>
        </w:rPr>
        <w:t>experiência</w:t>
      </w:r>
      <w:r w:rsidRPr="5C3D6D58">
        <w:rPr>
          <w:rFonts w:eastAsia="Calibri" w:cs="Calibri"/>
          <w:szCs w:val="22"/>
        </w:rPr>
        <w:t xml:space="preserve"> do cliente.</w:t>
      </w:r>
    </w:p>
    <w:p w14:paraId="0690CF36" w14:textId="4DD28B4E" w:rsidR="00CA01E1" w:rsidRDefault="00CA01E1" w:rsidP="5C3D6D58"/>
    <w:p w14:paraId="199869E3" w14:textId="1A927DAC" w:rsidR="00B00CF0" w:rsidRDefault="00581EA4" w:rsidP="00581EA4">
      <w:pPr>
        <w:pStyle w:val="Heading3"/>
      </w:pPr>
      <w:bookmarkStart w:id="75" w:name="_Toc122008344"/>
      <w:bookmarkStart w:id="76" w:name="_Toc122190821"/>
      <w:r>
        <w:t xml:space="preserve">II.5.4 </w:t>
      </w:r>
      <w:r w:rsidR="00B00CF0">
        <w:t>Principais práticas de gestão de pessoas</w:t>
      </w:r>
      <w:bookmarkEnd w:id="75"/>
      <w:bookmarkEnd w:id="76"/>
    </w:p>
    <w:p w14:paraId="35AC8537" w14:textId="41E1C8B1" w:rsidR="00514FC3" w:rsidRPr="00514FC3" w:rsidRDefault="00514FC3" w:rsidP="001915FA">
      <w:pPr>
        <w:ind w:firstLine="720"/>
      </w:pPr>
      <w:r w:rsidRPr="00514FC3">
        <w:t xml:space="preserve">Quanto à gestão de pessoas, a organização tem um departamento de recursos humanos, mas sozinha não funciona, </w:t>
      </w:r>
      <w:r w:rsidR="00307670">
        <w:t xml:space="preserve">trabalha </w:t>
      </w:r>
      <w:r w:rsidRPr="00514FC3">
        <w:t>sempre em conjunto com outros departamentos e com a organização em si. Como se sabe</w:t>
      </w:r>
      <w:r w:rsidR="00307670">
        <w:t>,</w:t>
      </w:r>
      <w:r w:rsidRPr="00514FC3">
        <w:t xml:space="preserve"> o valor da organização também se dá pelos recursos humanos, uma vez que são recursos intangíveis e que são estes a fazer o que é necessário para a função da organização. Por isso é importante ter uma boa gestão </w:t>
      </w:r>
      <w:r w:rsidR="00307670">
        <w:t>destes mesmos</w:t>
      </w:r>
      <w:r w:rsidRPr="00514FC3">
        <w:t xml:space="preserve">, oferecendo melhores condições de trabalho e ambiente para além de um bom salário pois a perda de um colaborador experiente e importante pode levar algum tempo para </w:t>
      </w:r>
      <w:r w:rsidR="00307670">
        <w:t xml:space="preserve">se </w:t>
      </w:r>
      <w:r w:rsidRPr="00514FC3">
        <w:t>recuperar, ao contrário de um material que consegue-se substituir</w:t>
      </w:r>
      <w:r w:rsidR="00307670">
        <w:t>-se</w:t>
      </w:r>
      <w:r w:rsidRPr="00514FC3">
        <w:t xml:space="preserve"> facilmente.</w:t>
      </w:r>
    </w:p>
    <w:p w14:paraId="367F5C75" w14:textId="77777777" w:rsidR="00514FC3" w:rsidRPr="00514FC3" w:rsidRDefault="00514FC3" w:rsidP="00514FC3"/>
    <w:p w14:paraId="4F0AC74D" w14:textId="204648B3" w:rsidR="00514FC3" w:rsidRPr="00514FC3" w:rsidRDefault="00514FC3" w:rsidP="00220E80">
      <w:pPr>
        <w:pStyle w:val="Heading4"/>
      </w:pPr>
      <w:r w:rsidRPr="00514FC3">
        <w:t xml:space="preserve">Como </w:t>
      </w:r>
      <w:r w:rsidR="00307670">
        <w:t xml:space="preserve">é que </w:t>
      </w:r>
      <w:r w:rsidRPr="00514FC3">
        <w:t>a organização faz o processo de recrutamento?</w:t>
      </w:r>
    </w:p>
    <w:p w14:paraId="6B8CA3CB" w14:textId="4F0DBE9A" w:rsidR="00514FC3" w:rsidRPr="00514FC3" w:rsidRDefault="00514FC3" w:rsidP="001915FA">
      <w:pPr>
        <w:ind w:firstLine="720"/>
      </w:pPr>
      <w:r w:rsidRPr="00514FC3">
        <w:t>Primeiramente</w:t>
      </w:r>
      <w:r w:rsidR="00307670">
        <w:t>,</w:t>
      </w:r>
      <w:r w:rsidRPr="00514FC3">
        <w:t xml:space="preserve"> a organização procura encontrar o perfil necessário para um trabalho/projeto ou para uma vaga internamente, porque o colaborador já vai estar acostumado ao ambiente de trabalho atual e já se tem conhecimento da pessoa, já </w:t>
      </w:r>
      <w:r w:rsidR="00327372" w:rsidRPr="00514FC3">
        <w:t>se sabe</w:t>
      </w:r>
      <w:r w:rsidR="00307670">
        <w:t>m</w:t>
      </w:r>
      <w:r w:rsidRPr="00514FC3">
        <w:t xml:space="preserve"> as características, o comportamento, o que motiva o colaborador a ser avaliado e o se o perfil combina com o pretendido</w:t>
      </w:r>
      <w:r w:rsidR="00307670">
        <w:t>.</w:t>
      </w:r>
      <w:r w:rsidRPr="00514FC3">
        <w:t xml:space="preserve"> </w:t>
      </w:r>
      <w:r w:rsidR="00307670">
        <w:t>I</w:t>
      </w:r>
      <w:r w:rsidRPr="00514FC3">
        <w:t xml:space="preserve">sto diminui bastante o tempo que seria perdido com um novo colaborador, sendo experiente ou não. Se caso não </w:t>
      </w:r>
      <w:r w:rsidR="00307670">
        <w:t>se</w:t>
      </w:r>
      <w:r w:rsidRPr="00514FC3">
        <w:t xml:space="preserve"> encontre internamente procuram externamente, fazendo reuniões e avaliações de </w:t>
      </w:r>
      <w:r w:rsidRPr="00307670">
        <w:rPr>
          <w:i/>
        </w:rPr>
        <w:t>softskill</w:t>
      </w:r>
      <w:r w:rsidRPr="00514FC3">
        <w:t xml:space="preserve"> ao candidato de acordo com os perfis definidos pelo departamento que pretende contratar e o perfil de pessoas que combinem com a missão, visão e objetivos da organização. Depois de análise dos concorrentes fazem a seleção e contatam o candidato</w:t>
      </w:r>
      <w:sdt>
        <w:sdtPr>
          <w:id w:val="-1870438651"/>
          <w:citation/>
        </w:sdtPr>
        <w:sdtContent>
          <w:r w:rsidR="00FE295A">
            <w:fldChar w:fldCharType="begin"/>
          </w:r>
          <w:r w:rsidR="00FE295A">
            <w:instrText xml:space="preserve"> CITATION Cod \l 2070 </w:instrText>
          </w:r>
          <w:r w:rsidR="00FE295A">
            <w:fldChar w:fldCharType="separate"/>
          </w:r>
          <w:r>
            <w:rPr>
              <w:noProof/>
            </w:rPr>
            <w:t xml:space="preserve"> (Codevision)</w:t>
          </w:r>
          <w:r w:rsidR="00FE295A">
            <w:fldChar w:fldCharType="end"/>
          </w:r>
        </w:sdtContent>
      </w:sdt>
      <w:r w:rsidRPr="00514FC3">
        <w:t>.</w:t>
      </w:r>
    </w:p>
    <w:p w14:paraId="0D74A640" w14:textId="77777777" w:rsidR="00514FC3" w:rsidRPr="00514FC3" w:rsidRDefault="00514FC3" w:rsidP="00514FC3"/>
    <w:p w14:paraId="4F1A9055" w14:textId="0C50B910" w:rsidR="00514FC3" w:rsidRPr="00514FC3" w:rsidRDefault="00514FC3" w:rsidP="00220E80">
      <w:pPr>
        <w:pStyle w:val="Heading4"/>
      </w:pPr>
      <w:r w:rsidRPr="00514FC3">
        <w:lastRenderedPageBreak/>
        <w:t xml:space="preserve">Quais </w:t>
      </w:r>
      <w:r w:rsidR="00327372">
        <w:t xml:space="preserve">são </w:t>
      </w:r>
      <w:r w:rsidRPr="00514FC3">
        <w:t>os programas de integração a organização usa?</w:t>
      </w:r>
    </w:p>
    <w:p w14:paraId="491FF7BA" w14:textId="08A1FD83" w:rsidR="00514FC3" w:rsidRDefault="00514FC3" w:rsidP="001915FA">
      <w:pPr>
        <w:ind w:firstLine="720"/>
      </w:pPr>
      <w:r w:rsidRPr="00514FC3">
        <w:t>Depois de selecionado o candidato e finalizado todo o processo de recrutamento</w:t>
      </w:r>
      <w:r w:rsidR="008A554A">
        <w:t>,</w:t>
      </w:r>
      <w:r w:rsidRPr="00514FC3">
        <w:t xml:space="preserve"> a organização desde o primeiro dia estabelece um conjunto de objetivos </w:t>
      </w:r>
      <w:r w:rsidR="008A554A">
        <w:t xml:space="preserve">para o </w:t>
      </w:r>
      <w:r w:rsidRPr="00514FC3">
        <w:t xml:space="preserve">novo colaborador, deixando tudo esclarecido e evitando assim que o novo contratado fique perdido. Para ganhar experiência o colaborador terá algum tempo para </w:t>
      </w:r>
      <w:r w:rsidR="008A554A">
        <w:t>se</w:t>
      </w:r>
      <w:r w:rsidRPr="00514FC3">
        <w:t xml:space="preserve"> habituar ao ambiente. </w:t>
      </w:r>
      <w:r w:rsidR="00E85E4D">
        <w:t xml:space="preserve">Este tempo depende do departamento </w:t>
      </w:r>
      <w:r w:rsidR="008A554A">
        <w:t>onde</w:t>
      </w:r>
      <w:r w:rsidR="00E85E4D">
        <w:t xml:space="preserve"> o </w:t>
      </w:r>
      <w:r w:rsidR="00CB5C2B">
        <w:t>candidato irá trabalhar</w:t>
      </w:r>
      <w:r w:rsidR="00F77C3B">
        <w:t xml:space="preserve">. Um dos exemplos que conseguimos é </w:t>
      </w:r>
      <w:r w:rsidR="00E23B4A">
        <w:t xml:space="preserve">programa de integração do departamento </w:t>
      </w:r>
      <w:r w:rsidR="00B31145">
        <w:t>de operação</w:t>
      </w:r>
      <w:sdt>
        <w:sdtPr>
          <w:id w:val="358245056"/>
          <w:citation/>
        </w:sdtPr>
        <w:sdtContent>
          <w:r w:rsidR="001B5C19">
            <w:fldChar w:fldCharType="begin"/>
          </w:r>
          <w:r w:rsidR="001B5C19">
            <w:instrText xml:space="preserve">CITATION Cod \p 11 \l 2070 </w:instrText>
          </w:r>
          <w:r w:rsidR="001B5C19">
            <w:fldChar w:fldCharType="separate"/>
          </w:r>
          <w:r>
            <w:rPr>
              <w:noProof/>
            </w:rPr>
            <w:t xml:space="preserve"> (Codevision, p. 11)</w:t>
          </w:r>
          <w:r w:rsidR="001B5C19">
            <w:fldChar w:fldCharType="end"/>
          </w:r>
        </w:sdtContent>
      </w:sdt>
      <w:r w:rsidR="0082340A">
        <w:t xml:space="preserve">: </w:t>
      </w:r>
    </w:p>
    <w:p w14:paraId="7972C0D3" w14:textId="33E5023F" w:rsidR="00301F49" w:rsidRPr="003B744B" w:rsidRDefault="00301F49" w:rsidP="00301F49">
      <w:pPr>
        <w:pStyle w:val="ListParagraph"/>
        <w:numPr>
          <w:ilvl w:val="0"/>
          <w:numId w:val="27"/>
        </w:numPr>
        <w:rPr>
          <w:rFonts w:asciiTheme="minorHAnsi" w:hAnsiTheme="minorHAnsi" w:cstheme="minorHAnsi"/>
          <w:b/>
          <w:bCs/>
        </w:rPr>
      </w:pPr>
      <w:r w:rsidRPr="006633FD">
        <w:rPr>
          <w:rFonts w:asciiTheme="minorHAnsi" w:hAnsiTheme="minorHAnsi" w:cstheme="minorHAnsi"/>
          <w:b/>
          <w:bCs/>
        </w:rPr>
        <w:t>1º mês:</w:t>
      </w:r>
      <w:r w:rsidR="006633FD">
        <w:rPr>
          <w:rFonts w:asciiTheme="minorHAnsi" w:hAnsiTheme="minorHAnsi" w:cstheme="minorHAnsi"/>
          <w:b/>
          <w:bCs/>
        </w:rPr>
        <w:t xml:space="preserve"> </w:t>
      </w:r>
      <w:r w:rsidR="009B30DC">
        <w:rPr>
          <w:rFonts w:asciiTheme="minorHAnsi" w:hAnsiTheme="minorHAnsi" w:cstheme="minorHAnsi"/>
        </w:rPr>
        <w:t xml:space="preserve">O novo colaborador passa </w:t>
      </w:r>
      <w:r w:rsidR="0001791C">
        <w:rPr>
          <w:rFonts w:asciiTheme="minorHAnsi" w:hAnsiTheme="minorHAnsi" w:cstheme="minorHAnsi"/>
        </w:rPr>
        <w:t>a trabalhar com a supervisão total d</w:t>
      </w:r>
      <w:r w:rsidR="003B744B">
        <w:rPr>
          <w:rFonts w:asciiTheme="minorHAnsi" w:hAnsiTheme="minorHAnsi" w:cstheme="minorHAnsi"/>
        </w:rPr>
        <w:t>a organização.</w:t>
      </w:r>
    </w:p>
    <w:p w14:paraId="209433D0" w14:textId="77777777" w:rsidR="004A0E72" w:rsidRPr="004A0E72" w:rsidRDefault="003B744B" w:rsidP="00301F49">
      <w:pPr>
        <w:pStyle w:val="ListParagraph"/>
        <w:numPr>
          <w:ilvl w:val="0"/>
          <w:numId w:val="27"/>
        </w:numPr>
        <w:rPr>
          <w:rFonts w:asciiTheme="minorHAnsi" w:hAnsiTheme="minorHAnsi" w:cstheme="minorHAnsi"/>
          <w:b/>
          <w:bCs/>
        </w:rPr>
      </w:pPr>
      <w:r>
        <w:rPr>
          <w:rFonts w:asciiTheme="minorHAnsi" w:hAnsiTheme="minorHAnsi" w:cstheme="minorHAnsi"/>
          <w:b/>
          <w:bCs/>
        </w:rPr>
        <w:t xml:space="preserve">3º mês: </w:t>
      </w:r>
      <w:r w:rsidR="003C6D9A">
        <w:rPr>
          <w:rFonts w:asciiTheme="minorHAnsi" w:hAnsiTheme="minorHAnsi" w:cstheme="minorHAnsi"/>
        </w:rPr>
        <w:t xml:space="preserve">O colaborador passa a trabalhar </w:t>
      </w:r>
      <w:r w:rsidR="00E35D52">
        <w:rPr>
          <w:rFonts w:asciiTheme="minorHAnsi" w:hAnsiTheme="minorHAnsi" w:cstheme="minorHAnsi"/>
        </w:rPr>
        <w:t>com a supervisão parcial</w:t>
      </w:r>
      <w:r w:rsidR="004A0E72">
        <w:rPr>
          <w:rFonts w:asciiTheme="minorHAnsi" w:hAnsiTheme="minorHAnsi" w:cstheme="minorHAnsi"/>
        </w:rPr>
        <w:t>.</w:t>
      </w:r>
    </w:p>
    <w:p w14:paraId="10F36055" w14:textId="2B1D9C9B" w:rsidR="003B744B" w:rsidRPr="006633FD" w:rsidRDefault="004A0E72" w:rsidP="00301F49">
      <w:pPr>
        <w:pStyle w:val="ListParagraph"/>
        <w:numPr>
          <w:ilvl w:val="0"/>
          <w:numId w:val="27"/>
        </w:numPr>
        <w:rPr>
          <w:rFonts w:asciiTheme="minorHAnsi" w:hAnsiTheme="minorHAnsi" w:cstheme="minorHAnsi"/>
          <w:b/>
          <w:bCs/>
        </w:rPr>
      </w:pPr>
      <w:r>
        <w:rPr>
          <w:rFonts w:asciiTheme="minorHAnsi" w:hAnsiTheme="minorHAnsi" w:cstheme="minorHAnsi"/>
          <w:b/>
          <w:bCs/>
        </w:rPr>
        <w:t>6º mês:</w:t>
      </w:r>
      <w:r>
        <w:rPr>
          <w:rFonts w:asciiTheme="minorHAnsi" w:hAnsiTheme="minorHAnsi" w:cstheme="minorHAnsi"/>
        </w:rPr>
        <w:t xml:space="preserve"> O colaborador </w:t>
      </w:r>
      <w:r w:rsidR="000067A1">
        <w:rPr>
          <w:rFonts w:asciiTheme="minorHAnsi" w:hAnsiTheme="minorHAnsi" w:cstheme="minorHAnsi"/>
        </w:rPr>
        <w:t xml:space="preserve">começa a trabalhar sem nenhuma supervisão e com </w:t>
      </w:r>
      <w:r w:rsidR="00322FC3">
        <w:rPr>
          <w:rFonts w:asciiTheme="minorHAnsi" w:hAnsiTheme="minorHAnsi" w:cstheme="minorHAnsi"/>
        </w:rPr>
        <w:t>a autonomia total.</w:t>
      </w:r>
      <w:r w:rsidR="00010929">
        <w:rPr>
          <w:rFonts w:asciiTheme="minorHAnsi" w:hAnsiTheme="minorHAnsi" w:cstheme="minorHAnsi"/>
        </w:rPr>
        <w:t xml:space="preserve"> </w:t>
      </w:r>
    </w:p>
    <w:p w14:paraId="6A6F7528" w14:textId="77777777" w:rsidR="00514FC3" w:rsidRPr="00514FC3" w:rsidRDefault="00514FC3" w:rsidP="00514FC3"/>
    <w:p w14:paraId="50EE7086" w14:textId="77777777" w:rsidR="00514FC3" w:rsidRPr="00514FC3" w:rsidRDefault="00514FC3" w:rsidP="00220E80">
      <w:pPr>
        <w:pStyle w:val="Heading4"/>
      </w:pPr>
      <w:r w:rsidRPr="00514FC3">
        <w:t>Quais formações são proporcionadas pela organização?</w:t>
      </w:r>
    </w:p>
    <w:p w14:paraId="665F9B38" w14:textId="59205A01" w:rsidR="00514FC3" w:rsidRPr="00514FC3" w:rsidRDefault="00514FC3" w:rsidP="001915FA">
      <w:pPr>
        <w:ind w:firstLine="720"/>
      </w:pPr>
      <w:r w:rsidRPr="00514FC3">
        <w:t>A organização proporciona várias formações dependendo do momento, dos projetos e das direções. Há pouco tempo a organização proporcionou uma formação de inglês aos colaboradores uma vez que pretend</w:t>
      </w:r>
      <w:r w:rsidR="008A554A">
        <w:t>iam</w:t>
      </w:r>
      <w:r w:rsidRPr="00514FC3">
        <w:t xml:space="preserve"> expandir</w:t>
      </w:r>
      <w:r w:rsidR="008A554A">
        <w:t>-se</w:t>
      </w:r>
      <w:r w:rsidRPr="00514FC3">
        <w:t xml:space="preserve"> mais no mercado internacional e as reuniões </w:t>
      </w:r>
      <w:r w:rsidR="00D602B4">
        <w:t>seri</w:t>
      </w:r>
      <w:r w:rsidRPr="00514FC3">
        <w:t>a</w:t>
      </w:r>
      <w:r w:rsidR="00D602B4">
        <w:t>m na</w:t>
      </w:r>
      <w:r w:rsidRPr="00514FC3">
        <w:t xml:space="preserve"> maioria </w:t>
      </w:r>
      <w:r w:rsidR="00D602B4">
        <w:t xml:space="preserve">na </w:t>
      </w:r>
      <w:r w:rsidRPr="00514FC3">
        <w:t xml:space="preserve">língua inglesa por ser uma língua global. </w:t>
      </w:r>
      <w:r w:rsidR="00D602B4">
        <w:t>A organização t</w:t>
      </w:r>
      <w:r w:rsidRPr="00514FC3">
        <w:t xml:space="preserve">ambém já ofereceu várias formações para colaboradores específicos em áreas especificas. A organização ainda permite com os horários flexíveis com que o colaborador possa fazer uma formação superior e ter tempo </w:t>
      </w:r>
      <w:r w:rsidR="007047DE" w:rsidRPr="00514FC3">
        <w:t>para</w:t>
      </w:r>
      <w:r w:rsidRPr="00514FC3">
        <w:t xml:space="preserve"> trabalhar</w:t>
      </w:r>
      <w:sdt>
        <w:sdtPr>
          <w:id w:val="907422936"/>
          <w:citation/>
        </w:sdtPr>
        <w:sdtContent>
          <w:r w:rsidR="00C11063">
            <w:fldChar w:fldCharType="begin"/>
          </w:r>
          <w:r w:rsidR="00C11063">
            <w:instrText xml:space="preserve"> CITATION Gom22 \l 2070 </w:instrText>
          </w:r>
          <w:r w:rsidR="00C11063">
            <w:fldChar w:fldCharType="separate"/>
          </w:r>
          <w:r>
            <w:rPr>
              <w:noProof/>
            </w:rPr>
            <w:t xml:space="preserve"> (Gomes &amp; Gomes, Segunda Entrevista Codevision, Novembro 2022)</w:t>
          </w:r>
          <w:r w:rsidR="00C11063">
            <w:fldChar w:fldCharType="end"/>
          </w:r>
        </w:sdtContent>
      </w:sdt>
      <w:r w:rsidRPr="00514FC3">
        <w:t>.</w:t>
      </w:r>
    </w:p>
    <w:p w14:paraId="7CD2ABAD" w14:textId="77777777" w:rsidR="00514FC3" w:rsidRPr="00514FC3" w:rsidRDefault="00514FC3" w:rsidP="00514FC3"/>
    <w:p w14:paraId="3911011C" w14:textId="77777777" w:rsidR="00514FC3" w:rsidRPr="00514FC3" w:rsidRDefault="00514FC3" w:rsidP="00220E80">
      <w:pPr>
        <w:pStyle w:val="Heading4"/>
      </w:pPr>
      <w:r w:rsidRPr="00514FC3">
        <w:t>Como é feito a avaliação na organização?</w:t>
      </w:r>
    </w:p>
    <w:p w14:paraId="5C647359" w14:textId="77777777" w:rsidR="00514FC3" w:rsidRPr="00514FC3" w:rsidRDefault="00514FC3" w:rsidP="001915FA">
      <w:pPr>
        <w:ind w:firstLine="720"/>
      </w:pPr>
      <w:r w:rsidRPr="00514FC3">
        <w:t>A organização separa a avaliação em 3 partes:</w:t>
      </w:r>
    </w:p>
    <w:p w14:paraId="14AA17EB" w14:textId="77777777" w:rsidR="00514FC3" w:rsidRPr="00514FC3" w:rsidRDefault="00514FC3" w:rsidP="003461A6">
      <w:pPr>
        <w:numPr>
          <w:ilvl w:val="0"/>
          <w:numId w:val="22"/>
        </w:numPr>
      </w:pPr>
      <w:r w:rsidRPr="00514FC3">
        <w:t>70%: é feito pelo departamento e a qualidade de trabalho desenvolvido.</w:t>
      </w:r>
    </w:p>
    <w:p w14:paraId="5C644C24" w14:textId="77777777" w:rsidR="00514FC3" w:rsidRPr="00514FC3" w:rsidRDefault="00514FC3" w:rsidP="003461A6">
      <w:pPr>
        <w:numPr>
          <w:ilvl w:val="0"/>
          <w:numId w:val="22"/>
        </w:numPr>
      </w:pPr>
      <w:r w:rsidRPr="00514FC3">
        <w:t>20%: é da autoavaliação.</w:t>
      </w:r>
    </w:p>
    <w:p w14:paraId="0EC9DCA5" w14:textId="77777777" w:rsidR="00514FC3" w:rsidRPr="00514FC3" w:rsidRDefault="00514FC3" w:rsidP="003461A6">
      <w:pPr>
        <w:numPr>
          <w:ilvl w:val="0"/>
          <w:numId w:val="22"/>
        </w:numPr>
      </w:pPr>
      <w:r w:rsidRPr="00514FC3">
        <w:t>10%: é da avaliação dos colegas de equipa e departamento.</w:t>
      </w:r>
    </w:p>
    <w:p w14:paraId="71225811" w14:textId="77777777" w:rsidR="00514FC3" w:rsidRPr="00514FC3" w:rsidRDefault="00514FC3" w:rsidP="001915FA">
      <w:pPr>
        <w:ind w:firstLine="720"/>
      </w:pPr>
      <w:r w:rsidRPr="00514FC3">
        <w:t>Tendo em conta estas 3 avaliações será analisado se as avaliações não parecem muito discrepantes umas das outras e será realizado uma reunião de alerta aos colaboradores que não tiverem um bom desempenho e recompensas aos que tiverem boas avaliações.</w:t>
      </w:r>
    </w:p>
    <w:p w14:paraId="7C6A0775" w14:textId="77777777" w:rsidR="00CA01E1" w:rsidRDefault="00CA01E1" w:rsidP="00CA01E1"/>
    <w:p w14:paraId="3B7A72F0" w14:textId="37C1AB72" w:rsidR="00594931" w:rsidRDefault="00594931" w:rsidP="00594931">
      <w:pPr>
        <w:pStyle w:val="Heading2"/>
      </w:pPr>
      <w:bookmarkStart w:id="77" w:name="_Toc122008345"/>
      <w:bookmarkStart w:id="78" w:name="_Toc122190822"/>
      <w:r>
        <w:t>II.</w:t>
      </w:r>
      <w:r w:rsidR="00CA01E1">
        <w:t xml:space="preserve"> </w:t>
      </w:r>
      <w:r w:rsidR="008B0E11">
        <w:t>6</w:t>
      </w:r>
      <w:r w:rsidR="00CA01E1">
        <w:t xml:space="preserve"> </w:t>
      </w:r>
      <w:r w:rsidR="00A23FD3">
        <w:t xml:space="preserve">Gestão </w:t>
      </w:r>
      <w:r w:rsidR="00CA01E1">
        <w:t>Financeira</w:t>
      </w:r>
      <w:bookmarkEnd w:id="77"/>
      <w:bookmarkEnd w:id="78"/>
    </w:p>
    <w:p w14:paraId="0CC68AED" w14:textId="304DA4AC" w:rsidR="005F59C6" w:rsidRDefault="005F59C6" w:rsidP="005F59C6">
      <w:pPr>
        <w:pStyle w:val="Heading3"/>
      </w:pPr>
      <w:bookmarkStart w:id="79" w:name="_Toc122008346"/>
      <w:bookmarkStart w:id="80" w:name="_Toc122190823"/>
      <w:r>
        <w:lastRenderedPageBreak/>
        <w:t>II.6.1</w:t>
      </w:r>
      <w:r w:rsidR="00D62460">
        <w:t xml:space="preserve"> Obtenção de </w:t>
      </w:r>
      <w:r w:rsidR="00E05FE7">
        <w:t>Balanço e demonstração de Resultados</w:t>
      </w:r>
      <w:bookmarkEnd w:id="79"/>
      <w:bookmarkEnd w:id="80"/>
    </w:p>
    <w:p w14:paraId="75C384C3" w14:textId="4DBB5499" w:rsidR="00161E3C" w:rsidRDefault="00C5124E" w:rsidP="00E05FE7">
      <w:pPr>
        <w:pStyle w:val="Heading2"/>
        <w:numPr>
          <w:ilvl w:val="0"/>
          <w:numId w:val="32"/>
        </w:numPr>
        <w:rPr>
          <w:rFonts w:eastAsia="Arial"/>
        </w:rPr>
      </w:pPr>
      <w:bookmarkStart w:id="81" w:name="_Toc122008347"/>
      <w:bookmarkStart w:id="82" w:name="_Toc122190824"/>
      <w:r w:rsidRPr="00C5124E">
        <w:rPr>
          <w:rFonts w:eastAsia="Arial"/>
          <w:noProof/>
        </w:rPr>
        <w:drawing>
          <wp:anchor distT="0" distB="0" distL="114300" distR="114300" simplePos="0" relativeHeight="251658241" behindDoc="0" locked="0" layoutInCell="1" allowOverlap="1" wp14:anchorId="25E723F5" wp14:editId="4B995A74">
            <wp:simplePos x="0" y="0"/>
            <wp:positionH relativeFrom="margin">
              <wp:align>center</wp:align>
            </wp:positionH>
            <wp:positionV relativeFrom="paragraph">
              <wp:posOffset>265207</wp:posOffset>
            </wp:positionV>
            <wp:extent cx="6268720" cy="468757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8720" cy="4687570"/>
                    </a:xfrm>
                    <a:prstGeom prst="rect">
                      <a:avLst/>
                    </a:prstGeom>
                  </pic:spPr>
                </pic:pic>
              </a:graphicData>
            </a:graphic>
            <wp14:sizeRelH relativeFrom="margin">
              <wp14:pctWidth>0</wp14:pctWidth>
            </wp14:sizeRelH>
            <wp14:sizeRelV relativeFrom="margin">
              <wp14:pctHeight>0</wp14:pctHeight>
            </wp14:sizeRelV>
          </wp:anchor>
        </w:drawing>
      </w:r>
      <w:r w:rsidR="00161E3C" w:rsidRPr="00D62460">
        <w:rPr>
          <w:rFonts w:eastAsia="Arial"/>
        </w:rPr>
        <w:t>B</w:t>
      </w:r>
      <w:r w:rsidR="00571174" w:rsidRPr="00D62460">
        <w:rPr>
          <w:rFonts w:eastAsia="Arial"/>
        </w:rPr>
        <w:t>alanço individual em 31 de dezembro de 2021</w:t>
      </w:r>
      <w:bookmarkEnd w:id="81"/>
      <w:sdt>
        <w:sdtPr>
          <w:rPr>
            <w:rFonts w:eastAsia="Arial"/>
          </w:rPr>
          <w:id w:val="-1037730699"/>
          <w:citation/>
        </w:sdtPr>
        <w:sdtContent>
          <w:r w:rsidR="00E6227C">
            <w:rPr>
              <w:rFonts w:eastAsia="Arial"/>
            </w:rPr>
            <w:fldChar w:fldCharType="begin"/>
          </w:r>
          <w:r w:rsidR="00E6227C">
            <w:rPr>
              <w:rFonts w:eastAsia="Arial"/>
            </w:rPr>
            <w:instrText xml:space="preserve"> CITATION Cod211 \l 2070 </w:instrText>
          </w:r>
          <w:r w:rsidR="00E6227C">
            <w:rPr>
              <w:rFonts w:eastAsia="Arial"/>
            </w:rPr>
            <w:fldChar w:fldCharType="separate"/>
          </w:r>
          <w:r>
            <w:rPr>
              <w:rFonts w:eastAsia="Arial"/>
              <w:noProof/>
            </w:rPr>
            <w:t xml:space="preserve"> (Codevision, 2021)</w:t>
          </w:r>
          <w:r w:rsidR="00E6227C">
            <w:rPr>
              <w:rFonts w:eastAsia="Arial"/>
            </w:rPr>
            <w:fldChar w:fldCharType="end"/>
          </w:r>
        </w:sdtContent>
      </w:sdt>
      <w:bookmarkEnd w:id="82"/>
    </w:p>
    <w:p w14:paraId="61EB980C" w14:textId="1B68421E" w:rsidR="00BE065F" w:rsidRDefault="00BE065F" w:rsidP="00BE065F">
      <w:pPr>
        <w:rPr>
          <w:rFonts w:eastAsia="Arial"/>
        </w:rPr>
      </w:pPr>
    </w:p>
    <w:p w14:paraId="58145B7B" w14:textId="2B1D3A7C" w:rsidR="00BE065F" w:rsidRPr="00BE065F" w:rsidRDefault="00C5124E" w:rsidP="00BE065F">
      <w:pPr>
        <w:rPr>
          <w:rFonts w:eastAsia="Arial"/>
        </w:rPr>
      </w:pPr>
      <w:r w:rsidRPr="00836321">
        <w:rPr>
          <w:noProof/>
        </w:rPr>
        <w:lastRenderedPageBreak/>
        <w:drawing>
          <wp:anchor distT="0" distB="0" distL="114300" distR="114300" simplePos="0" relativeHeight="251658240" behindDoc="0" locked="0" layoutInCell="1" allowOverlap="1" wp14:anchorId="21EF83AD" wp14:editId="4A7FD816">
            <wp:simplePos x="0" y="0"/>
            <wp:positionH relativeFrom="margin">
              <wp:posOffset>-92710</wp:posOffset>
            </wp:positionH>
            <wp:positionV relativeFrom="paragraph">
              <wp:posOffset>1270</wp:posOffset>
            </wp:positionV>
            <wp:extent cx="6150610" cy="4491990"/>
            <wp:effectExtent l="0" t="0" r="2540" b="381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50610" cy="4491990"/>
                    </a:xfrm>
                    <a:prstGeom prst="rect">
                      <a:avLst/>
                    </a:prstGeom>
                  </pic:spPr>
                </pic:pic>
              </a:graphicData>
            </a:graphic>
            <wp14:sizeRelH relativeFrom="margin">
              <wp14:pctWidth>0</wp14:pctWidth>
            </wp14:sizeRelH>
          </wp:anchor>
        </w:drawing>
      </w:r>
    </w:p>
    <w:p w14:paraId="3D50A9EA" w14:textId="28A3B32B" w:rsidR="00161E3C" w:rsidRDefault="00161E3C" w:rsidP="00161E3C"/>
    <w:p w14:paraId="76B74F66" w14:textId="49831244" w:rsidR="00C479D5" w:rsidRDefault="00C479D5" w:rsidP="00161E3C"/>
    <w:p w14:paraId="4B70AB3A" w14:textId="77777777" w:rsidR="008527CB" w:rsidRDefault="008527CB" w:rsidP="00161E3C"/>
    <w:p w14:paraId="2398BCCB" w14:textId="77777777" w:rsidR="008527CB" w:rsidRDefault="008527CB" w:rsidP="00161E3C"/>
    <w:p w14:paraId="5B618C3F" w14:textId="77777777" w:rsidR="008527CB" w:rsidRDefault="008527CB" w:rsidP="00161E3C"/>
    <w:p w14:paraId="4FF884B6" w14:textId="77777777" w:rsidR="00115C07" w:rsidRDefault="00115C07" w:rsidP="00161E3C"/>
    <w:p w14:paraId="3903D724" w14:textId="77777777" w:rsidR="003E61E2" w:rsidRDefault="003E61E2" w:rsidP="00161E3C"/>
    <w:p w14:paraId="28AC5F14" w14:textId="77777777" w:rsidR="003E61E2" w:rsidRDefault="003E61E2" w:rsidP="00161E3C"/>
    <w:p w14:paraId="5BA21391" w14:textId="77777777" w:rsidR="003E61E2" w:rsidRDefault="003E61E2" w:rsidP="00161E3C"/>
    <w:p w14:paraId="620CB04F" w14:textId="77777777" w:rsidR="003E61E2" w:rsidRDefault="003E61E2" w:rsidP="00161E3C"/>
    <w:p w14:paraId="4BB46B0A" w14:textId="77777777" w:rsidR="003E61E2" w:rsidRDefault="003E61E2" w:rsidP="00161E3C"/>
    <w:p w14:paraId="0A1E0107" w14:textId="77777777" w:rsidR="003E61E2" w:rsidRDefault="003E61E2" w:rsidP="00161E3C"/>
    <w:p w14:paraId="423F1E18" w14:textId="77777777" w:rsidR="00115C07" w:rsidRDefault="00115C07" w:rsidP="00161E3C"/>
    <w:p w14:paraId="0268CAD3" w14:textId="71B2D6BB" w:rsidR="00C479D5" w:rsidRPr="00E05FE7" w:rsidRDefault="00571174" w:rsidP="00246D32">
      <w:pPr>
        <w:pStyle w:val="Heading2"/>
        <w:numPr>
          <w:ilvl w:val="0"/>
          <w:numId w:val="32"/>
        </w:numPr>
        <w:ind w:left="426"/>
        <w:rPr>
          <w:rFonts w:eastAsia="Arial"/>
        </w:rPr>
      </w:pPr>
      <w:bookmarkStart w:id="83" w:name="_Toc122008348"/>
      <w:bookmarkStart w:id="84" w:name="_Toc122190825"/>
      <w:r>
        <w:rPr>
          <w:rFonts w:eastAsia="Arial"/>
        </w:rPr>
        <w:lastRenderedPageBreak/>
        <w:t>D</w:t>
      </w:r>
      <w:r w:rsidRPr="00E05FE7">
        <w:rPr>
          <w:rFonts w:eastAsia="Arial"/>
        </w:rPr>
        <w:t>emonstração individual dos resultados por naturezas</w:t>
      </w:r>
      <w:bookmarkEnd w:id="83"/>
      <w:bookmarkEnd w:id="84"/>
      <w:r w:rsidRPr="00E05FE7">
        <w:rPr>
          <w:rFonts w:eastAsia="Arial"/>
        </w:rPr>
        <w:t xml:space="preserve"> </w:t>
      </w:r>
    </w:p>
    <w:p w14:paraId="0939BE52" w14:textId="5D186CF8" w:rsidR="00C479D5" w:rsidRDefault="00F463C1" w:rsidP="00246D32">
      <w:pPr>
        <w:spacing w:after="466" w:line="256" w:lineRule="auto"/>
        <w:ind w:right="67"/>
      </w:pPr>
      <w:r w:rsidRPr="00F463C1">
        <w:rPr>
          <w:noProof/>
        </w:rPr>
        <w:drawing>
          <wp:anchor distT="0" distB="0" distL="114300" distR="114300" simplePos="0" relativeHeight="251658242" behindDoc="0" locked="0" layoutInCell="1" allowOverlap="1" wp14:anchorId="6F73B996" wp14:editId="117FBAB2">
            <wp:simplePos x="0" y="0"/>
            <wp:positionH relativeFrom="margin">
              <wp:align>center</wp:align>
            </wp:positionH>
            <wp:positionV relativeFrom="paragraph">
              <wp:posOffset>298194</wp:posOffset>
            </wp:positionV>
            <wp:extent cx="6805930" cy="538099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05930" cy="5380990"/>
                    </a:xfrm>
                    <a:prstGeom prst="rect">
                      <a:avLst/>
                    </a:prstGeom>
                  </pic:spPr>
                </pic:pic>
              </a:graphicData>
            </a:graphic>
            <wp14:sizeRelH relativeFrom="margin">
              <wp14:pctWidth>0</wp14:pctWidth>
            </wp14:sizeRelH>
            <wp14:sizeRelV relativeFrom="margin">
              <wp14:pctHeight>0</wp14:pctHeight>
            </wp14:sizeRelV>
          </wp:anchor>
        </w:drawing>
      </w:r>
      <w:r w:rsidR="00C479D5">
        <w:rPr>
          <w:rFonts w:ascii="Arial" w:eastAsia="Arial" w:hAnsi="Arial" w:cs="Arial"/>
          <w:b/>
          <w:sz w:val="16"/>
        </w:rPr>
        <w:t>P</w:t>
      </w:r>
      <w:r w:rsidR="00571174">
        <w:rPr>
          <w:rFonts w:ascii="Arial" w:eastAsia="Arial" w:hAnsi="Arial" w:cs="Arial"/>
          <w:b/>
          <w:sz w:val="16"/>
        </w:rPr>
        <w:t>eríodo findo em 31 de dezembro de 2021</w:t>
      </w:r>
      <w:sdt>
        <w:sdtPr>
          <w:rPr>
            <w:rFonts w:ascii="Arial" w:eastAsia="Arial" w:hAnsi="Arial" w:cs="Arial"/>
            <w:b/>
            <w:sz w:val="16"/>
          </w:rPr>
          <w:id w:val="-462427971"/>
          <w:citation/>
        </w:sdtPr>
        <w:sdtContent>
          <w:r w:rsidR="00E6227C">
            <w:rPr>
              <w:rFonts w:ascii="Arial" w:eastAsia="Arial" w:hAnsi="Arial" w:cs="Arial"/>
              <w:b/>
              <w:sz w:val="16"/>
            </w:rPr>
            <w:fldChar w:fldCharType="begin"/>
          </w:r>
          <w:r w:rsidR="00E6227C">
            <w:rPr>
              <w:rFonts w:ascii="Arial" w:eastAsia="Arial" w:hAnsi="Arial" w:cs="Arial"/>
              <w:b/>
              <w:sz w:val="16"/>
            </w:rPr>
            <w:instrText xml:space="preserve"> CITATION Cod211 \l 2070 </w:instrText>
          </w:r>
          <w:r w:rsidR="00E6227C">
            <w:rPr>
              <w:rFonts w:ascii="Arial" w:eastAsia="Arial" w:hAnsi="Arial" w:cs="Arial"/>
              <w:b/>
              <w:sz w:val="16"/>
            </w:rPr>
            <w:fldChar w:fldCharType="separate"/>
          </w:r>
          <w:r>
            <w:rPr>
              <w:rFonts w:ascii="Arial" w:eastAsia="Arial" w:hAnsi="Arial" w:cs="Arial"/>
              <w:b/>
              <w:noProof/>
              <w:sz w:val="16"/>
            </w:rPr>
            <w:t xml:space="preserve"> </w:t>
          </w:r>
          <w:r>
            <w:rPr>
              <w:rFonts w:ascii="Arial" w:eastAsia="Arial" w:hAnsi="Arial" w:cs="Arial"/>
              <w:noProof/>
              <w:sz w:val="16"/>
            </w:rPr>
            <w:t>(Codevision, 2021)</w:t>
          </w:r>
          <w:r w:rsidR="00E6227C">
            <w:rPr>
              <w:rFonts w:ascii="Arial" w:eastAsia="Arial" w:hAnsi="Arial" w:cs="Arial"/>
              <w:b/>
              <w:sz w:val="16"/>
            </w:rPr>
            <w:fldChar w:fldCharType="end"/>
          </w:r>
        </w:sdtContent>
      </w:sdt>
    </w:p>
    <w:p w14:paraId="1F824F0B" w14:textId="38E12094" w:rsidR="00C479D5" w:rsidRDefault="00C479D5" w:rsidP="00161E3C"/>
    <w:p w14:paraId="15254B0A" w14:textId="77777777" w:rsidR="00495F94" w:rsidRDefault="00495F94" w:rsidP="00161E3C"/>
    <w:p w14:paraId="2671BFCE" w14:textId="77777777" w:rsidR="00495F94" w:rsidRDefault="00495F94" w:rsidP="00161E3C"/>
    <w:p w14:paraId="32DB339F" w14:textId="77777777" w:rsidR="00495F94" w:rsidRDefault="00495F94" w:rsidP="00161E3C"/>
    <w:p w14:paraId="0DBF0599" w14:textId="77777777" w:rsidR="00495F94" w:rsidRDefault="00495F94" w:rsidP="00161E3C"/>
    <w:p w14:paraId="6ED00F1B" w14:textId="77777777" w:rsidR="00495F94" w:rsidRDefault="00495F94" w:rsidP="00161E3C"/>
    <w:p w14:paraId="400EA111" w14:textId="77777777" w:rsidR="00495F94" w:rsidRDefault="00495F94" w:rsidP="00161E3C"/>
    <w:p w14:paraId="644DB6C5" w14:textId="77777777" w:rsidR="00495F94" w:rsidRPr="00161E3C" w:rsidRDefault="00495F94" w:rsidP="00161E3C"/>
    <w:p w14:paraId="2DEFF100" w14:textId="1E12724C" w:rsidR="005F59C6" w:rsidRDefault="008D3052" w:rsidP="008D3052">
      <w:pPr>
        <w:pStyle w:val="Heading3"/>
      </w:pPr>
      <w:bookmarkStart w:id="85" w:name="_Toc122008349"/>
      <w:bookmarkStart w:id="86" w:name="_Toc122190826"/>
      <w:r>
        <w:lastRenderedPageBreak/>
        <w:t>II.6.2</w:t>
      </w:r>
      <w:r w:rsidR="00615CAD">
        <w:t xml:space="preserve"> </w:t>
      </w:r>
      <w:r w:rsidR="00615CAD" w:rsidRPr="00615CAD">
        <w:t>Analis</w:t>
      </w:r>
      <w:r w:rsidR="00FD619C">
        <w:t>e</w:t>
      </w:r>
      <w:r w:rsidR="00615CAD" w:rsidRPr="00615CAD">
        <w:t xml:space="preserve"> </w:t>
      </w:r>
      <w:r w:rsidR="00FD619C">
        <w:t>d</w:t>
      </w:r>
      <w:r w:rsidR="00615CAD" w:rsidRPr="00615CAD">
        <w:t>a evolução das principais rubricas do Balanço e da Demonstração dos Resultados (ano n e ano n-1)</w:t>
      </w:r>
      <w:bookmarkEnd w:id="85"/>
      <w:bookmarkEnd w:id="86"/>
    </w:p>
    <w:p w14:paraId="3D7BD535" w14:textId="665FAAC2" w:rsidR="54F4ADD3" w:rsidRDefault="54F4ADD3" w:rsidP="283E0302">
      <w:pPr>
        <w:ind w:firstLine="720"/>
      </w:pPr>
      <w:r>
        <w:t>Considerando 2021 como ano n (logo ano n</w:t>
      </w:r>
      <w:r w:rsidR="3447206C">
        <w:t>-1 é 2020</w:t>
      </w:r>
      <w:r w:rsidR="6591BABA">
        <w:t>), conseguimos</w:t>
      </w:r>
      <w:r w:rsidR="3447206C">
        <w:t xml:space="preserve"> verificar pelo</w:t>
      </w:r>
      <w:r w:rsidR="4643696C">
        <w:t xml:space="preserve"> Balanço e a Demonstração de Resultados que houve algumas rubricas em que o valor variou </w:t>
      </w:r>
      <w:r w:rsidR="52275323">
        <w:t>de uma maneira significativa</w:t>
      </w:r>
      <w:r w:rsidR="4643696C">
        <w:t xml:space="preserve"> de um ano para o outro.</w:t>
      </w:r>
    </w:p>
    <w:p w14:paraId="7B78B62D" w14:textId="22C37A72" w:rsidR="4643696C" w:rsidRDefault="4643696C" w:rsidP="283E0302">
      <w:pPr>
        <w:ind w:firstLine="720"/>
      </w:pPr>
      <w:r>
        <w:t xml:space="preserve">Quanto aos ativos </w:t>
      </w:r>
      <w:r w:rsidR="6640DA46">
        <w:t xml:space="preserve">não </w:t>
      </w:r>
      <w:r>
        <w:t>correntes,</w:t>
      </w:r>
      <w:r w:rsidR="3F1C80D0">
        <w:t xml:space="preserve"> </w:t>
      </w:r>
      <w:r w:rsidR="6A54E95F">
        <w:t>a rubrica que mai</w:t>
      </w:r>
      <w:r w:rsidR="465D8CDD">
        <w:t xml:space="preserve">s variou foram os ativos </w:t>
      </w:r>
      <w:r w:rsidR="1D27C443">
        <w:t>intangíveis</w:t>
      </w:r>
      <w:r w:rsidR="1E02E0A6">
        <w:t xml:space="preserve">, que aumentaram de </w:t>
      </w:r>
      <w:r w:rsidR="2AD00D6E">
        <w:t xml:space="preserve">100 459.61 </w:t>
      </w:r>
      <w:r w:rsidR="514C5E62">
        <w:t>para 262 983.52.</w:t>
      </w:r>
    </w:p>
    <w:p w14:paraId="62A64C73" w14:textId="33FBF2E6" w:rsidR="514C5E62" w:rsidRDefault="514C5E62" w:rsidP="283E0302">
      <w:pPr>
        <w:ind w:firstLine="720"/>
      </w:pPr>
      <w:r>
        <w:t>Falando dos ativos correntes, h</w:t>
      </w:r>
      <w:r w:rsidR="376FF255">
        <w:t>ouve várias rubricas que sofreram alterações significativas.</w:t>
      </w:r>
      <w:r w:rsidR="262EF857">
        <w:t xml:space="preserve"> </w:t>
      </w:r>
      <w:r w:rsidR="6B956D6C">
        <w:t xml:space="preserve">Dentro das mesmas, as que mais se destacaram foram a rubrica Caixa e </w:t>
      </w:r>
      <w:r w:rsidR="76DD342C">
        <w:t>depósitos</w:t>
      </w:r>
      <w:r w:rsidR="6B956D6C">
        <w:t xml:space="preserve"> </w:t>
      </w:r>
      <w:r w:rsidR="62E1A9EF">
        <w:t>bancários com uma variação de 725 760.02 para</w:t>
      </w:r>
      <w:r w:rsidR="047E4CFA">
        <w:t xml:space="preserve"> 432 357.09 e a rubrica outros </w:t>
      </w:r>
      <w:r w:rsidR="68EDEEA2">
        <w:t>créditos</w:t>
      </w:r>
      <w:r w:rsidR="047E4CFA">
        <w:t xml:space="preserve"> a receber,</w:t>
      </w:r>
      <w:r w:rsidR="6211091F">
        <w:t xml:space="preserve"> que variou de 131 806.16 para</w:t>
      </w:r>
      <w:r w:rsidR="1959EF03">
        <w:t xml:space="preserve"> </w:t>
      </w:r>
      <w:r w:rsidR="3C1688A5">
        <w:t>281 509.49.</w:t>
      </w:r>
      <w:r w:rsidR="1959EF03">
        <w:t>2.</w:t>
      </w:r>
      <w:r w:rsidR="6CC0ADC4">
        <w:t xml:space="preserve"> Continuando nos ativos correntes, houve </w:t>
      </w:r>
      <w:r w:rsidR="6D0AAD6F">
        <w:t>simultaneamente uma</w:t>
      </w:r>
      <w:r w:rsidR="6CC0ADC4">
        <w:t xml:space="preserve"> grande variação na rubrica </w:t>
      </w:r>
      <w:r w:rsidR="4840613B">
        <w:t>clientes e diferimentos.</w:t>
      </w:r>
      <w:r w:rsidR="1942C9F0">
        <w:t xml:space="preserve"> Devido a todas estas variações, </w:t>
      </w:r>
      <w:r w:rsidR="4AA2CDB6">
        <w:t>também</w:t>
      </w:r>
      <w:r w:rsidR="1942C9F0">
        <w:t xml:space="preserve"> houve uma </w:t>
      </w:r>
      <w:r w:rsidR="406EC460">
        <w:t xml:space="preserve">grande variação </w:t>
      </w:r>
      <w:r w:rsidR="7E99699C">
        <w:t>no valor total do ativo, que passou de 1 530 171.38 para 1 496 468.81.</w:t>
      </w:r>
    </w:p>
    <w:p w14:paraId="577A5DB7" w14:textId="10702319" w:rsidR="283E0302" w:rsidRDefault="283E0302" w:rsidP="283E0302">
      <w:pPr>
        <w:ind w:firstLine="720"/>
      </w:pPr>
    </w:p>
    <w:p w14:paraId="6ED55135" w14:textId="16EEAEA9" w:rsidR="4505F97C" w:rsidRDefault="4505F97C" w:rsidP="283E0302">
      <w:pPr>
        <w:ind w:firstLine="720"/>
      </w:pPr>
      <w:r>
        <w:t xml:space="preserve">Quanto ao capital </w:t>
      </w:r>
      <w:r w:rsidR="70CD9531">
        <w:t>próprio,</w:t>
      </w:r>
      <w:r>
        <w:t xml:space="preserve"> não se verificou</w:t>
      </w:r>
      <w:r w:rsidR="61F5DDAD">
        <w:t xml:space="preserve"> em nenhuma rubrica em particular</w:t>
      </w:r>
      <w:r>
        <w:t xml:space="preserve"> </w:t>
      </w:r>
      <w:r w:rsidR="290BE3FF">
        <w:t>alg</w:t>
      </w:r>
      <w:r>
        <w:t xml:space="preserve">uma </w:t>
      </w:r>
      <w:r w:rsidR="5B6EE10C">
        <w:t>vari</w:t>
      </w:r>
      <w:r w:rsidR="06E34A7E">
        <w:t>ação</w:t>
      </w:r>
      <w:r w:rsidR="14C2A335">
        <w:t xml:space="preserve"> </w:t>
      </w:r>
      <w:r>
        <w:t xml:space="preserve">de grande </w:t>
      </w:r>
      <w:r w:rsidR="0EC4ECFC">
        <w:t>dimensão, havendo</w:t>
      </w:r>
      <w:r w:rsidR="7EB41AE0">
        <w:t xml:space="preserve"> uma variaç</w:t>
      </w:r>
      <w:r w:rsidR="3BFFC2A0">
        <w:t>ão total do capital próprio de 717 245.48 para 537 022.06.</w:t>
      </w:r>
    </w:p>
    <w:p w14:paraId="2A20B2D6" w14:textId="1FDAF089" w:rsidR="297E8094" w:rsidRDefault="297E8094" w:rsidP="283E0302">
      <w:pPr>
        <w:ind w:firstLine="720"/>
      </w:pPr>
      <w:r>
        <w:t xml:space="preserve">Por </w:t>
      </w:r>
      <w:r w:rsidR="73F74EE5">
        <w:t>último</w:t>
      </w:r>
      <w:r>
        <w:t>, houve variações significativas em 3 rubricas do capital passivo corrente</w:t>
      </w:r>
      <w:r w:rsidR="3E328AD3">
        <w:t>: fornecedores, estado e diferimentos. Das rubricas referidas, a que se notou maior variação foi n</w:t>
      </w:r>
      <w:r w:rsidR="7A2BEF23">
        <w:t xml:space="preserve">os diferimentos </w:t>
      </w:r>
      <w:r w:rsidR="597E61BC">
        <w:t>que passou de 45 993.54 para 209 033.12.</w:t>
      </w:r>
    </w:p>
    <w:p w14:paraId="4F836D7E" w14:textId="6946EB34" w:rsidR="597E61BC" w:rsidRDefault="597E61BC" w:rsidP="283E0302">
      <w:pPr>
        <w:ind w:firstLine="720"/>
      </w:pPr>
      <w:r>
        <w:t xml:space="preserve">O valor do capital passivo variou de 812 925.90 para 959 446.75, logo o total do capital próprio e do passivo variou de 1 530 171.38 para </w:t>
      </w:r>
      <w:r w:rsidR="5CAA9061">
        <w:t>1 496 468.81.</w:t>
      </w:r>
    </w:p>
    <w:p w14:paraId="3F044668" w14:textId="481E86E3" w:rsidR="00FE595D" w:rsidRDefault="00FE595D" w:rsidP="00FE595D">
      <w:pPr>
        <w:pStyle w:val="Heading3"/>
      </w:pPr>
      <w:bookmarkStart w:id="87" w:name="_Toc122008350"/>
      <w:bookmarkStart w:id="88" w:name="_Toc122190827"/>
      <w:r>
        <w:t>II.6.3</w:t>
      </w:r>
      <w:r w:rsidR="003E5A46">
        <w:t xml:space="preserve"> </w:t>
      </w:r>
      <w:r w:rsidR="003413D2">
        <w:t>Avali</w:t>
      </w:r>
      <w:r w:rsidR="00FB6D47">
        <w:t>a</w:t>
      </w:r>
      <w:r w:rsidR="00FB6D47" w:rsidRPr="003E5A46">
        <w:t>ção</w:t>
      </w:r>
      <w:r w:rsidR="00FB6D47">
        <w:t xml:space="preserve"> da</w:t>
      </w:r>
      <w:r w:rsidR="003E5A46" w:rsidRPr="003E5A46">
        <w:t xml:space="preserve"> situação </w:t>
      </w:r>
      <w:r w:rsidR="00FB6D47">
        <w:t>d</w:t>
      </w:r>
      <w:r w:rsidR="003E5A46" w:rsidRPr="003E5A46">
        <w:t>o desempenho económico-financeiro da organização</w:t>
      </w:r>
      <w:r w:rsidR="003413D2">
        <w:t xml:space="preserve"> com o uso de </w:t>
      </w:r>
      <w:r w:rsidR="003413D2" w:rsidRPr="003E5A46">
        <w:t>método dos rácios</w:t>
      </w:r>
      <w:bookmarkEnd w:id="87"/>
      <w:bookmarkEnd w:id="88"/>
    </w:p>
    <w:p w14:paraId="255479E7" w14:textId="55CCA902" w:rsidR="009B7C42" w:rsidRPr="009B7C42" w:rsidRDefault="00BF1E69" w:rsidP="009B7C42">
      <w:r>
        <w:tab/>
      </w:r>
      <w:r w:rsidRPr="009B7C42">
        <w:rPr>
          <w:noProof/>
        </w:rPr>
        <w:drawing>
          <wp:inline distT="0" distB="0" distL="0" distR="0" wp14:anchorId="277C8726" wp14:editId="3BF3DA1C">
            <wp:extent cx="3757246" cy="5222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0100" cy="567116"/>
                    </a:xfrm>
                    <a:prstGeom prst="rect">
                      <a:avLst/>
                    </a:prstGeom>
                  </pic:spPr>
                </pic:pic>
              </a:graphicData>
            </a:graphic>
          </wp:inline>
        </w:drawing>
      </w:r>
    </w:p>
    <w:p w14:paraId="497EA9E3" w14:textId="24C00FAD" w:rsidR="00234DFD" w:rsidRDefault="00234DFD" w:rsidP="009B7C42">
      <w:r>
        <w:tab/>
      </w:r>
      <w:r w:rsidR="004730BA">
        <w:t>Fundo de maneio =</w:t>
      </w:r>
      <w:r w:rsidR="00DF22C5">
        <w:t xml:space="preserve"> </w:t>
      </w:r>
      <w:r w:rsidR="00DF22C5" w:rsidRPr="00DF22C5">
        <w:t>537</w:t>
      </w:r>
      <w:r w:rsidR="00EE0203">
        <w:t xml:space="preserve"> </w:t>
      </w:r>
      <w:r w:rsidR="00DF22C5" w:rsidRPr="00DF22C5">
        <w:t>022.06</w:t>
      </w:r>
      <w:r w:rsidR="00DF22C5">
        <w:t xml:space="preserve"> + </w:t>
      </w:r>
      <w:r w:rsidR="00EE0203" w:rsidRPr="00EE0203">
        <w:t>507 568.44</w:t>
      </w:r>
      <w:r w:rsidR="00EE0203">
        <w:t xml:space="preserve"> - </w:t>
      </w:r>
      <w:r w:rsidR="00EE0203" w:rsidRPr="00EE0203">
        <w:t>474 067.29</w:t>
      </w:r>
      <w:r w:rsidR="00EE0203">
        <w:t xml:space="preserve"> =</w:t>
      </w:r>
      <w:r w:rsidR="00BA5914">
        <w:t xml:space="preserve"> 570 </w:t>
      </w:r>
      <w:r w:rsidR="003D4FFE">
        <w:t>5</w:t>
      </w:r>
      <w:r w:rsidR="00BA5914">
        <w:t>23.21</w:t>
      </w:r>
      <w:r w:rsidR="00FA5E6C">
        <w:t xml:space="preserve"> €</w:t>
      </w:r>
    </w:p>
    <w:p w14:paraId="67685158" w14:textId="65AB60EC" w:rsidR="006464FF" w:rsidRDefault="004730BA" w:rsidP="009B7C42">
      <w:r>
        <w:tab/>
        <w:t>Fundo de maneio</w:t>
      </w:r>
      <w:r w:rsidR="00C21272">
        <w:t xml:space="preserve"> </w:t>
      </w:r>
      <w:r>
        <w:t>=</w:t>
      </w:r>
      <w:r w:rsidR="00BC3CFE">
        <w:t xml:space="preserve"> </w:t>
      </w:r>
      <w:r w:rsidR="00BC3CFE" w:rsidRPr="00BC3CFE">
        <w:t>1 022 401.52</w:t>
      </w:r>
      <w:r w:rsidR="00BC3CFE">
        <w:t xml:space="preserve"> - </w:t>
      </w:r>
      <w:r w:rsidR="008175F9" w:rsidRPr="008175F9">
        <w:t>451 878.31</w:t>
      </w:r>
      <w:r w:rsidR="008175F9">
        <w:t xml:space="preserve"> = </w:t>
      </w:r>
      <w:r w:rsidR="003E1FFB">
        <w:t>570 523.21</w:t>
      </w:r>
      <w:r w:rsidR="003D4FFE">
        <w:t xml:space="preserve"> €</w:t>
      </w:r>
    </w:p>
    <w:p w14:paraId="7587488A" w14:textId="77777777" w:rsidR="00BF1E69" w:rsidRDefault="00BF1E69" w:rsidP="009B7C42"/>
    <w:p w14:paraId="5BBAD47E" w14:textId="77777777" w:rsidR="00FD1385" w:rsidRDefault="00FD1385" w:rsidP="009B7C42"/>
    <w:p w14:paraId="74F0B1C4" w14:textId="50E095C7" w:rsidR="006464FF" w:rsidRPr="009B7C42" w:rsidRDefault="006464FF" w:rsidP="009B7C42">
      <w:r>
        <w:lastRenderedPageBreak/>
        <w:tab/>
      </w:r>
      <w:r w:rsidR="003D0860" w:rsidRPr="003D0860">
        <w:rPr>
          <w:noProof/>
        </w:rPr>
        <w:drawing>
          <wp:inline distT="0" distB="0" distL="0" distR="0" wp14:anchorId="3A67A42D" wp14:editId="61E23DEE">
            <wp:extent cx="2461083" cy="70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7074" cy="713265"/>
                    </a:xfrm>
                    <a:prstGeom prst="rect">
                      <a:avLst/>
                    </a:prstGeom>
                  </pic:spPr>
                </pic:pic>
              </a:graphicData>
            </a:graphic>
          </wp:inline>
        </w:drawing>
      </w:r>
    </w:p>
    <w:p w14:paraId="1548835F" w14:textId="7790C864" w:rsidR="00FB6D47" w:rsidRPr="00FB6D47" w:rsidRDefault="00FB6D47" w:rsidP="00FB6D47">
      <w:r>
        <w:tab/>
      </w:r>
      <m:oMath>
        <m:r>
          <m:rPr>
            <m:sty m:val="p"/>
          </m:rPr>
          <w:rPr>
            <w:rFonts w:ascii="Cambria Math" w:hAnsi="Cambria Math"/>
          </w:rPr>
          <m:t>Rácio de autonomia financeira</m:t>
        </m:r>
        <m:r>
          <m:rPr>
            <m:sty m:val="p"/>
          </m:rPr>
          <w:rPr>
            <w:rFonts w:ascii="Cambria Math"/>
          </w:rPr>
          <m:t>=</m:t>
        </m:r>
        <m:f>
          <m:fPr>
            <m:ctrlPr>
              <w:rPr>
                <w:rFonts w:ascii="Cambria Math" w:hAnsi="Cambria Math"/>
                <w:i/>
              </w:rPr>
            </m:ctrlPr>
          </m:fPr>
          <m:num>
            <m:r>
              <w:rPr>
                <w:rFonts w:ascii="Cambria Math" w:hAnsi="Cambria Math"/>
              </w:rPr>
              <m:t>537 022.06</m:t>
            </m:r>
          </m:num>
          <m:den>
            <m:r>
              <w:rPr>
                <w:rFonts w:ascii="Cambria Math" w:hAnsi="Cambria Math"/>
              </w:rPr>
              <m:t>1 496 468.81</m:t>
            </m:r>
          </m:den>
        </m:f>
        <m:r>
          <w:rPr>
            <w:rFonts w:ascii="Cambria Math" w:hAnsi="Cambria Math"/>
          </w:rPr>
          <m:t>= 0.359</m:t>
        </m:r>
      </m:oMath>
    </w:p>
    <w:p w14:paraId="2E30434C" w14:textId="402EC328" w:rsidR="009261E9" w:rsidRDefault="009261E9" w:rsidP="00FB6D47">
      <w:r>
        <w:tab/>
      </w:r>
      <m:oMath>
        <m:r>
          <m:rPr>
            <m:sty m:val="p"/>
          </m:rPr>
          <w:rPr>
            <w:rFonts w:ascii="Cambria Math" w:hAnsi="Cambria Math"/>
          </w:rPr>
          <m:t>Rácio de solvabilidade</m:t>
        </m:r>
        <m:r>
          <m:rPr>
            <m:sty m:val="p"/>
          </m:rPr>
          <w:rPr>
            <w:rFonts w:ascii="Cambria Math"/>
          </w:rPr>
          <m:t>=</m:t>
        </m:r>
        <m:f>
          <m:fPr>
            <m:ctrlPr>
              <w:rPr>
                <w:rFonts w:ascii="Cambria Math" w:hAnsi="Cambria Math"/>
                <w:i/>
              </w:rPr>
            </m:ctrlPr>
          </m:fPr>
          <m:num>
            <m:r>
              <w:rPr>
                <w:rFonts w:ascii="Cambria Math" w:hAnsi="Cambria Math"/>
              </w:rPr>
              <m:t>537 022.06</m:t>
            </m:r>
          </m:num>
          <m:den>
            <m:r>
              <w:rPr>
                <w:rFonts w:ascii="Cambria Math" w:hAnsi="Cambria Math"/>
              </w:rPr>
              <m:t>959 446.75</m:t>
            </m:r>
          </m:den>
        </m:f>
        <m:r>
          <w:rPr>
            <w:rFonts w:ascii="Cambria Math" w:hAnsi="Cambria Math"/>
          </w:rPr>
          <m:t>= 0.560</m:t>
        </m:r>
      </m:oMath>
    </w:p>
    <w:p w14:paraId="3BE9F7E2" w14:textId="77777777" w:rsidR="00FD1385" w:rsidRDefault="00FD1385" w:rsidP="00FB6D47"/>
    <w:p w14:paraId="4AF82356" w14:textId="77777777" w:rsidR="00FD1385" w:rsidRDefault="00FD1385" w:rsidP="00FB6D47"/>
    <w:p w14:paraId="5F98E72F" w14:textId="26E4199A" w:rsidR="00995B5B" w:rsidRDefault="00995B5B" w:rsidP="00FB6D47">
      <w:r>
        <w:tab/>
      </w:r>
      <w:r w:rsidRPr="00995B5B">
        <w:rPr>
          <w:noProof/>
        </w:rPr>
        <w:drawing>
          <wp:inline distT="0" distB="0" distL="0" distR="0" wp14:anchorId="17B6F47A" wp14:editId="04C91974">
            <wp:extent cx="2995419" cy="1211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6047" cy="1223968"/>
                    </a:xfrm>
                    <a:prstGeom prst="rect">
                      <a:avLst/>
                    </a:prstGeom>
                  </pic:spPr>
                </pic:pic>
              </a:graphicData>
            </a:graphic>
          </wp:inline>
        </w:drawing>
      </w:r>
    </w:p>
    <w:p w14:paraId="3B41B3BF" w14:textId="2E8A7EB4" w:rsidR="00FD1385" w:rsidRDefault="00FD1385" w:rsidP="00FB6D47">
      <w:r>
        <w:tab/>
      </w:r>
      <m:oMath>
        <m:r>
          <m:rPr>
            <m:sty m:val="p"/>
          </m:rPr>
          <w:rPr>
            <w:rFonts w:ascii="Cambria Math" w:hAnsi="Cambria Math"/>
          </w:rPr>
          <m:t>Rácio de rentabilidade do capital próprio</m:t>
        </m:r>
        <m:r>
          <m:rPr>
            <m:sty m:val="p"/>
          </m:rPr>
          <w:rPr>
            <w:rFonts w:ascii="Cambria Math"/>
          </w:rPr>
          <m:t>=</m:t>
        </m:r>
        <m:f>
          <m:fPr>
            <m:ctrlPr>
              <w:rPr>
                <w:rFonts w:ascii="Cambria Math" w:hAnsi="Cambria Math"/>
                <w:i/>
              </w:rPr>
            </m:ctrlPr>
          </m:fPr>
          <m:num>
            <m:r>
              <w:rPr>
                <w:rFonts w:ascii="Cambria Math" w:hAnsi="Cambria Math"/>
              </w:rPr>
              <m:t>182 443.73</m:t>
            </m:r>
          </m:num>
          <m:den>
            <m:r>
              <w:rPr>
                <w:rFonts w:ascii="Cambria Math" w:hAnsi="Cambria Math"/>
              </w:rPr>
              <m:t>537 022.06</m:t>
            </m:r>
          </m:den>
        </m:f>
        <m:r>
          <w:rPr>
            <w:rFonts w:ascii="Cambria Math" w:hAnsi="Cambria Math"/>
          </w:rPr>
          <m:t>= 0.340</m:t>
        </m:r>
      </m:oMath>
    </w:p>
    <w:p w14:paraId="7E6B2047" w14:textId="436F65FE" w:rsidR="00FD1385" w:rsidRDefault="00FD1385" w:rsidP="00FB6D47">
      <w:r>
        <w:tab/>
      </w:r>
      <m:oMath>
        <m:r>
          <m:rPr>
            <m:sty m:val="p"/>
          </m:rPr>
          <w:rPr>
            <w:rFonts w:ascii="Cambria Math" w:hAnsi="Cambria Math"/>
          </w:rPr>
          <m:t>Rácio de rentabilidade do ativo</m:t>
        </m:r>
        <m:r>
          <m:rPr>
            <m:sty m:val="p"/>
          </m:rPr>
          <w:rPr>
            <w:rFonts w:ascii="Cambria Math"/>
          </w:rPr>
          <m:t>=</m:t>
        </m:r>
        <m:f>
          <m:fPr>
            <m:ctrlPr>
              <w:rPr>
                <w:rFonts w:ascii="Cambria Math" w:hAnsi="Cambria Math"/>
                <w:i/>
              </w:rPr>
            </m:ctrlPr>
          </m:fPr>
          <m:num>
            <m:r>
              <w:rPr>
                <w:rFonts w:ascii="Cambria Math" w:hAnsi="Cambria Math"/>
              </w:rPr>
              <m:t>159 677.32</m:t>
            </m:r>
          </m:num>
          <m:den>
            <m:r>
              <w:rPr>
                <w:rFonts w:ascii="Cambria Math" w:hAnsi="Cambria Math"/>
              </w:rPr>
              <m:t>1 496 468.81</m:t>
            </m:r>
          </m:den>
        </m:f>
        <m:r>
          <w:rPr>
            <w:rFonts w:ascii="Cambria Math" w:hAnsi="Cambria Math"/>
          </w:rPr>
          <m:t>= 0.107</m:t>
        </m:r>
      </m:oMath>
    </w:p>
    <w:p w14:paraId="5273FC37" w14:textId="1DF1E65C" w:rsidR="00FD1385" w:rsidRDefault="00FD1385" w:rsidP="00FB6D47">
      <w:r>
        <w:tab/>
      </w:r>
      <m:oMath>
        <m:r>
          <m:rPr>
            <m:sty m:val="p"/>
          </m:rPr>
          <w:rPr>
            <w:rFonts w:ascii="Cambria Math" w:hAnsi="Cambria Math"/>
          </w:rPr>
          <m:t>Rácio de rentabilidade operacional das vendas</m:t>
        </m:r>
        <m:r>
          <m:rPr>
            <m:sty m:val="p"/>
          </m:rPr>
          <w:rPr>
            <w:rFonts w:ascii="Cambria Math"/>
          </w:rPr>
          <m:t>=</m:t>
        </m:r>
        <m:f>
          <m:fPr>
            <m:ctrlPr>
              <w:rPr>
                <w:rFonts w:ascii="Cambria Math" w:hAnsi="Cambria Math"/>
                <w:i/>
              </w:rPr>
            </m:ctrlPr>
          </m:fPr>
          <m:num>
            <m:r>
              <w:rPr>
                <w:rFonts w:ascii="Cambria Math" w:hAnsi="Cambria Math"/>
              </w:rPr>
              <m:t>159 677.32</m:t>
            </m:r>
          </m:num>
          <m:den>
            <m:r>
              <w:rPr>
                <w:rFonts w:ascii="Cambria Math" w:hAnsi="Cambria Math"/>
              </w:rPr>
              <m:t>726 643.86</m:t>
            </m:r>
          </m:den>
        </m:f>
        <m:r>
          <w:rPr>
            <w:rFonts w:ascii="Cambria Math" w:hAnsi="Cambria Math"/>
          </w:rPr>
          <m:t>= 0.219</m:t>
        </m:r>
      </m:oMath>
    </w:p>
    <w:p w14:paraId="2ACB7B9C" w14:textId="13252F1E" w:rsidR="00FD1385" w:rsidRPr="00ED7D01" w:rsidRDefault="00FD1385" w:rsidP="00FB6D47">
      <w:pPr>
        <w:rPr>
          <w:iCs/>
        </w:rPr>
      </w:pPr>
      <w:r>
        <w:tab/>
      </w:r>
      <m:oMath>
        <m:r>
          <m:rPr>
            <m:sty m:val="p"/>
          </m:rPr>
          <w:rPr>
            <w:rFonts w:ascii="Cambria Math" w:hAnsi="Cambria Math"/>
          </w:rPr>
          <m:t>Rácio de rentabilidade líquida das vendas</m:t>
        </m:r>
        <m:r>
          <m:rPr>
            <m:sty m:val="p"/>
          </m:rPr>
          <w:rPr>
            <w:rFonts w:ascii="Cambria Math"/>
          </w:rPr>
          <m:t>=</m:t>
        </m:r>
        <m:f>
          <m:fPr>
            <m:ctrlPr>
              <w:rPr>
                <w:rFonts w:ascii="Cambria Math" w:hAnsi="Cambria Math"/>
                <w:i/>
              </w:rPr>
            </m:ctrlPr>
          </m:fPr>
          <m:num>
            <m:r>
              <w:rPr>
                <w:rFonts w:ascii="Cambria Math" w:hAnsi="Cambria Math"/>
              </w:rPr>
              <m:t>182 443.73</m:t>
            </m:r>
          </m:num>
          <m:den>
            <m:r>
              <w:rPr>
                <w:rFonts w:ascii="Cambria Math" w:hAnsi="Cambria Math"/>
              </w:rPr>
              <m:t>726 643.86</m:t>
            </m:r>
          </m:den>
        </m:f>
        <m:r>
          <w:rPr>
            <w:rFonts w:ascii="Cambria Math" w:hAnsi="Cambria Math"/>
          </w:rPr>
          <m:t xml:space="preserve">= </m:t>
        </m:r>
      </m:oMath>
      <w:r w:rsidR="00ED7D01" w:rsidRPr="00ED7D01">
        <w:rPr>
          <w:rFonts w:ascii="Cambria Math" w:hAnsi="Cambria Math"/>
          <w:iCs/>
        </w:rPr>
        <w:t>0.251</w:t>
      </w:r>
    </w:p>
    <w:p w14:paraId="513E8E04" w14:textId="77777777" w:rsidR="00FD1385" w:rsidRDefault="00FD1385" w:rsidP="00FB6D47"/>
    <w:p w14:paraId="68FD8B15" w14:textId="77777777" w:rsidR="00424F43" w:rsidRDefault="00424F43" w:rsidP="00FB6D47"/>
    <w:p w14:paraId="453D2AE1" w14:textId="3881429B" w:rsidR="00621F4D" w:rsidRDefault="00621F4D" w:rsidP="00FB6D47">
      <w:r>
        <w:tab/>
      </w:r>
      <w:r w:rsidR="00192658" w:rsidRPr="00192658">
        <w:rPr>
          <w:noProof/>
        </w:rPr>
        <w:drawing>
          <wp:inline distT="0" distB="0" distL="0" distR="0" wp14:anchorId="51E50442" wp14:editId="4DC8AE01">
            <wp:extent cx="2575560" cy="62570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5630" cy="635436"/>
                    </a:xfrm>
                    <a:prstGeom prst="rect">
                      <a:avLst/>
                    </a:prstGeom>
                  </pic:spPr>
                </pic:pic>
              </a:graphicData>
            </a:graphic>
          </wp:inline>
        </w:drawing>
      </w:r>
    </w:p>
    <w:p w14:paraId="4AC9553F" w14:textId="3317FC44" w:rsidR="00995B5B" w:rsidRDefault="00424F43" w:rsidP="00FB6D47">
      <w:r>
        <w:tab/>
      </w:r>
      <m:oMath>
        <m:r>
          <m:rPr>
            <m:sty m:val="p"/>
          </m:rPr>
          <w:rPr>
            <w:rFonts w:ascii="Cambria Math" w:hAnsi="Cambria Math"/>
          </w:rPr>
          <m:t>Rácio de liquidez geral</m:t>
        </m:r>
        <m:r>
          <m:rPr>
            <m:sty m:val="p"/>
          </m:rPr>
          <w:rPr>
            <w:rFonts w:ascii="Cambria Math"/>
          </w:rPr>
          <m:t>=</m:t>
        </m:r>
        <m:f>
          <m:fPr>
            <m:ctrlPr>
              <w:rPr>
                <w:rFonts w:ascii="Cambria Math" w:hAnsi="Cambria Math"/>
                <w:i/>
              </w:rPr>
            </m:ctrlPr>
          </m:fPr>
          <m:num>
            <m:r>
              <w:rPr>
                <w:rFonts w:ascii="Cambria Math" w:hAnsi="Cambria Math"/>
              </w:rPr>
              <m:t>1 022 401.52</m:t>
            </m:r>
          </m:num>
          <m:den>
            <m:r>
              <w:rPr>
                <w:rFonts w:ascii="Cambria Math" w:hAnsi="Cambria Math"/>
              </w:rPr>
              <m:t>451 878.31</m:t>
            </m:r>
          </m:den>
        </m:f>
        <m:r>
          <w:rPr>
            <w:rFonts w:ascii="Cambria Math" w:hAnsi="Cambria Math"/>
          </w:rPr>
          <m:t>= 2.263</m:t>
        </m:r>
      </m:oMath>
    </w:p>
    <w:p w14:paraId="688646AC" w14:textId="3C7888F3" w:rsidR="00424F43" w:rsidRDefault="00424F43" w:rsidP="00FB6D47">
      <w:r>
        <w:tab/>
      </w:r>
      <m:oMath>
        <m:r>
          <m:rPr>
            <m:sty m:val="p"/>
          </m:rPr>
          <w:rPr>
            <w:rFonts w:ascii="Cambria Math" w:hAnsi="Cambria Math"/>
          </w:rPr>
          <m:t>Rácio de liquidez reduzida</m:t>
        </m:r>
        <m:r>
          <m:rPr>
            <m:sty m:val="p"/>
          </m:rPr>
          <w:rPr>
            <w:rFonts w:ascii="Cambria Math"/>
          </w:rPr>
          <m:t>=</m:t>
        </m:r>
        <m:f>
          <m:fPr>
            <m:ctrlPr>
              <w:rPr>
                <w:rFonts w:ascii="Cambria Math" w:hAnsi="Cambria Math"/>
                <w:i/>
              </w:rPr>
            </m:ctrlPr>
          </m:fPr>
          <m:num>
            <m:r>
              <w:rPr>
                <w:rFonts w:ascii="Cambria Math" w:hAnsi="Cambria Math"/>
              </w:rPr>
              <m:t>1 022 401.52 - 0</m:t>
            </m:r>
          </m:num>
          <m:den>
            <m:r>
              <w:rPr>
                <w:rFonts w:ascii="Cambria Math" w:hAnsi="Cambria Math"/>
              </w:rPr>
              <m:t>451 878.31</m:t>
            </m:r>
          </m:den>
        </m:f>
        <m:r>
          <w:rPr>
            <w:rFonts w:ascii="Cambria Math" w:hAnsi="Cambria Math"/>
          </w:rPr>
          <m:t>= 2.263</m:t>
        </m:r>
      </m:oMath>
    </w:p>
    <w:p w14:paraId="6ED25A1C" w14:textId="77777777" w:rsidR="000D0385" w:rsidRDefault="000D0385" w:rsidP="00FB6D47"/>
    <w:p w14:paraId="1A1CABE0" w14:textId="2609B346" w:rsidR="00995B5B" w:rsidRPr="00FB6D47" w:rsidRDefault="00995B5B" w:rsidP="00FB6D47">
      <w:r>
        <w:tab/>
      </w:r>
      <w:r w:rsidR="00AE4AEB">
        <w:t xml:space="preserve">Em relação ao fundo do maneio </w:t>
      </w:r>
      <w:r w:rsidR="00286C1A">
        <w:t>pode-se verificar que o seu valor é positivo</w:t>
      </w:r>
      <w:r w:rsidR="003A7C83">
        <w:t xml:space="preserve"> (570 523.21 €)</w:t>
      </w:r>
      <w:r w:rsidR="00D52CBF">
        <w:t>, o que significa que</w:t>
      </w:r>
      <w:r w:rsidR="00DE70D5">
        <w:t xml:space="preserve"> os compromissos de médio e longo pravo são financiados com capitais de médio e longo prazo</w:t>
      </w:r>
      <w:r w:rsidR="00F06498">
        <w:t xml:space="preserve"> e que a</w:t>
      </w:r>
      <w:r w:rsidR="00F73C9C">
        <w:t xml:space="preserve"> empresa tem mais ativos do que dívidas</w:t>
      </w:r>
      <w:r w:rsidR="00DE70D5">
        <w:t>.</w:t>
      </w:r>
    </w:p>
    <w:p w14:paraId="5018B965" w14:textId="05CB717F" w:rsidR="006E4653" w:rsidRDefault="00EA6C63" w:rsidP="00FB6D47">
      <w:r>
        <w:tab/>
      </w:r>
      <w:r w:rsidR="00335AA4">
        <w:t xml:space="preserve">Autonomia Financeira: Aceitável </w:t>
      </w:r>
      <w:r w:rsidR="00B8565A">
        <w:t>(</w:t>
      </w:r>
      <w:r w:rsidR="00ED57BC">
        <w:t xml:space="preserve">0.359 </w:t>
      </w:r>
      <w:r w:rsidR="00B8565A">
        <w:t>&gt; 0.3)</w:t>
      </w:r>
      <w:r w:rsidR="00AB53C0">
        <w:t>.</w:t>
      </w:r>
    </w:p>
    <w:p w14:paraId="0A73DB21" w14:textId="525620AD" w:rsidR="00335AA4" w:rsidRDefault="00335AA4" w:rsidP="00FB6D47">
      <w:r>
        <w:lastRenderedPageBreak/>
        <w:tab/>
        <w:t xml:space="preserve">Solvabilidade: </w:t>
      </w:r>
      <w:r w:rsidR="0097100E">
        <w:t>Motivo de preocupação (0.560 &lt; 0</w:t>
      </w:r>
      <w:r w:rsidR="008A1BCA">
        <w:t>.</w:t>
      </w:r>
      <w:r w:rsidR="0097100E">
        <w:t>60)</w:t>
      </w:r>
      <w:r w:rsidR="001D570A">
        <w:t>,</w:t>
      </w:r>
      <w:r w:rsidR="0097100E">
        <w:t xml:space="preserve"> mas quase num nível </w:t>
      </w:r>
      <w:r w:rsidR="003D3EBB">
        <w:t>A</w:t>
      </w:r>
      <w:r w:rsidR="0097100E">
        <w:t>ce</w:t>
      </w:r>
      <w:r w:rsidR="003D3EBB">
        <w:t>itável com uma diferença de cent</w:t>
      </w:r>
      <w:r w:rsidR="004705A7">
        <w:t>é</w:t>
      </w:r>
      <w:r w:rsidR="003D3EBB">
        <w:t>simas</w:t>
      </w:r>
      <w:r w:rsidR="00B47E91">
        <w:t xml:space="preserve"> para </w:t>
      </w:r>
      <w:r w:rsidR="00AB53C0">
        <w:t>ser maior do que</w:t>
      </w:r>
      <w:r w:rsidR="00B47E91">
        <w:t xml:space="preserve"> 0</w:t>
      </w:r>
      <w:r w:rsidR="008A1BCA">
        <w:t>.</w:t>
      </w:r>
      <w:r w:rsidR="00B47E91">
        <w:t>60</w:t>
      </w:r>
      <w:r w:rsidR="00AB53C0">
        <w:t>.</w:t>
      </w:r>
    </w:p>
    <w:p w14:paraId="0235A84F" w14:textId="722F0F27" w:rsidR="00ED57BC" w:rsidRDefault="00291533" w:rsidP="00B764E4">
      <w:pPr>
        <w:ind w:firstLine="720"/>
      </w:pPr>
      <w:r>
        <w:t>Rentabilidade do Capital próprio</w:t>
      </w:r>
      <w:r w:rsidR="00ED57BC">
        <w:t xml:space="preserve">: </w:t>
      </w:r>
      <w:r w:rsidR="00DE553E">
        <w:t xml:space="preserve">Superior </w:t>
      </w:r>
      <w:r w:rsidR="00ED57BC">
        <w:t>(</w:t>
      </w:r>
      <w:r w:rsidR="00DE553E">
        <w:t xml:space="preserve">37% </w:t>
      </w:r>
      <w:r w:rsidR="00ED57BC">
        <w:t>&gt;</w:t>
      </w:r>
      <w:r w:rsidR="00DE553E">
        <w:t xml:space="preserve"> </w:t>
      </w:r>
      <w:r w:rsidR="008B5271">
        <w:t>7</w:t>
      </w:r>
      <w:r w:rsidR="00DE553E">
        <w:t>%</w:t>
      </w:r>
      <w:r w:rsidR="00ED57BC">
        <w:t>)</w:t>
      </w:r>
    </w:p>
    <w:p w14:paraId="764C14E5" w14:textId="7EE92C51" w:rsidR="00B764E4" w:rsidRDefault="00D9576A" w:rsidP="00B764E4">
      <w:pPr>
        <w:ind w:firstLine="720"/>
      </w:pPr>
      <w:r>
        <w:t>Rentabilidade do Ativo</w:t>
      </w:r>
      <w:r w:rsidR="00B764E4">
        <w:t xml:space="preserve">: </w:t>
      </w:r>
      <w:r w:rsidR="008B5271">
        <w:t xml:space="preserve">Superior </w:t>
      </w:r>
      <w:r w:rsidR="00B764E4">
        <w:t>(</w:t>
      </w:r>
      <w:r w:rsidR="008A1BCA">
        <w:t>10.7% &gt; 7%)</w:t>
      </w:r>
      <w:r w:rsidR="001D570A">
        <w:t>, os ativos da empresa estão a ser bem utilizados.</w:t>
      </w:r>
    </w:p>
    <w:p w14:paraId="72DB21B3" w14:textId="48596062" w:rsidR="007957CE" w:rsidRDefault="007957CE" w:rsidP="007957CE">
      <w:pPr>
        <w:ind w:firstLine="720"/>
      </w:pPr>
      <w:r>
        <w:t>Rentabilidade Operacional das Vendas:</w:t>
      </w:r>
      <w:r w:rsidR="00F67D1B">
        <w:t xml:space="preserve"> </w:t>
      </w:r>
      <w:r w:rsidR="00CE634A">
        <w:t>Valor e</w:t>
      </w:r>
      <w:r w:rsidR="00071989">
        <w:t>levado</w:t>
      </w:r>
      <w:r w:rsidR="008563CD">
        <w:t xml:space="preserve"> com</w:t>
      </w:r>
      <w:r w:rsidR="00071989">
        <w:t xml:space="preserve"> </w:t>
      </w:r>
      <w:r>
        <w:t>21.9%</w:t>
      </w:r>
      <w:r w:rsidR="002A7FB3">
        <w:t xml:space="preserve">, </w:t>
      </w:r>
      <w:r w:rsidR="004B0375">
        <w:t xml:space="preserve">encontra-se a </w:t>
      </w:r>
      <w:r w:rsidR="002A7FB3">
        <w:t>um</w:t>
      </w:r>
      <w:r w:rsidR="002E1D67">
        <w:t xml:space="preserve"> resultado</w:t>
      </w:r>
      <w:r w:rsidR="004259F0">
        <w:t xml:space="preserve"> </w:t>
      </w:r>
      <w:r w:rsidR="002A7FB3">
        <w:t>próximo</w:t>
      </w:r>
      <w:r w:rsidR="004B0375">
        <w:t xml:space="preserve"> d</w:t>
      </w:r>
      <w:r w:rsidR="00E5319B">
        <w:t>a</w:t>
      </w:r>
      <w:r w:rsidR="004B0375">
        <w:t xml:space="preserve"> rentabilidade líquida das vendas</w:t>
      </w:r>
      <w:r w:rsidR="004259F0">
        <w:t>.</w:t>
      </w:r>
    </w:p>
    <w:p w14:paraId="1FBD8B6E" w14:textId="12154520" w:rsidR="008732D5" w:rsidRDefault="00D9576A" w:rsidP="000D0385">
      <w:pPr>
        <w:ind w:firstLine="720"/>
      </w:pPr>
      <w:r>
        <w:t>Rentabilidade Líquida das Vendas</w:t>
      </w:r>
      <w:r w:rsidR="00B764E4">
        <w:t xml:space="preserve">: </w:t>
      </w:r>
      <w:r w:rsidR="00CE634A">
        <w:t xml:space="preserve">Valor elevado </w:t>
      </w:r>
      <w:r w:rsidR="008732D5">
        <w:t xml:space="preserve">(25.1% &gt; 20%), trata-se de uma empresa com </w:t>
      </w:r>
      <w:r w:rsidR="004259F0">
        <w:t>elevada</w:t>
      </w:r>
      <w:r w:rsidR="008732D5">
        <w:t xml:space="preserve"> rentabilidade.</w:t>
      </w:r>
    </w:p>
    <w:p w14:paraId="49A5FE11" w14:textId="0E150F8D" w:rsidR="006E4653" w:rsidRDefault="008B34C9" w:rsidP="006E4653">
      <w:pPr>
        <w:ind w:firstLine="720"/>
      </w:pPr>
      <w:r>
        <w:t xml:space="preserve">Liquidez Geral: </w:t>
      </w:r>
      <w:r w:rsidR="00D44FA4">
        <w:t xml:space="preserve">Ideal </w:t>
      </w:r>
      <w:r w:rsidR="00D76281">
        <w:t>(2.263 &gt;</w:t>
      </w:r>
      <w:r w:rsidR="00D44FA4">
        <w:t xml:space="preserve"> 2</w:t>
      </w:r>
      <w:r w:rsidR="00D76281">
        <w:t>).</w:t>
      </w:r>
    </w:p>
    <w:p w14:paraId="0476CD18" w14:textId="0A9300EF" w:rsidR="008B34C9" w:rsidRDefault="008B34C9" w:rsidP="006E4653">
      <w:pPr>
        <w:ind w:firstLine="720"/>
      </w:pPr>
      <w:r>
        <w:t xml:space="preserve">Liquidez Reduzida: </w:t>
      </w:r>
      <w:r w:rsidR="00C52FE5">
        <w:t xml:space="preserve">Ideal </w:t>
      </w:r>
      <w:r w:rsidR="00D76281">
        <w:t>(2.263 &gt;</w:t>
      </w:r>
      <w:r w:rsidR="00C52FE5">
        <w:t>1</w:t>
      </w:r>
      <w:r w:rsidR="00911BA1">
        <w:t>.</w:t>
      </w:r>
      <w:r w:rsidR="00C52FE5">
        <w:t>7</w:t>
      </w:r>
      <w:r w:rsidR="00D76281">
        <w:t>).</w:t>
      </w:r>
    </w:p>
    <w:p w14:paraId="764ABA6D" w14:textId="7C470CB5" w:rsidR="00FE595D" w:rsidRPr="00FE595D" w:rsidRDefault="00FE595D" w:rsidP="00FE595D">
      <w:pPr>
        <w:pStyle w:val="Heading3"/>
      </w:pPr>
      <w:bookmarkStart w:id="89" w:name="_Toc122008351"/>
      <w:bookmarkStart w:id="90" w:name="_Toc122190828"/>
      <w:r>
        <w:t>II.6.4</w:t>
      </w:r>
      <w:r w:rsidR="002103F3">
        <w:t xml:space="preserve"> Comentário acerca da situação </w:t>
      </w:r>
      <w:r w:rsidR="00A7150B">
        <w:t xml:space="preserve">económica e </w:t>
      </w:r>
      <w:r w:rsidR="002103F3">
        <w:t xml:space="preserve">financeira </w:t>
      </w:r>
      <w:r w:rsidR="00A7150B">
        <w:t>da organização</w:t>
      </w:r>
      <w:bookmarkEnd w:id="89"/>
      <w:bookmarkEnd w:id="90"/>
    </w:p>
    <w:p w14:paraId="54303E9D" w14:textId="77777777" w:rsidR="00FB76B1" w:rsidRDefault="006E4D55" w:rsidP="00423D4C">
      <w:pPr>
        <w:rPr>
          <w:b/>
          <w:bCs/>
        </w:rPr>
      </w:pPr>
      <w:r>
        <w:tab/>
      </w:r>
      <w:bookmarkStart w:id="91" w:name="_Toc122008352"/>
      <w:r>
        <w:rPr>
          <w:bCs/>
        </w:rPr>
        <w:t xml:space="preserve">De facto, </w:t>
      </w:r>
      <w:r w:rsidR="005D01DD">
        <w:rPr>
          <w:bCs/>
        </w:rPr>
        <w:t xml:space="preserve">e observando a tabela da Demonstração de Resultados, observa-se que, </w:t>
      </w:r>
      <w:r w:rsidR="0047562D">
        <w:rPr>
          <w:bCs/>
        </w:rPr>
        <w:t xml:space="preserve">o </w:t>
      </w:r>
      <w:r w:rsidR="0047562D" w:rsidRPr="00423D4C">
        <w:rPr>
          <w:b/>
        </w:rPr>
        <w:t>resultado líquido</w:t>
      </w:r>
      <w:r w:rsidR="0047562D">
        <w:rPr>
          <w:bCs/>
        </w:rPr>
        <w:t xml:space="preserve"> de </w:t>
      </w:r>
      <w:r w:rsidR="0047562D" w:rsidRPr="00423D4C">
        <w:rPr>
          <w:b/>
        </w:rPr>
        <w:t>2020</w:t>
      </w:r>
      <w:r w:rsidR="0047562D">
        <w:rPr>
          <w:bCs/>
        </w:rPr>
        <w:t xml:space="preserve"> para </w:t>
      </w:r>
      <w:r w:rsidR="0047562D" w:rsidRPr="00423D4C">
        <w:rPr>
          <w:b/>
        </w:rPr>
        <w:t>2021</w:t>
      </w:r>
      <w:r w:rsidR="0047562D">
        <w:rPr>
          <w:bCs/>
        </w:rPr>
        <w:t xml:space="preserve"> aumentou de </w:t>
      </w:r>
      <w:r w:rsidR="00146C8C" w:rsidRPr="00423D4C">
        <w:rPr>
          <w:b/>
        </w:rPr>
        <w:t>153 518.44</w:t>
      </w:r>
      <w:r w:rsidR="0058219C" w:rsidRPr="00423D4C">
        <w:rPr>
          <w:b/>
        </w:rPr>
        <w:t>€</w:t>
      </w:r>
      <w:r w:rsidR="00146C8C">
        <w:rPr>
          <w:bCs/>
        </w:rPr>
        <w:t xml:space="preserve"> para </w:t>
      </w:r>
      <w:r w:rsidR="00146C8C" w:rsidRPr="00423D4C">
        <w:rPr>
          <w:b/>
        </w:rPr>
        <w:t>182 443.73</w:t>
      </w:r>
      <w:r w:rsidR="0058219C" w:rsidRPr="00423D4C">
        <w:rPr>
          <w:b/>
        </w:rPr>
        <w:t>€</w:t>
      </w:r>
      <w:r w:rsidR="00146C8C">
        <w:rPr>
          <w:bCs/>
        </w:rPr>
        <w:t>. Co</w:t>
      </w:r>
      <w:r w:rsidR="00FD750C">
        <w:rPr>
          <w:bCs/>
        </w:rPr>
        <w:t xml:space="preserve">nsegue-se apurar que as </w:t>
      </w:r>
      <w:r w:rsidR="00FD750C" w:rsidRPr="00423D4C">
        <w:rPr>
          <w:b/>
        </w:rPr>
        <w:t>vendas</w:t>
      </w:r>
      <w:r w:rsidR="00FD750C">
        <w:rPr>
          <w:bCs/>
        </w:rPr>
        <w:t xml:space="preserve"> aumentaram de </w:t>
      </w:r>
      <w:r w:rsidR="00FD750C" w:rsidRPr="00423D4C">
        <w:rPr>
          <w:b/>
        </w:rPr>
        <w:t>693 364.99</w:t>
      </w:r>
      <w:r w:rsidR="0058219C" w:rsidRPr="00423D4C">
        <w:rPr>
          <w:b/>
        </w:rPr>
        <w:t>€</w:t>
      </w:r>
      <w:r w:rsidR="00FD750C" w:rsidRPr="00423D4C">
        <w:rPr>
          <w:b/>
        </w:rPr>
        <w:t xml:space="preserve"> </w:t>
      </w:r>
      <w:r w:rsidR="00FD750C" w:rsidRPr="00FD750C">
        <w:rPr>
          <w:bCs/>
        </w:rPr>
        <w:t xml:space="preserve">para </w:t>
      </w:r>
      <w:r w:rsidR="00FD750C" w:rsidRPr="00423D4C">
        <w:rPr>
          <w:b/>
        </w:rPr>
        <w:t>726 643.86</w:t>
      </w:r>
      <w:r w:rsidR="0058219C" w:rsidRPr="00423D4C">
        <w:rPr>
          <w:b/>
        </w:rPr>
        <w:t>€</w:t>
      </w:r>
      <w:r w:rsidR="00FD750C" w:rsidRPr="00423D4C">
        <w:rPr>
          <w:b/>
        </w:rPr>
        <w:t xml:space="preserve"> </w:t>
      </w:r>
      <w:r w:rsidR="005177BC">
        <w:rPr>
          <w:bCs/>
        </w:rPr>
        <w:t xml:space="preserve">sendo a </w:t>
      </w:r>
      <w:r w:rsidR="005177BC" w:rsidRPr="00423D4C">
        <w:rPr>
          <w:b/>
        </w:rPr>
        <w:t>pandemia</w:t>
      </w:r>
      <w:r w:rsidR="005177BC">
        <w:rPr>
          <w:bCs/>
        </w:rPr>
        <w:t xml:space="preserve"> e a </w:t>
      </w:r>
      <w:r w:rsidR="005177BC" w:rsidRPr="00423D4C">
        <w:rPr>
          <w:b/>
        </w:rPr>
        <w:t>necessidade</w:t>
      </w:r>
      <w:r w:rsidR="005177BC">
        <w:rPr>
          <w:bCs/>
        </w:rPr>
        <w:t xml:space="preserve"> de um </w:t>
      </w:r>
      <w:r w:rsidR="005177BC" w:rsidRPr="00423D4C">
        <w:rPr>
          <w:b/>
        </w:rPr>
        <w:t>produto</w:t>
      </w:r>
      <w:r w:rsidR="005177BC">
        <w:rPr>
          <w:bCs/>
        </w:rPr>
        <w:t xml:space="preserve"> com as características do </w:t>
      </w:r>
      <w:r w:rsidR="005177BC" w:rsidRPr="00423D4C">
        <w:rPr>
          <w:b/>
          <w:i/>
        </w:rPr>
        <w:t>e-schooling</w:t>
      </w:r>
      <w:r w:rsidR="005177BC">
        <w:rPr>
          <w:bCs/>
        </w:rPr>
        <w:t xml:space="preserve"> </w:t>
      </w:r>
      <w:r w:rsidR="004227AB">
        <w:rPr>
          <w:bCs/>
        </w:rPr>
        <w:t xml:space="preserve">cada vez maiores. Embora menor, a subida dos </w:t>
      </w:r>
      <w:r w:rsidR="004227AB" w:rsidRPr="00423D4C">
        <w:rPr>
          <w:b/>
        </w:rPr>
        <w:t>outros rendimentos</w:t>
      </w:r>
      <w:r w:rsidR="004227AB">
        <w:rPr>
          <w:bCs/>
        </w:rPr>
        <w:t xml:space="preserve"> também foi um fator que </w:t>
      </w:r>
      <w:r w:rsidR="00040ABD">
        <w:rPr>
          <w:bCs/>
        </w:rPr>
        <w:t xml:space="preserve">contou para a </w:t>
      </w:r>
      <w:r w:rsidR="00040ABD" w:rsidRPr="00423D4C">
        <w:rPr>
          <w:b/>
        </w:rPr>
        <w:t>subida</w:t>
      </w:r>
      <w:r w:rsidR="00040ABD">
        <w:rPr>
          <w:bCs/>
        </w:rPr>
        <w:t xml:space="preserve"> do </w:t>
      </w:r>
      <w:r w:rsidR="00040ABD" w:rsidRPr="00423D4C">
        <w:rPr>
          <w:b/>
        </w:rPr>
        <w:t>resultado líquido</w:t>
      </w:r>
      <w:r w:rsidR="00040ABD">
        <w:rPr>
          <w:bCs/>
        </w:rPr>
        <w:t xml:space="preserve">. </w:t>
      </w:r>
      <w:r w:rsidR="000E6424">
        <w:rPr>
          <w:bCs/>
        </w:rPr>
        <w:t xml:space="preserve">Por outro lado, os </w:t>
      </w:r>
      <w:r w:rsidR="000E6424" w:rsidRPr="00423D4C">
        <w:rPr>
          <w:b/>
        </w:rPr>
        <w:t>gastos</w:t>
      </w:r>
      <w:r w:rsidR="000E6424">
        <w:rPr>
          <w:bCs/>
        </w:rPr>
        <w:t xml:space="preserve"> </w:t>
      </w:r>
      <w:r w:rsidR="000E6424" w:rsidRPr="00423D4C">
        <w:rPr>
          <w:b/>
        </w:rPr>
        <w:t>com o pessoal</w:t>
      </w:r>
      <w:r w:rsidR="000E6424">
        <w:rPr>
          <w:bCs/>
        </w:rPr>
        <w:t xml:space="preserve"> e os </w:t>
      </w:r>
      <w:r w:rsidR="000E6424" w:rsidRPr="00423D4C">
        <w:rPr>
          <w:b/>
        </w:rPr>
        <w:t>outros gastos</w:t>
      </w:r>
      <w:r w:rsidR="000E6424">
        <w:rPr>
          <w:bCs/>
        </w:rPr>
        <w:t xml:space="preserve"> foram superiores </w:t>
      </w:r>
      <w:r w:rsidR="007D0859">
        <w:rPr>
          <w:bCs/>
        </w:rPr>
        <w:t xml:space="preserve">em </w:t>
      </w:r>
      <w:r w:rsidR="007D0859" w:rsidRPr="00423D4C">
        <w:rPr>
          <w:b/>
        </w:rPr>
        <w:t>2021</w:t>
      </w:r>
      <w:r w:rsidR="007D0859">
        <w:rPr>
          <w:bCs/>
        </w:rPr>
        <w:t xml:space="preserve"> uma vez que a </w:t>
      </w:r>
      <w:r w:rsidR="007D0859" w:rsidRPr="00423D4C">
        <w:rPr>
          <w:b/>
        </w:rPr>
        <w:t>adaptação</w:t>
      </w:r>
      <w:r w:rsidR="007D0859">
        <w:rPr>
          <w:bCs/>
        </w:rPr>
        <w:t xml:space="preserve"> do </w:t>
      </w:r>
      <w:r w:rsidR="007D0859" w:rsidRPr="00423D4C">
        <w:rPr>
          <w:b/>
        </w:rPr>
        <w:t>trabalho</w:t>
      </w:r>
      <w:r w:rsidR="007D0859">
        <w:rPr>
          <w:bCs/>
        </w:rPr>
        <w:t xml:space="preserve"> à pandemia</w:t>
      </w:r>
      <w:r w:rsidR="004D0A5E">
        <w:rPr>
          <w:bCs/>
        </w:rPr>
        <w:t xml:space="preserve">, nomeadamente o </w:t>
      </w:r>
      <w:r w:rsidR="004D0A5E" w:rsidRPr="00423D4C">
        <w:rPr>
          <w:b/>
        </w:rPr>
        <w:t>teletrabalho</w:t>
      </w:r>
      <w:r w:rsidR="004D0A5E">
        <w:rPr>
          <w:bCs/>
        </w:rPr>
        <w:t xml:space="preserve">, </w:t>
      </w:r>
      <w:r w:rsidR="007D0859">
        <w:rPr>
          <w:bCs/>
        </w:rPr>
        <w:t xml:space="preserve">e a </w:t>
      </w:r>
      <w:r w:rsidR="007D0859" w:rsidRPr="00423D4C">
        <w:rPr>
          <w:b/>
        </w:rPr>
        <w:t>contratação</w:t>
      </w:r>
      <w:r w:rsidR="007D0859">
        <w:rPr>
          <w:bCs/>
        </w:rPr>
        <w:t xml:space="preserve"> de novos </w:t>
      </w:r>
      <w:r w:rsidR="007D0859" w:rsidRPr="00423D4C">
        <w:rPr>
          <w:b/>
        </w:rPr>
        <w:t>funcionários</w:t>
      </w:r>
      <w:r w:rsidR="007D0859">
        <w:rPr>
          <w:bCs/>
        </w:rPr>
        <w:t xml:space="preserve"> foi fundamental. </w:t>
      </w:r>
      <w:r w:rsidR="00866725">
        <w:rPr>
          <w:bCs/>
        </w:rPr>
        <w:t xml:space="preserve">Consegue-se observar que o </w:t>
      </w:r>
      <w:r w:rsidR="00866725" w:rsidRPr="00423D4C">
        <w:rPr>
          <w:b/>
        </w:rPr>
        <w:t>valor líquido</w:t>
      </w:r>
      <w:r w:rsidR="00866725">
        <w:rPr>
          <w:bCs/>
        </w:rPr>
        <w:t xml:space="preserve"> de </w:t>
      </w:r>
      <w:r w:rsidR="00866725" w:rsidRPr="00423D4C">
        <w:rPr>
          <w:b/>
        </w:rPr>
        <w:t>2020</w:t>
      </w:r>
      <w:r w:rsidR="00866725">
        <w:rPr>
          <w:bCs/>
        </w:rPr>
        <w:t xml:space="preserve"> era superior (</w:t>
      </w:r>
      <w:r w:rsidR="001117E9" w:rsidRPr="00423D4C">
        <w:rPr>
          <w:b/>
        </w:rPr>
        <w:t>297 966.84</w:t>
      </w:r>
      <w:r w:rsidR="0058219C" w:rsidRPr="00423D4C">
        <w:rPr>
          <w:b/>
        </w:rPr>
        <w:t>€</w:t>
      </w:r>
      <w:r w:rsidR="00866725">
        <w:rPr>
          <w:bCs/>
        </w:rPr>
        <w:t xml:space="preserve">) ao de </w:t>
      </w:r>
      <w:r w:rsidR="00866725" w:rsidRPr="00423D4C">
        <w:rPr>
          <w:b/>
        </w:rPr>
        <w:t>2021</w:t>
      </w:r>
      <w:r w:rsidR="00866725">
        <w:rPr>
          <w:bCs/>
        </w:rPr>
        <w:t xml:space="preserve"> (</w:t>
      </w:r>
      <w:r w:rsidR="001117E9" w:rsidRPr="00423D4C">
        <w:rPr>
          <w:b/>
        </w:rPr>
        <w:t>172 121.98</w:t>
      </w:r>
      <w:r w:rsidR="0058219C" w:rsidRPr="00423D4C">
        <w:rPr>
          <w:b/>
        </w:rPr>
        <w:t>€</w:t>
      </w:r>
      <w:r w:rsidR="00866725">
        <w:rPr>
          <w:bCs/>
        </w:rPr>
        <w:t xml:space="preserve">) até serem aplicados os </w:t>
      </w:r>
      <w:r w:rsidR="00866725" w:rsidRPr="00423D4C">
        <w:rPr>
          <w:b/>
        </w:rPr>
        <w:t>impostos</w:t>
      </w:r>
      <w:r w:rsidR="00866725">
        <w:rPr>
          <w:bCs/>
        </w:rPr>
        <w:t xml:space="preserve">, passando </w:t>
      </w:r>
      <w:r w:rsidR="000A76B3">
        <w:rPr>
          <w:bCs/>
        </w:rPr>
        <w:t xml:space="preserve">o valor de </w:t>
      </w:r>
      <w:r w:rsidR="000A76B3" w:rsidRPr="00423D4C">
        <w:rPr>
          <w:b/>
        </w:rPr>
        <w:t>2021</w:t>
      </w:r>
      <w:r w:rsidR="000A76B3">
        <w:rPr>
          <w:bCs/>
        </w:rPr>
        <w:t xml:space="preserve"> (</w:t>
      </w:r>
      <w:r w:rsidR="000A76B3" w:rsidRPr="00423D4C">
        <w:rPr>
          <w:b/>
        </w:rPr>
        <w:t>182 443.73</w:t>
      </w:r>
      <w:r w:rsidR="0058219C" w:rsidRPr="00423D4C">
        <w:rPr>
          <w:b/>
        </w:rPr>
        <w:t>€</w:t>
      </w:r>
      <w:r w:rsidR="000A76B3">
        <w:rPr>
          <w:bCs/>
        </w:rPr>
        <w:t xml:space="preserve">) a ser superior ao de </w:t>
      </w:r>
      <w:r w:rsidR="000A76B3" w:rsidRPr="00423D4C">
        <w:rPr>
          <w:b/>
        </w:rPr>
        <w:t>2020</w:t>
      </w:r>
      <w:r w:rsidR="000A76B3">
        <w:rPr>
          <w:bCs/>
        </w:rPr>
        <w:t xml:space="preserve"> (</w:t>
      </w:r>
      <w:r w:rsidR="00F104D0" w:rsidRPr="00423D4C">
        <w:rPr>
          <w:b/>
        </w:rPr>
        <w:t>153 518.44</w:t>
      </w:r>
      <w:r w:rsidR="0058219C" w:rsidRPr="00423D4C">
        <w:rPr>
          <w:b/>
        </w:rPr>
        <w:t>€</w:t>
      </w:r>
      <w:r w:rsidR="000A76B3">
        <w:rPr>
          <w:bCs/>
        </w:rPr>
        <w:t>).</w:t>
      </w:r>
      <w:r w:rsidR="00866725">
        <w:rPr>
          <w:bCs/>
        </w:rPr>
        <w:t xml:space="preserve"> </w:t>
      </w:r>
      <w:r w:rsidR="00F104D0">
        <w:rPr>
          <w:bCs/>
        </w:rPr>
        <w:t xml:space="preserve">Esta diferença de </w:t>
      </w:r>
      <w:r w:rsidR="00F104D0" w:rsidRPr="00423D4C">
        <w:rPr>
          <w:b/>
        </w:rPr>
        <w:t>impostos</w:t>
      </w:r>
      <w:r w:rsidR="00F104D0">
        <w:rPr>
          <w:bCs/>
        </w:rPr>
        <w:t xml:space="preserve"> (em </w:t>
      </w:r>
      <w:r w:rsidR="00F104D0" w:rsidRPr="00423D4C">
        <w:rPr>
          <w:b/>
        </w:rPr>
        <w:t>2020</w:t>
      </w:r>
      <w:r w:rsidR="00F104D0">
        <w:rPr>
          <w:bCs/>
        </w:rPr>
        <w:t xml:space="preserve">- </w:t>
      </w:r>
      <w:r w:rsidR="00F104D0" w:rsidRPr="00423D4C">
        <w:rPr>
          <w:b/>
        </w:rPr>
        <w:t>144 448.40</w:t>
      </w:r>
      <w:r w:rsidR="0058219C" w:rsidRPr="00423D4C">
        <w:rPr>
          <w:b/>
        </w:rPr>
        <w:t>€</w:t>
      </w:r>
      <w:r w:rsidR="00F104D0">
        <w:rPr>
          <w:bCs/>
        </w:rPr>
        <w:t xml:space="preserve"> e em </w:t>
      </w:r>
      <w:r w:rsidR="00F104D0" w:rsidRPr="00423D4C">
        <w:rPr>
          <w:b/>
        </w:rPr>
        <w:t>2021</w:t>
      </w:r>
      <w:r w:rsidR="00F104D0">
        <w:rPr>
          <w:bCs/>
        </w:rPr>
        <w:t xml:space="preserve">- </w:t>
      </w:r>
      <w:r w:rsidR="00F104D0" w:rsidRPr="00423D4C">
        <w:rPr>
          <w:b/>
        </w:rPr>
        <w:t>10 321.75</w:t>
      </w:r>
      <w:r w:rsidR="0058219C" w:rsidRPr="00423D4C">
        <w:rPr>
          <w:b/>
        </w:rPr>
        <w:t>€</w:t>
      </w:r>
      <w:r w:rsidR="00F104D0">
        <w:rPr>
          <w:bCs/>
        </w:rPr>
        <w:t xml:space="preserve">) </w:t>
      </w:r>
      <w:r w:rsidR="00CD6B33">
        <w:rPr>
          <w:bCs/>
        </w:rPr>
        <w:t xml:space="preserve">foi uma forma de </w:t>
      </w:r>
      <w:r w:rsidR="00CD6B33" w:rsidRPr="00423D4C">
        <w:rPr>
          <w:b/>
        </w:rPr>
        <w:t>ajuda</w:t>
      </w:r>
      <w:r w:rsidR="00CD6B33">
        <w:rPr>
          <w:bCs/>
        </w:rPr>
        <w:t xml:space="preserve"> do </w:t>
      </w:r>
      <w:r w:rsidR="00CD6B33" w:rsidRPr="00423D4C">
        <w:rPr>
          <w:b/>
        </w:rPr>
        <w:t>Estado</w:t>
      </w:r>
      <w:r w:rsidR="00CD6B33">
        <w:rPr>
          <w:bCs/>
        </w:rPr>
        <w:t xml:space="preserve"> português como combate à </w:t>
      </w:r>
      <w:r w:rsidR="00CD6B33" w:rsidRPr="00423D4C">
        <w:rPr>
          <w:b/>
        </w:rPr>
        <w:t>pandemia</w:t>
      </w:r>
      <w:r w:rsidR="00CD6B33">
        <w:rPr>
          <w:bCs/>
        </w:rPr>
        <w:t xml:space="preserve"> nas empresas.</w:t>
      </w:r>
      <w:bookmarkEnd w:id="91"/>
      <w:r w:rsidR="00CD6B33">
        <w:rPr>
          <w:bCs/>
        </w:rPr>
        <w:t xml:space="preserve"> </w:t>
      </w:r>
    </w:p>
    <w:p w14:paraId="59DEEA9F" w14:textId="77777777" w:rsidR="004219BF" w:rsidRDefault="004219BF" w:rsidP="00E76B0B">
      <w:r>
        <w:tab/>
        <w:t xml:space="preserve">Sem dúvida que os </w:t>
      </w:r>
      <w:r w:rsidRPr="0058219C">
        <w:rPr>
          <w:b/>
          <w:bCs/>
        </w:rPr>
        <w:t>rácios</w:t>
      </w:r>
      <w:r>
        <w:t xml:space="preserve"> são fundamentais na </w:t>
      </w:r>
      <w:r w:rsidRPr="0058219C">
        <w:rPr>
          <w:b/>
          <w:bCs/>
        </w:rPr>
        <w:t>análise</w:t>
      </w:r>
      <w:r>
        <w:t xml:space="preserve"> da </w:t>
      </w:r>
      <w:r w:rsidRPr="0058219C">
        <w:rPr>
          <w:b/>
          <w:bCs/>
        </w:rPr>
        <w:t>situação económica</w:t>
      </w:r>
      <w:r>
        <w:t xml:space="preserve"> e </w:t>
      </w:r>
      <w:r w:rsidRPr="0058219C">
        <w:rPr>
          <w:b/>
          <w:bCs/>
        </w:rPr>
        <w:t>financeira</w:t>
      </w:r>
      <w:r>
        <w:t xml:space="preserve"> de uma organização. </w:t>
      </w:r>
      <w:r w:rsidR="000E0B60">
        <w:t xml:space="preserve">Através dos dados calculados acima é possível </w:t>
      </w:r>
      <w:r w:rsidR="00E46366" w:rsidRPr="0058219C">
        <w:rPr>
          <w:b/>
          <w:bCs/>
        </w:rPr>
        <w:t>tecer</w:t>
      </w:r>
      <w:r w:rsidR="00E46366">
        <w:t xml:space="preserve"> vários </w:t>
      </w:r>
      <w:r w:rsidR="00E46366" w:rsidRPr="0058219C">
        <w:rPr>
          <w:b/>
          <w:bCs/>
        </w:rPr>
        <w:t>comentários</w:t>
      </w:r>
      <w:r w:rsidR="00D87CE5">
        <w:t xml:space="preserve"> quanto à </w:t>
      </w:r>
      <w:r w:rsidR="00D87CE5" w:rsidRPr="0058219C">
        <w:rPr>
          <w:b/>
          <w:bCs/>
        </w:rPr>
        <w:t>ren</w:t>
      </w:r>
      <w:r w:rsidR="00811BDD">
        <w:rPr>
          <w:b/>
          <w:bCs/>
        </w:rPr>
        <w:t>ta</w:t>
      </w:r>
      <w:r w:rsidR="00D87CE5" w:rsidRPr="0058219C">
        <w:rPr>
          <w:b/>
          <w:bCs/>
        </w:rPr>
        <w:t>bilidade</w:t>
      </w:r>
      <w:r w:rsidR="00C37E54">
        <w:t xml:space="preserve"> (rácios de </w:t>
      </w:r>
      <w:r w:rsidR="00D87CE5">
        <w:t xml:space="preserve"> </w:t>
      </w:r>
      <w:r w:rsidR="00C37E54" w:rsidRPr="00423D4C">
        <w:t>rentabilidade</w:t>
      </w:r>
      <w:r w:rsidR="00C37E54">
        <w:t xml:space="preserve">) </w:t>
      </w:r>
      <w:r w:rsidR="00D87CE5">
        <w:t xml:space="preserve">e </w:t>
      </w:r>
      <w:r w:rsidR="00D87CE5" w:rsidRPr="0058219C">
        <w:rPr>
          <w:b/>
          <w:bCs/>
        </w:rPr>
        <w:t>endividamento</w:t>
      </w:r>
      <w:r w:rsidR="003B3C70">
        <w:t xml:space="preserve"> (rácios de autonomia financeira e solvabilidade)</w:t>
      </w:r>
      <w:r w:rsidR="00D87CE5">
        <w:t xml:space="preserve"> da organização</w:t>
      </w:r>
      <w:r w:rsidR="00E46366">
        <w:t>:</w:t>
      </w:r>
    </w:p>
    <w:p w14:paraId="347E4E05" w14:textId="57DBAA94" w:rsidR="00423D4C" w:rsidRDefault="00423D4C" w:rsidP="00423D4C"/>
    <w:p w14:paraId="574C7211" w14:textId="6A9D6D7D" w:rsidR="00E46366" w:rsidRPr="000E7B06" w:rsidRDefault="00BD6A7E" w:rsidP="00423D4C">
      <w:pPr>
        <w:pStyle w:val="Heading2"/>
        <w:spacing w:line="360" w:lineRule="auto"/>
        <w:rPr>
          <w:b w:val="0"/>
          <w:bCs/>
        </w:rPr>
      </w:pPr>
      <w:bookmarkStart w:id="92" w:name="_Toc122190829"/>
      <w:r w:rsidRPr="000E7B06">
        <w:rPr>
          <w:rFonts w:asciiTheme="minorHAnsi" w:hAnsiTheme="minorHAnsi" w:cstheme="minorHAnsi"/>
        </w:rPr>
        <w:t>Fundo de maneio:</w:t>
      </w:r>
      <w:bookmarkEnd w:id="92"/>
    </w:p>
    <w:p w14:paraId="54D63CE9" w14:textId="3B0DFD12" w:rsidR="00BD6A7E" w:rsidRPr="00BC4B76" w:rsidRDefault="00BC4B76" w:rsidP="00BC4B76">
      <w:pPr>
        <w:ind w:left="1080" w:firstLine="360"/>
      </w:pPr>
      <w:r w:rsidRPr="00BC4B76">
        <w:lastRenderedPageBreak/>
        <w:t xml:space="preserve">O </w:t>
      </w:r>
      <w:r w:rsidRPr="0058219C">
        <w:rPr>
          <w:b/>
          <w:bCs/>
        </w:rPr>
        <w:t>fundo de maneio</w:t>
      </w:r>
      <w:r w:rsidRPr="00BC4B76">
        <w:t xml:space="preserve"> é uma parcela do </w:t>
      </w:r>
      <w:r w:rsidRPr="0058219C">
        <w:rPr>
          <w:b/>
          <w:bCs/>
        </w:rPr>
        <w:t>ativo</w:t>
      </w:r>
      <w:r w:rsidRPr="00BC4B76">
        <w:t xml:space="preserve"> </w:t>
      </w:r>
      <w:r w:rsidRPr="0058219C">
        <w:rPr>
          <w:b/>
          <w:bCs/>
        </w:rPr>
        <w:t>corrente</w:t>
      </w:r>
      <w:r w:rsidRPr="00BC4B76">
        <w:t xml:space="preserve"> financiada por </w:t>
      </w:r>
      <w:r w:rsidRPr="0058219C">
        <w:rPr>
          <w:b/>
          <w:bCs/>
        </w:rPr>
        <w:t>capitais</w:t>
      </w:r>
      <w:r w:rsidRPr="00BC4B76">
        <w:t xml:space="preserve"> </w:t>
      </w:r>
      <w:r w:rsidRPr="0058219C">
        <w:rPr>
          <w:b/>
          <w:bCs/>
        </w:rPr>
        <w:t>permanentes</w:t>
      </w:r>
      <w:r w:rsidRPr="00BC4B76">
        <w:t xml:space="preserve">. É uma margem de </w:t>
      </w:r>
      <w:r w:rsidRPr="0058219C">
        <w:rPr>
          <w:b/>
          <w:bCs/>
        </w:rPr>
        <w:t>segurança</w:t>
      </w:r>
      <w:r w:rsidRPr="00BC4B76">
        <w:t xml:space="preserve"> para o caso do ativo corrente não se realizar com a mesma </w:t>
      </w:r>
      <w:r w:rsidRPr="0058219C">
        <w:rPr>
          <w:b/>
          <w:bCs/>
        </w:rPr>
        <w:t>rapidez</w:t>
      </w:r>
      <w:r w:rsidRPr="00BC4B76">
        <w:t xml:space="preserve"> que o </w:t>
      </w:r>
      <w:r w:rsidRPr="0058219C">
        <w:rPr>
          <w:b/>
          <w:bCs/>
        </w:rPr>
        <w:t>passivo</w:t>
      </w:r>
      <w:r w:rsidRPr="00BC4B76">
        <w:t xml:space="preserve"> de </w:t>
      </w:r>
      <w:r w:rsidRPr="0058219C">
        <w:rPr>
          <w:b/>
          <w:bCs/>
        </w:rPr>
        <w:t>curto prazo</w:t>
      </w:r>
      <w:r w:rsidRPr="00BC4B76">
        <w:t>. Com base no resultado obtido (</w:t>
      </w:r>
      <w:r w:rsidRPr="0058219C">
        <w:rPr>
          <w:b/>
          <w:bCs/>
        </w:rPr>
        <w:t>570 523.21</w:t>
      </w:r>
      <w:r w:rsidR="0058219C" w:rsidRPr="0058219C">
        <w:rPr>
          <w:b/>
          <w:bCs/>
        </w:rPr>
        <w:t>€</w:t>
      </w:r>
      <w:r w:rsidRPr="00BC4B76">
        <w:t xml:space="preserve">), podemos analisar que o valor é </w:t>
      </w:r>
      <w:r w:rsidRPr="0058219C">
        <w:rPr>
          <w:b/>
          <w:bCs/>
        </w:rPr>
        <w:t>positivo</w:t>
      </w:r>
      <w:r w:rsidRPr="00BC4B76">
        <w:t xml:space="preserve">, ou seja, </w:t>
      </w:r>
      <w:r>
        <w:t xml:space="preserve">a organização </w:t>
      </w:r>
      <w:r w:rsidRPr="00BC4B76">
        <w:t xml:space="preserve">consegue </w:t>
      </w:r>
      <w:r w:rsidRPr="0058219C">
        <w:rPr>
          <w:b/>
          <w:bCs/>
        </w:rPr>
        <w:t>suportar</w:t>
      </w:r>
      <w:r w:rsidRPr="00BC4B76">
        <w:t xml:space="preserve"> os </w:t>
      </w:r>
      <w:r w:rsidRPr="0058219C">
        <w:rPr>
          <w:b/>
          <w:bCs/>
        </w:rPr>
        <w:t>custos</w:t>
      </w:r>
      <w:r w:rsidRPr="00BC4B76">
        <w:t xml:space="preserve"> obtidos a </w:t>
      </w:r>
      <w:r w:rsidRPr="0058219C">
        <w:rPr>
          <w:b/>
          <w:bCs/>
        </w:rPr>
        <w:t>médio-longo prazo</w:t>
      </w:r>
      <w:r w:rsidRPr="00BC4B76">
        <w:t xml:space="preserve"> (isto </w:t>
      </w:r>
      <w:r>
        <w:t>significa que</w:t>
      </w:r>
      <w:r w:rsidRPr="00BC4B76">
        <w:t xml:space="preserve"> a empresa tem mais </w:t>
      </w:r>
      <w:r w:rsidRPr="0058219C">
        <w:rPr>
          <w:b/>
          <w:bCs/>
        </w:rPr>
        <w:t>ativos</w:t>
      </w:r>
      <w:r w:rsidRPr="00BC4B76">
        <w:t xml:space="preserve"> </w:t>
      </w:r>
      <w:r w:rsidRPr="0058219C">
        <w:rPr>
          <w:b/>
          <w:bCs/>
        </w:rPr>
        <w:t>líquidos</w:t>
      </w:r>
      <w:r w:rsidRPr="00BC4B76">
        <w:t xml:space="preserve"> do que </w:t>
      </w:r>
      <w:r w:rsidRPr="0058219C">
        <w:rPr>
          <w:b/>
          <w:bCs/>
        </w:rPr>
        <w:t>dívidas</w:t>
      </w:r>
      <w:r w:rsidRPr="00BC4B76">
        <w:t xml:space="preserve"> que vencem no </w:t>
      </w:r>
      <w:r w:rsidRPr="0058219C">
        <w:rPr>
          <w:b/>
          <w:bCs/>
        </w:rPr>
        <w:t>curto prazo</w:t>
      </w:r>
      <w:r w:rsidRPr="00BC4B76">
        <w:t xml:space="preserve">; por linguagem corrente, a empresa tem mais </w:t>
      </w:r>
      <w:r w:rsidRPr="0058219C">
        <w:rPr>
          <w:b/>
          <w:bCs/>
        </w:rPr>
        <w:t>ativos</w:t>
      </w:r>
      <w:r w:rsidRPr="00BC4B76">
        <w:t xml:space="preserve"> do que </w:t>
      </w:r>
      <w:r w:rsidRPr="0058219C">
        <w:rPr>
          <w:b/>
          <w:bCs/>
        </w:rPr>
        <w:t>dívidas</w:t>
      </w:r>
      <w:r w:rsidRPr="00BC4B76">
        <w:t>, consegue suportar essas mesmas).</w:t>
      </w:r>
    </w:p>
    <w:p w14:paraId="2DF1230B" w14:textId="4BFC6F3C" w:rsidR="00571618" w:rsidRPr="000E7B06" w:rsidRDefault="00225566" w:rsidP="00571618">
      <w:pPr>
        <w:pStyle w:val="ListParagraph"/>
        <w:numPr>
          <w:ilvl w:val="0"/>
          <w:numId w:val="37"/>
        </w:numPr>
        <w:rPr>
          <w:rFonts w:asciiTheme="minorHAnsi" w:hAnsiTheme="minorHAnsi" w:cstheme="minorHAnsi"/>
          <w:b/>
          <w:bCs/>
        </w:rPr>
      </w:pPr>
      <w:r w:rsidRPr="000E7B06">
        <w:rPr>
          <w:rFonts w:asciiTheme="minorHAnsi" w:hAnsiTheme="minorHAnsi" w:cstheme="minorHAnsi"/>
          <w:b/>
          <w:bCs/>
        </w:rPr>
        <w:t>Rácio de autonomia financeira</w:t>
      </w:r>
      <w:r w:rsidR="000E7B06">
        <w:rPr>
          <w:rFonts w:asciiTheme="minorHAnsi" w:hAnsiTheme="minorHAnsi" w:cstheme="minorHAnsi"/>
          <w:b/>
          <w:bCs/>
        </w:rPr>
        <w:t>:</w:t>
      </w:r>
    </w:p>
    <w:p w14:paraId="63B7FC3F" w14:textId="4F403DCD" w:rsidR="00AE3732" w:rsidRPr="00AE3732" w:rsidRDefault="00AE3732" w:rsidP="000E7B06">
      <w:pPr>
        <w:pStyle w:val="ListParagraph"/>
        <w:ind w:left="1080" w:firstLine="360"/>
        <w:rPr>
          <w:rFonts w:asciiTheme="minorHAnsi" w:hAnsiTheme="minorHAnsi" w:cstheme="minorHAnsi"/>
        </w:rPr>
      </w:pPr>
      <w:r w:rsidRPr="00AE3732">
        <w:rPr>
          <w:rFonts w:asciiTheme="minorHAnsi" w:hAnsiTheme="minorHAnsi" w:cstheme="minorHAnsi"/>
        </w:rPr>
        <w:t xml:space="preserve">O valor do </w:t>
      </w:r>
      <w:r w:rsidRPr="006B635A">
        <w:rPr>
          <w:rFonts w:asciiTheme="minorHAnsi" w:hAnsiTheme="minorHAnsi" w:cstheme="minorHAnsi"/>
          <w:b/>
          <w:bCs/>
        </w:rPr>
        <w:t>rácio de autonomia financeira</w:t>
      </w:r>
      <w:r w:rsidRPr="00AE3732">
        <w:rPr>
          <w:rFonts w:asciiTheme="minorHAnsi" w:hAnsiTheme="minorHAnsi" w:cstheme="minorHAnsi"/>
        </w:rPr>
        <w:t xml:space="preserve"> demonstra a </w:t>
      </w:r>
      <w:r w:rsidRPr="006B635A">
        <w:rPr>
          <w:rFonts w:asciiTheme="minorHAnsi" w:hAnsiTheme="minorHAnsi" w:cstheme="minorHAnsi"/>
          <w:b/>
          <w:bCs/>
        </w:rPr>
        <w:t>independência</w:t>
      </w:r>
      <w:r w:rsidRPr="00AE3732">
        <w:rPr>
          <w:rFonts w:asciiTheme="minorHAnsi" w:hAnsiTheme="minorHAnsi" w:cstheme="minorHAnsi"/>
        </w:rPr>
        <w:t xml:space="preserve"> da organização face ao </w:t>
      </w:r>
      <w:r w:rsidRPr="006B635A">
        <w:rPr>
          <w:rFonts w:asciiTheme="minorHAnsi" w:hAnsiTheme="minorHAnsi" w:cstheme="minorHAnsi"/>
          <w:b/>
          <w:bCs/>
        </w:rPr>
        <w:t>capital</w:t>
      </w:r>
      <w:r w:rsidRPr="00AE3732">
        <w:rPr>
          <w:rFonts w:asciiTheme="minorHAnsi" w:hAnsiTheme="minorHAnsi" w:cstheme="minorHAnsi"/>
        </w:rPr>
        <w:t xml:space="preserve"> </w:t>
      </w:r>
      <w:r w:rsidRPr="006B635A">
        <w:rPr>
          <w:rFonts w:asciiTheme="minorHAnsi" w:hAnsiTheme="minorHAnsi" w:cstheme="minorHAnsi"/>
          <w:b/>
          <w:bCs/>
        </w:rPr>
        <w:t>alheio</w:t>
      </w:r>
      <w:r w:rsidRPr="00AE3732">
        <w:rPr>
          <w:rFonts w:asciiTheme="minorHAnsi" w:hAnsiTheme="minorHAnsi" w:cstheme="minorHAnsi"/>
        </w:rPr>
        <w:t xml:space="preserve"> e a proporção do </w:t>
      </w:r>
      <w:r w:rsidRPr="006B635A">
        <w:rPr>
          <w:rFonts w:asciiTheme="minorHAnsi" w:hAnsiTheme="minorHAnsi" w:cstheme="minorHAnsi"/>
          <w:b/>
          <w:bCs/>
        </w:rPr>
        <w:t>ativo</w:t>
      </w:r>
      <w:r w:rsidRPr="00AE3732">
        <w:rPr>
          <w:rFonts w:asciiTheme="minorHAnsi" w:hAnsiTheme="minorHAnsi" w:cstheme="minorHAnsi"/>
        </w:rPr>
        <w:t xml:space="preserve"> </w:t>
      </w:r>
      <w:r w:rsidRPr="006B635A">
        <w:rPr>
          <w:rFonts w:asciiTheme="minorHAnsi" w:hAnsiTheme="minorHAnsi" w:cstheme="minorHAnsi"/>
          <w:b/>
          <w:bCs/>
        </w:rPr>
        <w:t>total</w:t>
      </w:r>
      <w:r w:rsidRPr="00AE3732">
        <w:rPr>
          <w:rFonts w:asciiTheme="minorHAnsi" w:hAnsiTheme="minorHAnsi" w:cstheme="minorHAnsi"/>
        </w:rPr>
        <w:t xml:space="preserve"> que é financiada com </w:t>
      </w:r>
      <w:r w:rsidRPr="006B635A">
        <w:rPr>
          <w:rFonts w:asciiTheme="minorHAnsi" w:hAnsiTheme="minorHAnsi" w:cstheme="minorHAnsi"/>
          <w:b/>
          <w:bCs/>
        </w:rPr>
        <w:t>capital</w:t>
      </w:r>
      <w:r w:rsidRPr="00AE3732">
        <w:rPr>
          <w:rFonts w:asciiTheme="minorHAnsi" w:hAnsiTheme="minorHAnsi" w:cstheme="minorHAnsi"/>
        </w:rPr>
        <w:t xml:space="preserve"> </w:t>
      </w:r>
      <w:r w:rsidRPr="006B635A">
        <w:rPr>
          <w:rFonts w:asciiTheme="minorHAnsi" w:hAnsiTheme="minorHAnsi" w:cstheme="minorHAnsi"/>
          <w:b/>
          <w:bCs/>
        </w:rPr>
        <w:t>próprio</w:t>
      </w:r>
      <w:r w:rsidR="009F2C2D">
        <w:rPr>
          <w:rFonts w:asciiTheme="minorHAnsi" w:hAnsiTheme="minorHAnsi" w:cstheme="minorHAnsi"/>
          <w:b/>
          <w:bCs/>
        </w:rPr>
        <w:t xml:space="preserve"> </w:t>
      </w:r>
      <w:sdt>
        <w:sdtPr>
          <w:rPr>
            <w:rFonts w:asciiTheme="minorHAnsi" w:hAnsiTheme="minorHAnsi" w:cstheme="minorHAnsi"/>
            <w:b/>
            <w:bCs/>
          </w:rPr>
          <w:id w:val="862259155"/>
          <w:citation/>
        </w:sdtPr>
        <w:sdtContent>
          <w:r w:rsidR="00E861F0">
            <w:rPr>
              <w:rFonts w:asciiTheme="minorHAnsi" w:hAnsiTheme="minorHAnsi" w:cstheme="minorHAnsi"/>
              <w:b/>
              <w:bCs/>
            </w:rPr>
            <w:fldChar w:fldCharType="begin"/>
          </w:r>
          <w:r w:rsidR="00E861F0">
            <w:rPr>
              <w:rFonts w:asciiTheme="minorHAnsi" w:hAnsiTheme="minorHAnsi" w:cstheme="minorHAnsi"/>
              <w:b/>
              <w:bCs/>
            </w:rPr>
            <w:instrText xml:space="preserve"> CITATION GES4 \l 2070 </w:instrText>
          </w:r>
          <w:r w:rsidR="00E861F0">
            <w:rPr>
              <w:rFonts w:asciiTheme="minorHAnsi" w:hAnsiTheme="minorHAnsi" w:cstheme="minorHAnsi"/>
              <w:b/>
              <w:bCs/>
            </w:rPr>
            <w:fldChar w:fldCharType="separate"/>
          </w:r>
          <w:r>
            <w:rPr>
              <w:rFonts w:asciiTheme="minorHAnsi" w:hAnsiTheme="minorHAnsi" w:cstheme="minorHAnsi"/>
              <w:noProof/>
            </w:rPr>
            <w:t>(GESTA9)</w:t>
          </w:r>
          <w:r w:rsidR="00E861F0">
            <w:rPr>
              <w:rFonts w:asciiTheme="minorHAnsi" w:hAnsiTheme="minorHAnsi" w:cstheme="minorHAnsi"/>
              <w:b/>
              <w:bCs/>
            </w:rPr>
            <w:fldChar w:fldCharType="end"/>
          </w:r>
        </w:sdtContent>
      </w:sdt>
      <w:r w:rsidRPr="00AE3732">
        <w:rPr>
          <w:rFonts w:asciiTheme="minorHAnsi" w:hAnsiTheme="minorHAnsi" w:cstheme="minorHAnsi"/>
        </w:rPr>
        <w:t xml:space="preserve">. Permite concluir sobre a </w:t>
      </w:r>
      <w:r w:rsidRPr="006B635A">
        <w:rPr>
          <w:rFonts w:asciiTheme="minorHAnsi" w:hAnsiTheme="minorHAnsi" w:cstheme="minorHAnsi"/>
          <w:b/>
          <w:bCs/>
        </w:rPr>
        <w:t>predominância</w:t>
      </w:r>
      <w:r w:rsidRPr="00AE3732">
        <w:rPr>
          <w:rFonts w:asciiTheme="minorHAnsi" w:hAnsiTheme="minorHAnsi" w:cstheme="minorHAnsi"/>
        </w:rPr>
        <w:t xml:space="preserve"> do </w:t>
      </w:r>
      <w:r w:rsidRPr="006B635A">
        <w:rPr>
          <w:rFonts w:asciiTheme="minorHAnsi" w:hAnsiTheme="minorHAnsi" w:cstheme="minorHAnsi"/>
          <w:b/>
          <w:bCs/>
        </w:rPr>
        <w:t>capital próprio</w:t>
      </w:r>
      <w:r w:rsidRPr="00AE3732">
        <w:rPr>
          <w:rFonts w:asciiTheme="minorHAnsi" w:hAnsiTheme="minorHAnsi" w:cstheme="minorHAnsi"/>
        </w:rPr>
        <w:t xml:space="preserve"> ou do </w:t>
      </w:r>
      <w:r w:rsidRPr="006B635A">
        <w:rPr>
          <w:rFonts w:asciiTheme="minorHAnsi" w:hAnsiTheme="minorHAnsi" w:cstheme="minorHAnsi"/>
          <w:b/>
          <w:bCs/>
        </w:rPr>
        <w:t>capital alheio</w:t>
      </w:r>
      <w:r w:rsidRPr="00AE3732">
        <w:rPr>
          <w:rFonts w:asciiTheme="minorHAnsi" w:hAnsiTheme="minorHAnsi" w:cstheme="minorHAnsi"/>
        </w:rPr>
        <w:t xml:space="preserve"> na organização.</w:t>
      </w:r>
      <w:r>
        <w:rPr>
          <w:rFonts w:asciiTheme="minorHAnsi" w:hAnsiTheme="minorHAnsi" w:cstheme="minorHAnsi"/>
        </w:rPr>
        <w:t xml:space="preserve"> Como se observa acima, o valor do rácio </w:t>
      </w:r>
      <w:r w:rsidR="00EF44E0">
        <w:rPr>
          <w:rFonts w:asciiTheme="minorHAnsi" w:hAnsiTheme="minorHAnsi" w:cstheme="minorHAnsi"/>
        </w:rPr>
        <w:t xml:space="preserve">é igual a </w:t>
      </w:r>
      <w:r w:rsidRPr="006B635A">
        <w:rPr>
          <w:rFonts w:asciiTheme="minorHAnsi" w:hAnsiTheme="minorHAnsi" w:cstheme="minorHAnsi"/>
          <w:b/>
          <w:bCs/>
        </w:rPr>
        <w:t>0.359</w:t>
      </w:r>
      <w:r w:rsidR="00E14FA7">
        <w:rPr>
          <w:rFonts w:asciiTheme="minorHAnsi" w:hAnsiTheme="minorHAnsi" w:cstheme="minorHAnsi"/>
        </w:rPr>
        <w:t xml:space="preserve"> </w:t>
      </w:r>
      <w:r w:rsidR="00E14FA7" w:rsidRPr="006B635A">
        <w:rPr>
          <w:rFonts w:asciiTheme="minorHAnsi" w:hAnsiTheme="minorHAnsi" w:cstheme="minorHAnsi"/>
          <w:b/>
          <w:bCs/>
        </w:rPr>
        <w:t>(36%)</w:t>
      </w:r>
      <w:r w:rsidR="00020854">
        <w:rPr>
          <w:rFonts w:asciiTheme="minorHAnsi" w:hAnsiTheme="minorHAnsi" w:cstheme="minorHAnsi"/>
        </w:rPr>
        <w:t xml:space="preserve"> o que se considera </w:t>
      </w:r>
      <w:r w:rsidR="00020854" w:rsidRPr="006B635A">
        <w:rPr>
          <w:rFonts w:asciiTheme="minorHAnsi" w:hAnsiTheme="minorHAnsi" w:cstheme="minorHAnsi"/>
          <w:b/>
          <w:bCs/>
        </w:rPr>
        <w:t>aceitável</w:t>
      </w:r>
      <w:r w:rsidR="00A91252">
        <w:rPr>
          <w:rFonts w:asciiTheme="minorHAnsi" w:hAnsiTheme="minorHAnsi" w:cstheme="minorHAnsi"/>
        </w:rPr>
        <w:t xml:space="preserve"> pois </w:t>
      </w:r>
      <w:r w:rsidR="00A91252" w:rsidRPr="006B635A">
        <w:rPr>
          <w:rFonts w:asciiTheme="minorHAnsi" w:hAnsiTheme="minorHAnsi" w:cstheme="minorHAnsi"/>
          <w:b/>
          <w:bCs/>
        </w:rPr>
        <w:t>não</w:t>
      </w:r>
      <w:r w:rsidR="00A91252">
        <w:rPr>
          <w:rFonts w:asciiTheme="minorHAnsi" w:hAnsiTheme="minorHAnsi" w:cstheme="minorHAnsi"/>
        </w:rPr>
        <w:t xml:space="preserve"> </w:t>
      </w:r>
      <w:r w:rsidR="00A91252" w:rsidRPr="006B635A">
        <w:rPr>
          <w:rFonts w:asciiTheme="minorHAnsi" w:hAnsiTheme="minorHAnsi" w:cstheme="minorHAnsi"/>
          <w:b/>
          <w:bCs/>
        </w:rPr>
        <w:t>há</w:t>
      </w:r>
      <w:r w:rsidR="00A91252">
        <w:rPr>
          <w:rFonts w:asciiTheme="minorHAnsi" w:hAnsiTheme="minorHAnsi" w:cstheme="minorHAnsi"/>
        </w:rPr>
        <w:t xml:space="preserve"> uma larga </w:t>
      </w:r>
      <w:r w:rsidR="00A91252" w:rsidRPr="006B635A">
        <w:rPr>
          <w:rFonts w:asciiTheme="minorHAnsi" w:hAnsiTheme="minorHAnsi" w:cstheme="minorHAnsi"/>
          <w:b/>
          <w:bCs/>
        </w:rPr>
        <w:t>dependência</w:t>
      </w:r>
      <w:r w:rsidR="00A91252">
        <w:rPr>
          <w:rFonts w:asciiTheme="minorHAnsi" w:hAnsiTheme="minorHAnsi" w:cstheme="minorHAnsi"/>
        </w:rPr>
        <w:t xml:space="preserve"> de terceiros </w:t>
      </w:r>
      <w:r w:rsidR="006E4539">
        <w:rPr>
          <w:rFonts w:asciiTheme="minorHAnsi" w:hAnsiTheme="minorHAnsi" w:cstheme="minorHAnsi"/>
        </w:rPr>
        <w:t xml:space="preserve">embora os </w:t>
      </w:r>
      <w:r w:rsidR="006E4539" w:rsidRPr="006B635A">
        <w:rPr>
          <w:rFonts w:asciiTheme="minorHAnsi" w:hAnsiTheme="minorHAnsi" w:cstheme="minorHAnsi"/>
          <w:b/>
          <w:bCs/>
        </w:rPr>
        <w:t>ativos</w:t>
      </w:r>
      <w:r w:rsidR="006E4539">
        <w:rPr>
          <w:rFonts w:asciiTheme="minorHAnsi" w:hAnsiTheme="minorHAnsi" w:cstheme="minorHAnsi"/>
        </w:rPr>
        <w:t xml:space="preserve"> </w:t>
      </w:r>
      <w:r w:rsidR="006E4539" w:rsidRPr="006B635A">
        <w:rPr>
          <w:rFonts w:asciiTheme="minorHAnsi" w:hAnsiTheme="minorHAnsi" w:cstheme="minorHAnsi"/>
          <w:b/>
          <w:bCs/>
        </w:rPr>
        <w:t>não</w:t>
      </w:r>
      <w:r w:rsidR="006E4539">
        <w:rPr>
          <w:rFonts w:asciiTheme="minorHAnsi" w:hAnsiTheme="minorHAnsi" w:cstheme="minorHAnsi"/>
        </w:rPr>
        <w:t xml:space="preserve"> </w:t>
      </w:r>
      <w:r w:rsidR="006E4539" w:rsidRPr="006B635A">
        <w:rPr>
          <w:rFonts w:asciiTheme="minorHAnsi" w:hAnsiTheme="minorHAnsi" w:cstheme="minorHAnsi"/>
          <w:b/>
          <w:bCs/>
        </w:rPr>
        <w:t>consigam</w:t>
      </w:r>
      <w:r w:rsidR="006E4539">
        <w:rPr>
          <w:rFonts w:asciiTheme="minorHAnsi" w:hAnsiTheme="minorHAnsi" w:cstheme="minorHAnsi"/>
        </w:rPr>
        <w:t xml:space="preserve"> cobrir </w:t>
      </w:r>
      <w:r w:rsidR="000E7B06">
        <w:rPr>
          <w:rFonts w:asciiTheme="minorHAnsi" w:hAnsiTheme="minorHAnsi" w:cstheme="minorHAnsi"/>
        </w:rPr>
        <w:t xml:space="preserve">a totalidade das </w:t>
      </w:r>
      <w:r w:rsidR="000E7B06" w:rsidRPr="006B635A">
        <w:rPr>
          <w:rFonts w:asciiTheme="minorHAnsi" w:hAnsiTheme="minorHAnsi" w:cstheme="minorHAnsi"/>
          <w:b/>
          <w:bCs/>
        </w:rPr>
        <w:t>responsabilidades</w:t>
      </w:r>
      <w:r w:rsidR="000E7B06">
        <w:rPr>
          <w:rFonts w:asciiTheme="minorHAnsi" w:hAnsiTheme="minorHAnsi" w:cstheme="minorHAnsi"/>
        </w:rPr>
        <w:t xml:space="preserve">. </w:t>
      </w:r>
    </w:p>
    <w:p w14:paraId="223BDECB" w14:textId="06249875" w:rsidR="00225566" w:rsidRDefault="00225566" w:rsidP="00571618">
      <w:pPr>
        <w:pStyle w:val="ListParagraph"/>
        <w:numPr>
          <w:ilvl w:val="0"/>
          <w:numId w:val="37"/>
        </w:numPr>
        <w:rPr>
          <w:rFonts w:asciiTheme="minorHAnsi" w:hAnsiTheme="minorHAnsi" w:cstheme="minorHAnsi"/>
          <w:b/>
          <w:bCs/>
        </w:rPr>
      </w:pPr>
      <w:r w:rsidRPr="00C80D5E">
        <w:rPr>
          <w:rFonts w:asciiTheme="minorHAnsi" w:hAnsiTheme="minorHAnsi" w:cstheme="minorHAnsi"/>
          <w:b/>
          <w:bCs/>
        </w:rPr>
        <w:t>Rácio de solvabilidade</w:t>
      </w:r>
    </w:p>
    <w:p w14:paraId="1AF1C7BB" w14:textId="27EC00D9" w:rsidR="00C80D5E" w:rsidRPr="00D306FF" w:rsidRDefault="00D306FF" w:rsidP="007F3171">
      <w:pPr>
        <w:pStyle w:val="ListParagraph"/>
        <w:ind w:left="1080" w:firstLine="360"/>
        <w:rPr>
          <w:rFonts w:asciiTheme="minorHAnsi" w:hAnsiTheme="minorHAnsi" w:cstheme="minorHAnsi"/>
          <w:b/>
          <w:bCs/>
        </w:rPr>
      </w:pPr>
      <w:r w:rsidRPr="00D306FF">
        <w:rPr>
          <w:rFonts w:asciiTheme="minorHAnsi" w:hAnsiTheme="minorHAnsi" w:cstheme="minorHAnsi"/>
        </w:rPr>
        <w:t xml:space="preserve">O </w:t>
      </w:r>
      <w:r w:rsidRPr="006B635A">
        <w:rPr>
          <w:rFonts w:asciiTheme="minorHAnsi" w:hAnsiTheme="minorHAnsi" w:cstheme="minorHAnsi"/>
          <w:b/>
          <w:bCs/>
        </w:rPr>
        <w:t>rácio de solvabilidade</w:t>
      </w:r>
      <w:r w:rsidRPr="00D306FF">
        <w:rPr>
          <w:rFonts w:asciiTheme="minorHAnsi" w:hAnsiTheme="minorHAnsi" w:cstheme="minorHAnsi"/>
        </w:rPr>
        <w:t xml:space="preserve"> evidencia a </w:t>
      </w:r>
      <w:r w:rsidRPr="006B635A">
        <w:rPr>
          <w:rFonts w:asciiTheme="minorHAnsi" w:hAnsiTheme="minorHAnsi" w:cstheme="minorHAnsi"/>
          <w:b/>
          <w:bCs/>
        </w:rPr>
        <w:t>proporção</w:t>
      </w:r>
      <w:r w:rsidRPr="00D306FF">
        <w:rPr>
          <w:rFonts w:asciiTheme="minorHAnsi" w:hAnsiTheme="minorHAnsi" w:cstheme="minorHAnsi"/>
        </w:rPr>
        <w:t xml:space="preserve"> dos </w:t>
      </w:r>
      <w:r w:rsidRPr="006B635A">
        <w:rPr>
          <w:rFonts w:asciiTheme="minorHAnsi" w:hAnsiTheme="minorHAnsi" w:cstheme="minorHAnsi"/>
          <w:b/>
          <w:bCs/>
        </w:rPr>
        <w:t>capitais investidos</w:t>
      </w:r>
      <w:r w:rsidRPr="00D306FF">
        <w:rPr>
          <w:rFonts w:asciiTheme="minorHAnsi" w:hAnsiTheme="minorHAnsi" w:cstheme="minorHAnsi"/>
        </w:rPr>
        <w:t xml:space="preserve"> pelos </w:t>
      </w:r>
      <w:r w:rsidRPr="006B635A">
        <w:rPr>
          <w:rFonts w:asciiTheme="minorHAnsi" w:hAnsiTheme="minorHAnsi" w:cstheme="minorHAnsi"/>
          <w:b/>
          <w:bCs/>
        </w:rPr>
        <w:t>sócios</w:t>
      </w:r>
      <w:r w:rsidRPr="00D306FF">
        <w:rPr>
          <w:rFonts w:asciiTheme="minorHAnsi" w:hAnsiTheme="minorHAnsi" w:cstheme="minorHAnsi"/>
        </w:rPr>
        <w:t xml:space="preserve"> ou </w:t>
      </w:r>
      <w:r w:rsidRPr="006B635A">
        <w:rPr>
          <w:rFonts w:asciiTheme="minorHAnsi" w:hAnsiTheme="minorHAnsi" w:cstheme="minorHAnsi"/>
          <w:b/>
          <w:bCs/>
        </w:rPr>
        <w:t>acionistas</w:t>
      </w:r>
      <w:r w:rsidRPr="00D306FF">
        <w:rPr>
          <w:rFonts w:asciiTheme="minorHAnsi" w:hAnsiTheme="minorHAnsi" w:cstheme="minorHAnsi"/>
        </w:rPr>
        <w:t xml:space="preserve"> em função dos </w:t>
      </w:r>
      <w:r w:rsidRPr="006B635A">
        <w:rPr>
          <w:rFonts w:asciiTheme="minorHAnsi" w:hAnsiTheme="minorHAnsi" w:cstheme="minorHAnsi"/>
          <w:b/>
          <w:bCs/>
        </w:rPr>
        <w:t>capitais</w:t>
      </w:r>
      <w:r w:rsidRPr="00D306FF">
        <w:rPr>
          <w:rFonts w:asciiTheme="minorHAnsi" w:hAnsiTheme="minorHAnsi" w:cstheme="minorHAnsi"/>
        </w:rPr>
        <w:t xml:space="preserve"> </w:t>
      </w:r>
      <w:r w:rsidRPr="006B635A">
        <w:rPr>
          <w:rFonts w:asciiTheme="minorHAnsi" w:hAnsiTheme="minorHAnsi" w:cstheme="minorHAnsi"/>
          <w:b/>
          <w:bCs/>
        </w:rPr>
        <w:t>investidos</w:t>
      </w:r>
      <w:r w:rsidRPr="00D306FF">
        <w:rPr>
          <w:rFonts w:asciiTheme="minorHAnsi" w:hAnsiTheme="minorHAnsi" w:cstheme="minorHAnsi"/>
        </w:rPr>
        <w:t xml:space="preserve"> por </w:t>
      </w:r>
      <w:r w:rsidRPr="006B635A">
        <w:rPr>
          <w:rFonts w:asciiTheme="minorHAnsi" w:hAnsiTheme="minorHAnsi" w:cstheme="minorHAnsi"/>
          <w:b/>
          <w:bCs/>
        </w:rPr>
        <w:t>terceiros</w:t>
      </w:r>
      <w:r w:rsidR="00E861F0">
        <w:rPr>
          <w:rFonts w:asciiTheme="minorHAnsi" w:hAnsiTheme="minorHAnsi" w:cstheme="minorHAnsi"/>
          <w:b/>
          <w:bCs/>
        </w:rPr>
        <w:t xml:space="preserve"> </w:t>
      </w:r>
      <w:sdt>
        <w:sdtPr>
          <w:rPr>
            <w:rFonts w:asciiTheme="minorHAnsi" w:hAnsiTheme="minorHAnsi" w:cstheme="minorHAnsi"/>
            <w:b/>
            <w:bCs/>
          </w:rPr>
          <w:id w:val="-1698699630"/>
          <w:citation/>
        </w:sdtPr>
        <w:sdtContent>
          <w:r w:rsidR="00E861F0">
            <w:rPr>
              <w:rFonts w:asciiTheme="minorHAnsi" w:hAnsiTheme="minorHAnsi" w:cstheme="minorHAnsi"/>
              <w:b/>
              <w:bCs/>
            </w:rPr>
            <w:fldChar w:fldCharType="begin"/>
          </w:r>
          <w:r w:rsidR="00E861F0">
            <w:rPr>
              <w:rFonts w:asciiTheme="minorHAnsi" w:hAnsiTheme="minorHAnsi" w:cstheme="minorHAnsi"/>
              <w:b/>
              <w:bCs/>
            </w:rPr>
            <w:instrText xml:space="preserve"> CITATION GES4 \l 2070 </w:instrText>
          </w:r>
          <w:r w:rsidR="00E861F0">
            <w:rPr>
              <w:rFonts w:asciiTheme="minorHAnsi" w:hAnsiTheme="minorHAnsi" w:cstheme="minorHAnsi"/>
              <w:b/>
              <w:bCs/>
            </w:rPr>
            <w:fldChar w:fldCharType="separate"/>
          </w:r>
          <w:r>
            <w:rPr>
              <w:rFonts w:asciiTheme="minorHAnsi" w:hAnsiTheme="minorHAnsi" w:cstheme="minorHAnsi"/>
              <w:noProof/>
            </w:rPr>
            <w:t>(GESTA9)</w:t>
          </w:r>
          <w:r w:rsidR="00E861F0">
            <w:rPr>
              <w:rFonts w:asciiTheme="minorHAnsi" w:hAnsiTheme="minorHAnsi" w:cstheme="minorHAnsi"/>
              <w:b/>
              <w:bCs/>
            </w:rPr>
            <w:fldChar w:fldCharType="end"/>
          </w:r>
        </w:sdtContent>
      </w:sdt>
      <w:r w:rsidRPr="00D306FF">
        <w:rPr>
          <w:rFonts w:asciiTheme="minorHAnsi" w:hAnsiTheme="minorHAnsi" w:cstheme="minorHAnsi"/>
        </w:rPr>
        <w:t xml:space="preserve">. Pode ser interpretado como o </w:t>
      </w:r>
      <w:r w:rsidRPr="006B635A">
        <w:rPr>
          <w:rFonts w:asciiTheme="minorHAnsi" w:hAnsiTheme="minorHAnsi" w:cstheme="minorHAnsi"/>
          <w:b/>
          <w:bCs/>
        </w:rPr>
        <w:t>risco</w:t>
      </w:r>
      <w:r w:rsidRPr="00D306FF">
        <w:rPr>
          <w:rFonts w:asciiTheme="minorHAnsi" w:hAnsiTheme="minorHAnsi" w:cstheme="minorHAnsi"/>
        </w:rPr>
        <w:t xml:space="preserve"> que os </w:t>
      </w:r>
      <w:r w:rsidRPr="006B635A">
        <w:rPr>
          <w:rFonts w:asciiTheme="minorHAnsi" w:hAnsiTheme="minorHAnsi" w:cstheme="minorHAnsi"/>
          <w:b/>
          <w:bCs/>
        </w:rPr>
        <w:t>terceiros</w:t>
      </w:r>
      <w:r w:rsidRPr="00D306FF">
        <w:rPr>
          <w:rFonts w:asciiTheme="minorHAnsi" w:hAnsiTheme="minorHAnsi" w:cstheme="minorHAnsi"/>
        </w:rPr>
        <w:t xml:space="preserve"> correm ao </w:t>
      </w:r>
      <w:r w:rsidRPr="006B635A">
        <w:rPr>
          <w:rFonts w:asciiTheme="minorHAnsi" w:hAnsiTheme="minorHAnsi" w:cstheme="minorHAnsi"/>
          <w:b/>
          <w:bCs/>
        </w:rPr>
        <w:t>investir</w:t>
      </w:r>
      <w:r w:rsidRPr="00D306FF">
        <w:rPr>
          <w:rFonts w:asciiTheme="minorHAnsi" w:hAnsiTheme="minorHAnsi" w:cstheme="minorHAnsi"/>
        </w:rPr>
        <w:t xml:space="preserve"> na organização.</w:t>
      </w:r>
      <w:r w:rsidR="00D32840">
        <w:rPr>
          <w:rFonts w:asciiTheme="minorHAnsi" w:hAnsiTheme="minorHAnsi" w:cstheme="minorHAnsi"/>
        </w:rPr>
        <w:t xml:space="preserve"> Como se observa acima, o valor do rácio é igual a </w:t>
      </w:r>
      <w:r w:rsidR="00D32840" w:rsidRPr="006B635A">
        <w:rPr>
          <w:rFonts w:asciiTheme="minorHAnsi" w:hAnsiTheme="minorHAnsi" w:cstheme="minorHAnsi"/>
          <w:b/>
          <w:bCs/>
        </w:rPr>
        <w:t>0.560</w:t>
      </w:r>
      <w:r w:rsidR="00E14FA7" w:rsidRPr="006B635A">
        <w:rPr>
          <w:rFonts w:asciiTheme="minorHAnsi" w:hAnsiTheme="minorHAnsi" w:cstheme="minorHAnsi"/>
          <w:b/>
          <w:bCs/>
        </w:rPr>
        <w:t xml:space="preserve"> (56%</w:t>
      </w:r>
      <w:r w:rsidR="007D023B" w:rsidRPr="006B635A">
        <w:rPr>
          <w:rFonts w:asciiTheme="minorHAnsi" w:hAnsiTheme="minorHAnsi" w:cstheme="minorHAnsi"/>
          <w:b/>
          <w:bCs/>
        </w:rPr>
        <w:t>)</w:t>
      </w:r>
      <w:r w:rsidR="00D32840">
        <w:rPr>
          <w:rFonts w:asciiTheme="minorHAnsi" w:hAnsiTheme="minorHAnsi" w:cstheme="minorHAnsi"/>
        </w:rPr>
        <w:t xml:space="preserve"> o que é </w:t>
      </w:r>
      <w:r w:rsidR="00D32840" w:rsidRPr="006B635A">
        <w:rPr>
          <w:rFonts w:asciiTheme="minorHAnsi" w:hAnsiTheme="minorHAnsi" w:cstheme="minorHAnsi"/>
          <w:b/>
          <w:bCs/>
        </w:rPr>
        <w:t>ligeiramente</w:t>
      </w:r>
      <w:r w:rsidR="00D32840">
        <w:rPr>
          <w:rFonts w:asciiTheme="minorHAnsi" w:hAnsiTheme="minorHAnsi" w:cstheme="minorHAnsi"/>
        </w:rPr>
        <w:t xml:space="preserve"> </w:t>
      </w:r>
      <w:r w:rsidR="00D32840" w:rsidRPr="006B635A">
        <w:rPr>
          <w:rFonts w:asciiTheme="minorHAnsi" w:hAnsiTheme="minorHAnsi" w:cstheme="minorHAnsi"/>
          <w:b/>
          <w:bCs/>
        </w:rPr>
        <w:t>preocupante</w:t>
      </w:r>
      <w:r w:rsidR="00D32840">
        <w:rPr>
          <w:rFonts w:asciiTheme="minorHAnsi" w:hAnsiTheme="minorHAnsi" w:cstheme="minorHAnsi"/>
        </w:rPr>
        <w:t xml:space="preserve"> </w:t>
      </w:r>
      <w:r w:rsidR="007F3171">
        <w:rPr>
          <w:rFonts w:asciiTheme="minorHAnsi" w:hAnsiTheme="minorHAnsi" w:cstheme="minorHAnsi"/>
        </w:rPr>
        <w:t>uma vez que é</w:t>
      </w:r>
      <w:r w:rsidR="00D94728">
        <w:rPr>
          <w:rFonts w:asciiTheme="minorHAnsi" w:hAnsiTheme="minorHAnsi" w:cstheme="minorHAnsi"/>
        </w:rPr>
        <w:t xml:space="preserve"> um pouco superior a </w:t>
      </w:r>
      <w:r w:rsidR="00D94728" w:rsidRPr="006B635A">
        <w:rPr>
          <w:rFonts w:asciiTheme="minorHAnsi" w:hAnsiTheme="minorHAnsi" w:cstheme="minorHAnsi"/>
          <w:b/>
          <w:bCs/>
        </w:rPr>
        <w:t>metade</w:t>
      </w:r>
      <w:r w:rsidR="00D94728">
        <w:rPr>
          <w:rFonts w:asciiTheme="minorHAnsi" w:hAnsiTheme="minorHAnsi" w:cstheme="minorHAnsi"/>
        </w:rPr>
        <w:t xml:space="preserve"> de </w:t>
      </w:r>
      <w:r w:rsidR="00D94728" w:rsidRPr="006B635A">
        <w:rPr>
          <w:rFonts w:asciiTheme="minorHAnsi" w:hAnsiTheme="minorHAnsi" w:cstheme="minorHAnsi"/>
          <w:b/>
          <w:bCs/>
        </w:rPr>
        <w:t>1</w:t>
      </w:r>
      <w:r w:rsidR="003A74B1">
        <w:rPr>
          <w:rFonts w:asciiTheme="minorHAnsi" w:hAnsiTheme="minorHAnsi" w:cstheme="minorHAnsi"/>
        </w:rPr>
        <w:t>, sendo este último valor</w:t>
      </w:r>
      <w:r w:rsidR="00E02CAD">
        <w:rPr>
          <w:rFonts w:asciiTheme="minorHAnsi" w:hAnsiTheme="minorHAnsi" w:cstheme="minorHAnsi"/>
        </w:rPr>
        <w:t xml:space="preserve"> uma </w:t>
      </w:r>
      <w:r w:rsidR="00E02CAD" w:rsidRPr="006B635A">
        <w:rPr>
          <w:rFonts w:asciiTheme="minorHAnsi" w:hAnsiTheme="minorHAnsi" w:cstheme="minorHAnsi"/>
          <w:b/>
          <w:bCs/>
        </w:rPr>
        <w:t>referência</w:t>
      </w:r>
      <w:r w:rsidR="00E02CAD">
        <w:rPr>
          <w:rFonts w:asciiTheme="minorHAnsi" w:hAnsiTheme="minorHAnsi" w:cstheme="minorHAnsi"/>
        </w:rPr>
        <w:t xml:space="preserve"> que a</w:t>
      </w:r>
      <w:r w:rsidR="00D94728">
        <w:rPr>
          <w:rFonts w:asciiTheme="minorHAnsi" w:hAnsiTheme="minorHAnsi" w:cstheme="minorHAnsi"/>
        </w:rPr>
        <w:t xml:space="preserve"> </w:t>
      </w:r>
      <w:r w:rsidR="001011EC" w:rsidRPr="001011EC">
        <w:rPr>
          <w:rFonts w:asciiTheme="minorHAnsi" w:hAnsiTheme="minorHAnsi" w:cstheme="minorHAnsi"/>
        </w:rPr>
        <w:t xml:space="preserve">organização tem </w:t>
      </w:r>
      <w:r w:rsidR="001011EC" w:rsidRPr="006B635A">
        <w:rPr>
          <w:rFonts w:asciiTheme="minorHAnsi" w:hAnsiTheme="minorHAnsi" w:cstheme="minorHAnsi"/>
          <w:b/>
          <w:bCs/>
        </w:rPr>
        <w:t>capital</w:t>
      </w:r>
      <w:r w:rsidR="001011EC" w:rsidRPr="001011EC">
        <w:rPr>
          <w:rFonts w:asciiTheme="minorHAnsi" w:hAnsiTheme="minorHAnsi" w:cstheme="minorHAnsi"/>
        </w:rPr>
        <w:t xml:space="preserve"> </w:t>
      </w:r>
      <w:r w:rsidR="001011EC" w:rsidRPr="006B635A">
        <w:rPr>
          <w:rFonts w:asciiTheme="minorHAnsi" w:hAnsiTheme="minorHAnsi" w:cstheme="minorHAnsi"/>
          <w:b/>
          <w:bCs/>
        </w:rPr>
        <w:t>próprio</w:t>
      </w:r>
      <w:r w:rsidR="001011EC" w:rsidRPr="001011EC">
        <w:rPr>
          <w:rFonts w:asciiTheme="minorHAnsi" w:hAnsiTheme="minorHAnsi" w:cstheme="minorHAnsi"/>
        </w:rPr>
        <w:t xml:space="preserve"> </w:t>
      </w:r>
      <w:r w:rsidR="001011EC" w:rsidRPr="006B635A">
        <w:rPr>
          <w:rFonts w:asciiTheme="minorHAnsi" w:hAnsiTheme="minorHAnsi" w:cstheme="minorHAnsi"/>
          <w:b/>
          <w:bCs/>
        </w:rPr>
        <w:t>suficiente</w:t>
      </w:r>
      <w:r w:rsidR="001011EC" w:rsidRPr="001011EC">
        <w:rPr>
          <w:rFonts w:asciiTheme="minorHAnsi" w:hAnsiTheme="minorHAnsi" w:cstheme="minorHAnsi"/>
        </w:rPr>
        <w:t xml:space="preserve"> para assegurar a </w:t>
      </w:r>
      <w:r w:rsidR="001011EC" w:rsidRPr="006B635A">
        <w:rPr>
          <w:rFonts w:asciiTheme="minorHAnsi" w:hAnsiTheme="minorHAnsi" w:cstheme="minorHAnsi"/>
          <w:b/>
          <w:bCs/>
        </w:rPr>
        <w:t>cobertura</w:t>
      </w:r>
      <w:r w:rsidR="001011EC" w:rsidRPr="001011EC">
        <w:rPr>
          <w:rFonts w:asciiTheme="minorHAnsi" w:hAnsiTheme="minorHAnsi" w:cstheme="minorHAnsi"/>
        </w:rPr>
        <w:t xml:space="preserve"> do </w:t>
      </w:r>
      <w:r w:rsidR="001011EC" w:rsidRPr="006B635A">
        <w:rPr>
          <w:rFonts w:asciiTheme="minorHAnsi" w:hAnsiTheme="minorHAnsi" w:cstheme="minorHAnsi"/>
          <w:b/>
          <w:bCs/>
        </w:rPr>
        <w:t>passivo</w:t>
      </w:r>
      <w:r w:rsidR="001011EC" w:rsidRPr="001011EC">
        <w:rPr>
          <w:rFonts w:asciiTheme="minorHAnsi" w:hAnsiTheme="minorHAnsi" w:cstheme="minorHAnsi"/>
        </w:rPr>
        <w:t>.</w:t>
      </w:r>
    </w:p>
    <w:p w14:paraId="337E17DA" w14:textId="1BCB412A" w:rsidR="00225566" w:rsidRDefault="000B7E03" w:rsidP="00571618">
      <w:pPr>
        <w:pStyle w:val="ListParagraph"/>
        <w:numPr>
          <w:ilvl w:val="0"/>
          <w:numId w:val="37"/>
        </w:numPr>
        <w:rPr>
          <w:rFonts w:asciiTheme="minorHAnsi" w:hAnsiTheme="minorHAnsi" w:cstheme="minorHAnsi"/>
          <w:b/>
          <w:bCs/>
        </w:rPr>
      </w:pPr>
      <w:r w:rsidRPr="00C80D5E">
        <w:rPr>
          <w:rFonts w:asciiTheme="minorHAnsi" w:hAnsiTheme="minorHAnsi" w:cstheme="minorHAnsi"/>
          <w:b/>
          <w:bCs/>
        </w:rPr>
        <w:t>Rácio</w:t>
      </w:r>
      <w:r w:rsidR="00C50B4C" w:rsidRPr="00C80D5E">
        <w:rPr>
          <w:rFonts w:asciiTheme="minorHAnsi" w:hAnsiTheme="minorHAnsi" w:cstheme="minorHAnsi"/>
          <w:b/>
          <w:bCs/>
        </w:rPr>
        <w:t>s</w:t>
      </w:r>
      <w:r w:rsidRPr="00C80D5E">
        <w:rPr>
          <w:rFonts w:asciiTheme="minorHAnsi" w:hAnsiTheme="minorHAnsi" w:cstheme="minorHAnsi"/>
          <w:b/>
          <w:bCs/>
        </w:rPr>
        <w:t xml:space="preserve"> de rentabilidade</w:t>
      </w:r>
    </w:p>
    <w:p w14:paraId="6E6DD130" w14:textId="6C8CDD4F" w:rsidR="00E02CAD" w:rsidRDefault="00BC3074" w:rsidP="00BC3074">
      <w:pPr>
        <w:ind w:left="1080" w:firstLine="360"/>
      </w:pPr>
      <w:r w:rsidRPr="00BC3074">
        <w:t xml:space="preserve">A análise da </w:t>
      </w:r>
      <w:r w:rsidR="00811BDD" w:rsidRPr="0050795E">
        <w:rPr>
          <w:b/>
          <w:bCs/>
        </w:rPr>
        <w:t>r</w:t>
      </w:r>
      <w:r w:rsidRPr="0050795E">
        <w:rPr>
          <w:b/>
          <w:bCs/>
        </w:rPr>
        <w:t>en</w:t>
      </w:r>
      <w:r w:rsidR="0050795E" w:rsidRPr="0050795E">
        <w:rPr>
          <w:b/>
          <w:bCs/>
        </w:rPr>
        <w:t>ta</w:t>
      </w:r>
      <w:r w:rsidRPr="0050795E">
        <w:rPr>
          <w:b/>
          <w:bCs/>
        </w:rPr>
        <w:t>bilidade</w:t>
      </w:r>
      <w:r w:rsidRPr="00BC3074">
        <w:t xml:space="preserve"> visa fundamentalmente </w:t>
      </w:r>
      <w:r w:rsidRPr="0050795E">
        <w:rPr>
          <w:b/>
          <w:bCs/>
        </w:rPr>
        <w:t>avaliar</w:t>
      </w:r>
      <w:r w:rsidRPr="00BC3074">
        <w:t xml:space="preserve"> a </w:t>
      </w:r>
      <w:r w:rsidRPr="0050795E">
        <w:rPr>
          <w:b/>
          <w:bCs/>
        </w:rPr>
        <w:t>eficiência</w:t>
      </w:r>
      <w:r w:rsidRPr="00BC3074">
        <w:t xml:space="preserve"> e a </w:t>
      </w:r>
      <w:r w:rsidRPr="0050795E">
        <w:rPr>
          <w:b/>
          <w:bCs/>
        </w:rPr>
        <w:t>capacidade</w:t>
      </w:r>
      <w:r w:rsidRPr="00BC3074">
        <w:t xml:space="preserve"> da empresa gerar </w:t>
      </w:r>
      <w:r w:rsidRPr="0050795E">
        <w:rPr>
          <w:b/>
          <w:bCs/>
        </w:rPr>
        <w:t>lucro</w:t>
      </w:r>
      <w:r w:rsidRPr="00BC3074">
        <w:t xml:space="preserve">, ou seja, a capacidade de </w:t>
      </w:r>
      <w:r w:rsidRPr="0050795E">
        <w:rPr>
          <w:b/>
          <w:bCs/>
        </w:rPr>
        <w:t>obter</w:t>
      </w:r>
      <w:r w:rsidRPr="00BC3074">
        <w:t xml:space="preserve"> </w:t>
      </w:r>
      <w:r w:rsidRPr="0050795E">
        <w:rPr>
          <w:b/>
          <w:bCs/>
        </w:rPr>
        <w:t>proveitos</w:t>
      </w:r>
      <w:r w:rsidRPr="00BC3074">
        <w:t xml:space="preserve"> superiores aos custos, resultado de uma </w:t>
      </w:r>
      <w:r w:rsidRPr="0050795E">
        <w:rPr>
          <w:b/>
          <w:bCs/>
        </w:rPr>
        <w:t>eficiente</w:t>
      </w:r>
      <w:r w:rsidRPr="00BC3074">
        <w:t xml:space="preserve"> </w:t>
      </w:r>
      <w:r w:rsidRPr="0050795E">
        <w:rPr>
          <w:b/>
          <w:bCs/>
        </w:rPr>
        <w:t>gestão</w:t>
      </w:r>
      <w:r w:rsidRPr="00BC3074">
        <w:t xml:space="preserve"> dos recursos disponíveis. Certamente que</w:t>
      </w:r>
      <w:r w:rsidR="0050795E">
        <w:t>,</w:t>
      </w:r>
      <w:r w:rsidRPr="00BC3074">
        <w:t xml:space="preserve"> quanto </w:t>
      </w:r>
      <w:r w:rsidRPr="0050795E">
        <w:rPr>
          <w:b/>
          <w:bCs/>
        </w:rPr>
        <w:t>maior</w:t>
      </w:r>
      <w:r w:rsidRPr="00BC3074">
        <w:t xml:space="preserve"> for o </w:t>
      </w:r>
      <w:r w:rsidRPr="0050795E">
        <w:rPr>
          <w:b/>
          <w:bCs/>
        </w:rPr>
        <w:t>valor</w:t>
      </w:r>
      <w:r w:rsidRPr="00BC3074">
        <w:t xml:space="preserve">, mais </w:t>
      </w:r>
      <w:r w:rsidRPr="0050795E">
        <w:rPr>
          <w:b/>
          <w:bCs/>
        </w:rPr>
        <w:t>atraente</w:t>
      </w:r>
      <w:r w:rsidRPr="00BC3074">
        <w:t xml:space="preserve"> é a empresa e </w:t>
      </w:r>
      <w:r w:rsidRPr="0050795E">
        <w:rPr>
          <w:b/>
          <w:bCs/>
        </w:rPr>
        <w:t>melhor</w:t>
      </w:r>
      <w:r w:rsidRPr="00BC3074">
        <w:t xml:space="preserve"> e </w:t>
      </w:r>
      <w:r w:rsidRPr="0050795E">
        <w:rPr>
          <w:b/>
          <w:bCs/>
        </w:rPr>
        <w:t>maior</w:t>
      </w:r>
      <w:r w:rsidRPr="00BC3074">
        <w:t xml:space="preserve"> é a sua </w:t>
      </w:r>
      <w:r w:rsidRPr="0050795E">
        <w:rPr>
          <w:b/>
          <w:bCs/>
        </w:rPr>
        <w:t>capacidade</w:t>
      </w:r>
      <w:r w:rsidRPr="00BC3074">
        <w:t xml:space="preserve"> de </w:t>
      </w:r>
      <w:r w:rsidRPr="0050795E">
        <w:rPr>
          <w:b/>
          <w:bCs/>
        </w:rPr>
        <w:t>autofinanciamento</w:t>
      </w:r>
      <w:r w:rsidRPr="00BC3074">
        <w:t>.</w:t>
      </w:r>
      <w:r w:rsidR="00C5313A">
        <w:t xml:space="preserve"> Esta análise divide-se em </w:t>
      </w:r>
      <w:r w:rsidR="00C5313A" w:rsidRPr="0050795E">
        <w:rPr>
          <w:b/>
          <w:bCs/>
        </w:rPr>
        <w:t>4 rácios</w:t>
      </w:r>
      <w:r w:rsidR="00C5313A">
        <w:t xml:space="preserve">: </w:t>
      </w:r>
      <w:r w:rsidR="00C5313A" w:rsidRPr="0050795E">
        <w:rPr>
          <w:b/>
          <w:bCs/>
        </w:rPr>
        <w:t xml:space="preserve">Rentabilidade do Capital </w:t>
      </w:r>
      <w:r w:rsidR="00074155" w:rsidRPr="0050795E">
        <w:rPr>
          <w:b/>
          <w:bCs/>
        </w:rPr>
        <w:t>P</w:t>
      </w:r>
      <w:r w:rsidR="00C5313A" w:rsidRPr="0050795E">
        <w:rPr>
          <w:b/>
          <w:bCs/>
        </w:rPr>
        <w:t>róprio</w:t>
      </w:r>
      <w:r w:rsidR="00433CCE">
        <w:t xml:space="preserve">, </w:t>
      </w:r>
      <w:r w:rsidR="00433CCE" w:rsidRPr="0050795E">
        <w:rPr>
          <w:b/>
          <w:bCs/>
        </w:rPr>
        <w:t>Rentabilidade do Ativo</w:t>
      </w:r>
      <w:r w:rsidR="00433CCE">
        <w:t xml:space="preserve">, </w:t>
      </w:r>
      <w:r w:rsidR="00433CCE" w:rsidRPr="0050795E">
        <w:rPr>
          <w:b/>
          <w:bCs/>
        </w:rPr>
        <w:t>Rentabilidade Operacional das Vendas</w:t>
      </w:r>
      <w:r w:rsidR="00433CCE">
        <w:t xml:space="preserve"> e </w:t>
      </w:r>
      <w:r w:rsidR="00433CCE" w:rsidRPr="0050795E">
        <w:rPr>
          <w:b/>
          <w:bCs/>
        </w:rPr>
        <w:t>Rentabilidade Líquida das Vendas</w:t>
      </w:r>
      <w:r w:rsidR="00074155">
        <w:t xml:space="preserve">. </w:t>
      </w:r>
    </w:p>
    <w:p w14:paraId="7938102C" w14:textId="6E4CA350" w:rsidR="00074155" w:rsidRDefault="00074155" w:rsidP="00BC3074">
      <w:pPr>
        <w:ind w:left="1080" w:firstLine="360"/>
      </w:pPr>
      <w:r>
        <w:lastRenderedPageBreak/>
        <w:t xml:space="preserve">Relativamente ao primeiro rácio, </w:t>
      </w:r>
      <w:r w:rsidRPr="0050795E">
        <w:rPr>
          <w:b/>
          <w:bCs/>
        </w:rPr>
        <w:t>Rentabilidade do Capital Próprio</w:t>
      </w:r>
      <w:r>
        <w:t xml:space="preserve">, </w:t>
      </w:r>
      <w:r w:rsidR="0041336B">
        <w:t xml:space="preserve">este mede o </w:t>
      </w:r>
      <w:r w:rsidR="0041336B" w:rsidRPr="0050795E">
        <w:rPr>
          <w:b/>
          <w:bCs/>
        </w:rPr>
        <w:t>grau</w:t>
      </w:r>
      <w:r w:rsidR="0041336B">
        <w:t xml:space="preserve"> de </w:t>
      </w:r>
      <w:r w:rsidR="0041336B" w:rsidRPr="0050795E">
        <w:rPr>
          <w:b/>
          <w:bCs/>
        </w:rPr>
        <w:t>remuneração</w:t>
      </w:r>
      <w:r w:rsidR="0041336B">
        <w:t xml:space="preserve"> dos </w:t>
      </w:r>
      <w:r w:rsidR="0041336B" w:rsidRPr="0050795E">
        <w:rPr>
          <w:b/>
          <w:bCs/>
        </w:rPr>
        <w:t>sócios</w:t>
      </w:r>
      <w:r w:rsidR="0041336B">
        <w:t xml:space="preserve"> ou </w:t>
      </w:r>
      <w:r w:rsidR="0041336B" w:rsidRPr="0050795E">
        <w:rPr>
          <w:b/>
          <w:bCs/>
        </w:rPr>
        <w:t>acionistas</w:t>
      </w:r>
      <w:r w:rsidR="0041336B">
        <w:t xml:space="preserve"> da organização, uma vez que avalia o </w:t>
      </w:r>
      <w:r w:rsidR="0041336B" w:rsidRPr="0050795E">
        <w:rPr>
          <w:b/>
          <w:bCs/>
        </w:rPr>
        <w:t>retorno</w:t>
      </w:r>
      <w:r w:rsidR="0041336B">
        <w:t xml:space="preserve"> do </w:t>
      </w:r>
      <w:r w:rsidR="0041336B" w:rsidRPr="0050795E">
        <w:rPr>
          <w:b/>
          <w:bCs/>
        </w:rPr>
        <w:t>investimento</w:t>
      </w:r>
      <w:r w:rsidR="0041336B">
        <w:t xml:space="preserve"> realizado</w:t>
      </w:r>
      <w:r w:rsidR="003823C7">
        <w:t xml:space="preserve"> </w:t>
      </w:r>
      <w:sdt>
        <w:sdtPr>
          <w:id w:val="-732698141"/>
          <w:citation/>
        </w:sdtPr>
        <w:sdtContent>
          <w:r w:rsidR="003823C7">
            <w:fldChar w:fldCharType="begin"/>
          </w:r>
          <w:r w:rsidR="003823C7">
            <w:instrText xml:space="preserve"> CITATION GES4 \l 2070 </w:instrText>
          </w:r>
          <w:r w:rsidR="003823C7">
            <w:fldChar w:fldCharType="separate"/>
          </w:r>
          <w:r>
            <w:rPr>
              <w:noProof/>
            </w:rPr>
            <w:t>(GESTA9)</w:t>
          </w:r>
          <w:r w:rsidR="003823C7">
            <w:fldChar w:fldCharType="end"/>
          </w:r>
        </w:sdtContent>
      </w:sdt>
      <w:r w:rsidR="0041336B">
        <w:t xml:space="preserve">. </w:t>
      </w:r>
      <w:r w:rsidR="00120D18">
        <w:t xml:space="preserve">Quanto mais </w:t>
      </w:r>
      <w:r w:rsidR="00120D18" w:rsidRPr="0050795E">
        <w:rPr>
          <w:b/>
          <w:bCs/>
        </w:rPr>
        <w:t>elevado</w:t>
      </w:r>
      <w:r w:rsidR="00120D18">
        <w:t xml:space="preserve"> for este rácio mais </w:t>
      </w:r>
      <w:r w:rsidR="00120D18" w:rsidRPr="0050795E">
        <w:rPr>
          <w:b/>
          <w:bCs/>
        </w:rPr>
        <w:t>atrativa</w:t>
      </w:r>
      <w:r w:rsidR="00120D18">
        <w:t xml:space="preserve"> ao </w:t>
      </w:r>
      <w:r w:rsidR="00120D18" w:rsidRPr="0050795E">
        <w:rPr>
          <w:b/>
          <w:bCs/>
        </w:rPr>
        <w:t>investimento</w:t>
      </w:r>
      <w:r w:rsidR="00120D18">
        <w:t xml:space="preserve"> é a empresa. </w:t>
      </w:r>
      <w:r w:rsidR="0041336B">
        <w:t xml:space="preserve">O resultado acima calculado é </w:t>
      </w:r>
      <w:r w:rsidR="007D023B" w:rsidRPr="0050795E">
        <w:rPr>
          <w:b/>
          <w:bCs/>
        </w:rPr>
        <w:t>0.340 (34%)</w:t>
      </w:r>
      <w:r w:rsidR="00120D18">
        <w:t xml:space="preserve"> o que </w:t>
      </w:r>
      <w:r w:rsidR="00120D18" w:rsidRPr="0050795E">
        <w:rPr>
          <w:b/>
          <w:bCs/>
        </w:rPr>
        <w:t>não</w:t>
      </w:r>
      <w:r w:rsidR="00120D18">
        <w:t xml:space="preserve"> </w:t>
      </w:r>
      <w:r w:rsidR="00120D18" w:rsidRPr="0050795E">
        <w:rPr>
          <w:b/>
          <w:bCs/>
        </w:rPr>
        <w:t>coloca</w:t>
      </w:r>
      <w:r w:rsidR="00120D18">
        <w:t xml:space="preserve"> a organização num</w:t>
      </w:r>
      <w:r w:rsidR="009D33AD">
        <w:t xml:space="preserve">a situação </w:t>
      </w:r>
      <w:r w:rsidR="009D33AD" w:rsidRPr="0050795E">
        <w:rPr>
          <w:b/>
          <w:bCs/>
        </w:rPr>
        <w:t>atraente</w:t>
      </w:r>
      <w:r w:rsidR="009D33AD">
        <w:t xml:space="preserve"> em relação a </w:t>
      </w:r>
      <w:r w:rsidR="009D33AD" w:rsidRPr="0050795E">
        <w:rPr>
          <w:b/>
          <w:bCs/>
        </w:rPr>
        <w:t>investimentos</w:t>
      </w:r>
      <w:r w:rsidR="009D33AD">
        <w:t>.</w:t>
      </w:r>
    </w:p>
    <w:p w14:paraId="58F96265" w14:textId="1CD5A296" w:rsidR="0041336B" w:rsidRDefault="0041336B" w:rsidP="00BC3074">
      <w:pPr>
        <w:ind w:left="1080" w:firstLine="360"/>
      </w:pPr>
      <w:r>
        <w:t xml:space="preserve">Relativamente ao segundo rácio, </w:t>
      </w:r>
      <w:r w:rsidRPr="0050795E">
        <w:rPr>
          <w:b/>
          <w:bCs/>
        </w:rPr>
        <w:t>Rentabilidade do Ativo</w:t>
      </w:r>
      <w:r>
        <w:t xml:space="preserve">, </w:t>
      </w:r>
      <w:r w:rsidR="00817B3C">
        <w:t xml:space="preserve">este mede o </w:t>
      </w:r>
      <w:r w:rsidR="00817B3C" w:rsidRPr="0050795E">
        <w:rPr>
          <w:b/>
          <w:bCs/>
        </w:rPr>
        <w:t>retorno</w:t>
      </w:r>
      <w:r w:rsidR="00817B3C">
        <w:t xml:space="preserve"> obtido por cada </w:t>
      </w:r>
      <w:r w:rsidR="00817B3C" w:rsidRPr="0050795E">
        <w:rPr>
          <w:b/>
          <w:bCs/>
        </w:rPr>
        <w:t>unidade</w:t>
      </w:r>
      <w:r w:rsidR="00817B3C">
        <w:t xml:space="preserve"> </w:t>
      </w:r>
      <w:r w:rsidR="00817B3C" w:rsidRPr="0050795E">
        <w:rPr>
          <w:b/>
          <w:bCs/>
        </w:rPr>
        <w:t>monetária</w:t>
      </w:r>
      <w:r w:rsidR="00817B3C">
        <w:t xml:space="preserve"> </w:t>
      </w:r>
      <w:r w:rsidR="00817B3C" w:rsidRPr="0050795E">
        <w:rPr>
          <w:b/>
          <w:bCs/>
        </w:rPr>
        <w:t>investida</w:t>
      </w:r>
      <w:r w:rsidR="00817B3C">
        <w:t xml:space="preserve"> pela organização</w:t>
      </w:r>
      <w:r w:rsidR="003823C7">
        <w:t xml:space="preserve"> </w:t>
      </w:r>
      <w:sdt>
        <w:sdtPr>
          <w:id w:val="-1762753057"/>
          <w:citation/>
        </w:sdtPr>
        <w:sdtContent>
          <w:r w:rsidR="003823C7">
            <w:fldChar w:fldCharType="begin"/>
          </w:r>
          <w:r w:rsidR="003823C7">
            <w:instrText xml:space="preserve"> CITATION GES4 \l 2070 </w:instrText>
          </w:r>
          <w:r w:rsidR="003823C7">
            <w:fldChar w:fldCharType="separate"/>
          </w:r>
          <w:r>
            <w:rPr>
              <w:noProof/>
            </w:rPr>
            <w:t>(GESTA9)</w:t>
          </w:r>
          <w:r w:rsidR="003823C7">
            <w:fldChar w:fldCharType="end"/>
          </w:r>
        </w:sdtContent>
      </w:sdt>
      <w:r w:rsidR="00817B3C">
        <w:t>.</w:t>
      </w:r>
      <w:r w:rsidR="00960D88">
        <w:t xml:space="preserve"> Quanto mais </w:t>
      </w:r>
      <w:r w:rsidR="00960D88" w:rsidRPr="0050795E">
        <w:rPr>
          <w:b/>
          <w:bCs/>
        </w:rPr>
        <w:t>elevado</w:t>
      </w:r>
      <w:r w:rsidR="00960D88">
        <w:t xml:space="preserve"> for este rácio mais </w:t>
      </w:r>
      <w:r w:rsidR="00960D88" w:rsidRPr="0050795E">
        <w:rPr>
          <w:b/>
          <w:bCs/>
        </w:rPr>
        <w:t>atrativa</w:t>
      </w:r>
      <w:r w:rsidR="00960D88">
        <w:t xml:space="preserve"> ao </w:t>
      </w:r>
      <w:r w:rsidR="00960D88" w:rsidRPr="0050795E">
        <w:rPr>
          <w:b/>
          <w:bCs/>
        </w:rPr>
        <w:t>investimento</w:t>
      </w:r>
      <w:r w:rsidR="00960D88">
        <w:t xml:space="preserve"> é a empresa.</w:t>
      </w:r>
      <w:r w:rsidR="00817B3C">
        <w:t xml:space="preserve"> O resultado acima calculado é</w:t>
      </w:r>
      <w:r w:rsidR="00827BA2">
        <w:t xml:space="preserve"> </w:t>
      </w:r>
      <w:r w:rsidR="00827BA2" w:rsidRPr="0050795E">
        <w:rPr>
          <w:b/>
          <w:bCs/>
        </w:rPr>
        <w:t>0.107 (10.7</w:t>
      </w:r>
      <w:r w:rsidR="00960D88" w:rsidRPr="0050795E">
        <w:rPr>
          <w:b/>
          <w:bCs/>
        </w:rPr>
        <w:t>%)</w:t>
      </w:r>
      <w:r w:rsidR="00CA625C">
        <w:t xml:space="preserve">, </w:t>
      </w:r>
      <w:r w:rsidR="00FB546E">
        <w:t xml:space="preserve">apenas </w:t>
      </w:r>
      <w:r w:rsidR="00FB546E" w:rsidRPr="003F7E68">
        <w:rPr>
          <w:b/>
          <w:bCs/>
        </w:rPr>
        <w:t>10.7%</w:t>
      </w:r>
      <w:r w:rsidR="00FB546E">
        <w:t xml:space="preserve"> se </w:t>
      </w:r>
      <w:r w:rsidR="00FB546E" w:rsidRPr="003F7E68">
        <w:rPr>
          <w:b/>
          <w:bCs/>
        </w:rPr>
        <w:t>transforma</w:t>
      </w:r>
      <w:r w:rsidR="00FB546E">
        <w:t xml:space="preserve"> em </w:t>
      </w:r>
      <w:r w:rsidR="00FB546E" w:rsidRPr="003F7E68">
        <w:rPr>
          <w:b/>
          <w:bCs/>
        </w:rPr>
        <w:t>lucro</w:t>
      </w:r>
      <w:r w:rsidR="00FB546E">
        <w:t>.</w:t>
      </w:r>
      <w:r w:rsidR="00960D88">
        <w:t xml:space="preserve"> </w:t>
      </w:r>
    </w:p>
    <w:p w14:paraId="5742126C" w14:textId="58D0FD21" w:rsidR="00817B3C" w:rsidRDefault="00817B3C" w:rsidP="00BC3074">
      <w:pPr>
        <w:ind w:left="1080" w:firstLine="360"/>
      </w:pPr>
      <w:r>
        <w:t xml:space="preserve">Relativamente ao terceiro rácio, </w:t>
      </w:r>
      <w:r w:rsidR="001C393E" w:rsidRPr="003F7E68">
        <w:rPr>
          <w:b/>
          <w:bCs/>
        </w:rPr>
        <w:t>Rentabilidade Operacional das Vendas</w:t>
      </w:r>
      <w:r w:rsidR="001C393E">
        <w:t xml:space="preserve">, este mede o </w:t>
      </w:r>
      <w:r w:rsidR="001C393E" w:rsidRPr="003F7E68">
        <w:rPr>
          <w:b/>
          <w:bCs/>
        </w:rPr>
        <w:t xml:space="preserve">ganho </w:t>
      </w:r>
      <w:r w:rsidR="001C393E">
        <w:t xml:space="preserve">obtido em termos </w:t>
      </w:r>
      <w:r w:rsidR="001C393E" w:rsidRPr="003F7E68">
        <w:rPr>
          <w:b/>
          <w:bCs/>
        </w:rPr>
        <w:t>operacionais</w:t>
      </w:r>
      <w:r w:rsidR="001C393E">
        <w:t xml:space="preserve"> (antes de financiamento e impostos) por cada </w:t>
      </w:r>
      <w:r w:rsidR="001C393E" w:rsidRPr="003F7E68">
        <w:rPr>
          <w:b/>
          <w:bCs/>
        </w:rPr>
        <w:t>unidade</w:t>
      </w:r>
      <w:r w:rsidR="001C393E">
        <w:t xml:space="preserve"> </w:t>
      </w:r>
      <w:r w:rsidR="001C393E" w:rsidRPr="003F7E68">
        <w:rPr>
          <w:b/>
          <w:bCs/>
        </w:rPr>
        <w:t>monetária</w:t>
      </w:r>
      <w:r w:rsidR="001C393E">
        <w:t xml:space="preserve"> vendida</w:t>
      </w:r>
      <w:r w:rsidR="003823C7">
        <w:t xml:space="preserve"> </w:t>
      </w:r>
      <w:sdt>
        <w:sdtPr>
          <w:id w:val="1201439986"/>
          <w:citation/>
        </w:sdtPr>
        <w:sdtContent>
          <w:r w:rsidR="003823C7">
            <w:fldChar w:fldCharType="begin"/>
          </w:r>
          <w:r w:rsidR="003823C7">
            <w:instrText xml:space="preserve"> CITATION GES4 \l 2070 </w:instrText>
          </w:r>
          <w:r w:rsidR="003823C7">
            <w:fldChar w:fldCharType="separate"/>
          </w:r>
          <w:r>
            <w:rPr>
              <w:noProof/>
            </w:rPr>
            <w:t>(GESTA9)</w:t>
          </w:r>
          <w:r w:rsidR="003823C7">
            <w:fldChar w:fldCharType="end"/>
          </w:r>
        </w:sdtContent>
      </w:sdt>
      <w:r w:rsidR="001C393E">
        <w:t xml:space="preserve">. </w:t>
      </w:r>
      <w:r w:rsidR="00560D94">
        <w:t xml:space="preserve">Quanto mais </w:t>
      </w:r>
      <w:r w:rsidR="00560D94" w:rsidRPr="003F7E68">
        <w:rPr>
          <w:b/>
          <w:bCs/>
        </w:rPr>
        <w:t>elevado</w:t>
      </w:r>
      <w:r w:rsidR="00560D94">
        <w:t xml:space="preserve"> for o valor deste indicador, maior a </w:t>
      </w:r>
      <w:r w:rsidR="00560D94" w:rsidRPr="003F7E68">
        <w:rPr>
          <w:b/>
          <w:bCs/>
        </w:rPr>
        <w:t>capacidade</w:t>
      </w:r>
      <w:r w:rsidR="00560D94">
        <w:t xml:space="preserve"> da empresa em </w:t>
      </w:r>
      <w:r w:rsidR="00560D94" w:rsidRPr="003F7E68">
        <w:rPr>
          <w:b/>
          <w:bCs/>
        </w:rPr>
        <w:t>gerar</w:t>
      </w:r>
      <w:r w:rsidR="00560D94">
        <w:t xml:space="preserve"> </w:t>
      </w:r>
      <w:r w:rsidR="00560D94" w:rsidRPr="003F7E68">
        <w:rPr>
          <w:b/>
          <w:bCs/>
        </w:rPr>
        <w:t>resultados</w:t>
      </w:r>
      <w:r w:rsidR="00560D94">
        <w:t xml:space="preserve">. </w:t>
      </w:r>
      <w:r w:rsidR="001C393E">
        <w:t>O resultado acima calculado é</w:t>
      </w:r>
      <w:r w:rsidR="00560D94">
        <w:t xml:space="preserve"> </w:t>
      </w:r>
      <w:r w:rsidR="00560D94" w:rsidRPr="003F7E68">
        <w:rPr>
          <w:b/>
          <w:bCs/>
        </w:rPr>
        <w:t>0.219 (21.9%)</w:t>
      </w:r>
      <w:r w:rsidR="00560D94">
        <w:t xml:space="preserve">, </w:t>
      </w:r>
      <w:r w:rsidR="00E44D4A">
        <w:t xml:space="preserve">um valor </w:t>
      </w:r>
      <w:r w:rsidR="00E44D4A" w:rsidRPr="003F7E68">
        <w:rPr>
          <w:b/>
          <w:bCs/>
        </w:rPr>
        <w:t>relativamente</w:t>
      </w:r>
      <w:r w:rsidR="00E44D4A">
        <w:t xml:space="preserve"> </w:t>
      </w:r>
      <w:r w:rsidR="00E44D4A" w:rsidRPr="003F7E68">
        <w:rPr>
          <w:b/>
          <w:bCs/>
        </w:rPr>
        <w:t>baixo</w:t>
      </w:r>
      <w:r w:rsidR="00E44D4A">
        <w:t xml:space="preserve"> que indica que a </w:t>
      </w:r>
      <w:r w:rsidR="00E44D4A" w:rsidRPr="003F7E68">
        <w:rPr>
          <w:b/>
          <w:bCs/>
        </w:rPr>
        <w:t>estrutura</w:t>
      </w:r>
      <w:r w:rsidR="00E44D4A">
        <w:t xml:space="preserve"> de </w:t>
      </w:r>
      <w:r w:rsidR="00E44D4A" w:rsidRPr="003F7E68">
        <w:rPr>
          <w:b/>
          <w:bCs/>
        </w:rPr>
        <w:t>gastos</w:t>
      </w:r>
      <w:r w:rsidR="00E44D4A">
        <w:t xml:space="preserve"> </w:t>
      </w:r>
      <w:r w:rsidR="00E44D4A" w:rsidRPr="003F7E68">
        <w:rPr>
          <w:b/>
          <w:bCs/>
        </w:rPr>
        <w:t>operacionais</w:t>
      </w:r>
      <w:r w:rsidR="00E44D4A">
        <w:t xml:space="preserve"> </w:t>
      </w:r>
      <w:r w:rsidR="00E44D4A" w:rsidRPr="003F7E68">
        <w:rPr>
          <w:b/>
          <w:bCs/>
        </w:rPr>
        <w:t>poderia</w:t>
      </w:r>
      <w:r w:rsidR="00E44D4A">
        <w:t xml:space="preserve"> ser mais </w:t>
      </w:r>
      <w:r w:rsidR="00E44D4A" w:rsidRPr="003F7E68">
        <w:rPr>
          <w:b/>
          <w:bCs/>
        </w:rPr>
        <w:t>rentável</w:t>
      </w:r>
      <w:r w:rsidR="00E44D4A">
        <w:t xml:space="preserve"> para a entidade.</w:t>
      </w:r>
    </w:p>
    <w:p w14:paraId="0FAEEC1B" w14:textId="5AEED6AF" w:rsidR="001C393E" w:rsidRPr="00BC3074" w:rsidRDefault="001C393E" w:rsidP="00BC3074">
      <w:pPr>
        <w:ind w:left="1080" w:firstLine="360"/>
      </w:pPr>
      <w:r>
        <w:t xml:space="preserve">Relativamente ao quarto rácio, </w:t>
      </w:r>
      <w:r w:rsidRPr="003F7E68">
        <w:rPr>
          <w:b/>
          <w:bCs/>
        </w:rPr>
        <w:t>Rentabilidade Líquida das Vendas</w:t>
      </w:r>
      <w:r>
        <w:t xml:space="preserve">, </w:t>
      </w:r>
      <w:r w:rsidR="00651993">
        <w:t xml:space="preserve">este mede o </w:t>
      </w:r>
      <w:r w:rsidR="00651993" w:rsidRPr="003F7E68">
        <w:rPr>
          <w:b/>
          <w:bCs/>
        </w:rPr>
        <w:t>ganho</w:t>
      </w:r>
      <w:r w:rsidR="00651993">
        <w:t xml:space="preserve"> </w:t>
      </w:r>
      <w:r w:rsidR="00651993" w:rsidRPr="003F7E68">
        <w:rPr>
          <w:b/>
          <w:bCs/>
        </w:rPr>
        <w:t>obtido</w:t>
      </w:r>
      <w:r w:rsidR="00651993">
        <w:t xml:space="preserve"> em termos do </w:t>
      </w:r>
      <w:r w:rsidR="00651993" w:rsidRPr="003F7E68">
        <w:rPr>
          <w:b/>
          <w:bCs/>
        </w:rPr>
        <w:t>resultado líquido</w:t>
      </w:r>
      <w:r w:rsidR="003823C7">
        <w:rPr>
          <w:b/>
          <w:bCs/>
        </w:rPr>
        <w:t xml:space="preserve"> </w:t>
      </w:r>
      <w:sdt>
        <w:sdtPr>
          <w:rPr>
            <w:b/>
            <w:bCs/>
          </w:rPr>
          <w:id w:val="556048819"/>
          <w:citation/>
        </w:sdtPr>
        <w:sdtContent>
          <w:r w:rsidR="003823C7">
            <w:rPr>
              <w:b/>
              <w:bCs/>
            </w:rPr>
            <w:fldChar w:fldCharType="begin"/>
          </w:r>
          <w:r w:rsidR="003823C7">
            <w:rPr>
              <w:b/>
              <w:bCs/>
            </w:rPr>
            <w:instrText xml:space="preserve"> CITATION GES4 \l 2070 </w:instrText>
          </w:r>
          <w:r w:rsidR="003823C7">
            <w:rPr>
              <w:b/>
              <w:bCs/>
            </w:rPr>
            <w:fldChar w:fldCharType="separate"/>
          </w:r>
          <w:r>
            <w:rPr>
              <w:noProof/>
            </w:rPr>
            <w:t>(GESTA9)</w:t>
          </w:r>
          <w:r w:rsidR="003823C7">
            <w:rPr>
              <w:b/>
              <w:bCs/>
            </w:rPr>
            <w:fldChar w:fldCharType="end"/>
          </w:r>
        </w:sdtContent>
      </w:sdt>
      <w:r w:rsidR="00651993">
        <w:t xml:space="preserve">. </w:t>
      </w:r>
      <w:r w:rsidR="0088056F">
        <w:t xml:space="preserve">Consiste em identificar a </w:t>
      </w:r>
      <w:r w:rsidR="0088056F" w:rsidRPr="003F7E68">
        <w:rPr>
          <w:b/>
          <w:bCs/>
        </w:rPr>
        <w:t>eficiência</w:t>
      </w:r>
      <w:r w:rsidR="0088056F">
        <w:t xml:space="preserve"> da </w:t>
      </w:r>
      <w:r w:rsidR="0088056F" w:rsidRPr="003F7E68">
        <w:rPr>
          <w:b/>
          <w:bCs/>
        </w:rPr>
        <w:t>empresa</w:t>
      </w:r>
      <w:r w:rsidR="0088056F">
        <w:t xml:space="preserve"> no desempenho da sua </w:t>
      </w:r>
      <w:r w:rsidR="0088056F" w:rsidRPr="003F7E68">
        <w:rPr>
          <w:b/>
          <w:bCs/>
        </w:rPr>
        <w:t>atividade comercial</w:t>
      </w:r>
      <w:r w:rsidR="0088056F">
        <w:t xml:space="preserve">. </w:t>
      </w:r>
      <w:r w:rsidR="00651993">
        <w:t>O resultado acima calculado é</w:t>
      </w:r>
      <w:r w:rsidR="00C11787">
        <w:t xml:space="preserve"> </w:t>
      </w:r>
      <w:r w:rsidR="00C11787" w:rsidRPr="003F7E68">
        <w:rPr>
          <w:b/>
          <w:bCs/>
        </w:rPr>
        <w:t>0.251 (25.1%)</w:t>
      </w:r>
      <w:r w:rsidR="0088056F">
        <w:t xml:space="preserve"> o que é um </w:t>
      </w:r>
      <w:r w:rsidR="0088056F" w:rsidRPr="003F7E68">
        <w:rPr>
          <w:b/>
          <w:bCs/>
        </w:rPr>
        <w:t>valor</w:t>
      </w:r>
      <w:r w:rsidR="0088056F">
        <w:t xml:space="preserve"> </w:t>
      </w:r>
      <w:r w:rsidR="0088056F" w:rsidRPr="003F7E68">
        <w:rPr>
          <w:b/>
          <w:bCs/>
        </w:rPr>
        <w:t>razoável</w:t>
      </w:r>
      <w:r w:rsidR="0088056F">
        <w:t xml:space="preserve"> no que toca à </w:t>
      </w:r>
      <w:r w:rsidR="0088056F" w:rsidRPr="003F7E68">
        <w:rPr>
          <w:b/>
          <w:bCs/>
        </w:rPr>
        <w:t>aptidão</w:t>
      </w:r>
      <w:r w:rsidR="0088056F">
        <w:t xml:space="preserve"> para </w:t>
      </w:r>
      <w:r w:rsidR="0088056F" w:rsidRPr="003F7E68">
        <w:rPr>
          <w:b/>
          <w:bCs/>
        </w:rPr>
        <w:t>gerar</w:t>
      </w:r>
      <w:r w:rsidR="0088056F">
        <w:t xml:space="preserve"> </w:t>
      </w:r>
      <w:r w:rsidR="0088056F" w:rsidRPr="003F7E68">
        <w:rPr>
          <w:b/>
          <w:bCs/>
        </w:rPr>
        <w:t>lucros</w:t>
      </w:r>
      <w:r w:rsidR="0088056F">
        <w:t>.</w:t>
      </w:r>
    </w:p>
    <w:p w14:paraId="16EA0391" w14:textId="0E24D0A3" w:rsidR="000B7E03" w:rsidRDefault="00C50B4C" w:rsidP="00571618">
      <w:pPr>
        <w:pStyle w:val="ListParagraph"/>
        <w:numPr>
          <w:ilvl w:val="0"/>
          <w:numId w:val="37"/>
        </w:numPr>
        <w:rPr>
          <w:rFonts w:asciiTheme="minorHAnsi" w:hAnsiTheme="minorHAnsi" w:cstheme="minorHAnsi"/>
          <w:b/>
          <w:bCs/>
        </w:rPr>
      </w:pPr>
      <w:r w:rsidRPr="00C80D5E">
        <w:rPr>
          <w:rFonts w:asciiTheme="minorHAnsi" w:hAnsiTheme="minorHAnsi" w:cstheme="minorHAnsi"/>
          <w:b/>
          <w:bCs/>
        </w:rPr>
        <w:t>Rácios de liquidez</w:t>
      </w:r>
    </w:p>
    <w:p w14:paraId="5DD0FC2B" w14:textId="442FE51F" w:rsidR="00B20632" w:rsidRDefault="00D24CBF" w:rsidP="00D24CBF">
      <w:pPr>
        <w:ind w:left="1080" w:firstLine="360"/>
      </w:pPr>
      <w:r w:rsidRPr="00D24CBF">
        <w:t xml:space="preserve">Os </w:t>
      </w:r>
      <w:r w:rsidRPr="003F7E68">
        <w:rPr>
          <w:b/>
          <w:bCs/>
        </w:rPr>
        <w:t>rácios de liquidez</w:t>
      </w:r>
      <w:r w:rsidRPr="00D24CBF">
        <w:t xml:space="preserve"> medem a </w:t>
      </w:r>
      <w:r w:rsidRPr="00F135A0">
        <w:rPr>
          <w:b/>
          <w:bCs/>
        </w:rPr>
        <w:t>capacidade</w:t>
      </w:r>
      <w:r w:rsidRPr="00D24CBF">
        <w:t xml:space="preserve"> da </w:t>
      </w:r>
      <w:r w:rsidRPr="00F135A0">
        <w:rPr>
          <w:b/>
          <w:bCs/>
        </w:rPr>
        <w:t>organização</w:t>
      </w:r>
      <w:r w:rsidRPr="00D24CBF">
        <w:t xml:space="preserve"> em </w:t>
      </w:r>
      <w:r w:rsidRPr="00F135A0">
        <w:rPr>
          <w:b/>
          <w:bCs/>
        </w:rPr>
        <w:t>cumprir</w:t>
      </w:r>
      <w:r w:rsidRPr="00D24CBF">
        <w:t xml:space="preserve"> as suas </w:t>
      </w:r>
      <w:r w:rsidRPr="00F135A0">
        <w:rPr>
          <w:b/>
          <w:bCs/>
        </w:rPr>
        <w:t>obrigações</w:t>
      </w:r>
      <w:r w:rsidRPr="00D24CBF">
        <w:t xml:space="preserve"> </w:t>
      </w:r>
      <w:r w:rsidRPr="00F135A0">
        <w:rPr>
          <w:b/>
          <w:bCs/>
        </w:rPr>
        <w:t>financeiras</w:t>
      </w:r>
      <w:r w:rsidRPr="00D24CBF">
        <w:t xml:space="preserve"> no </w:t>
      </w:r>
      <w:r w:rsidRPr="00F135A0">
        <w:rPr>
          <w:b/>
          <w:bCs/>
        </w:rPr>
        <w:t>curto prazo</w:t>
      </w:r>
      <w:r w:rsidRPr="00D24CBF">
        <w:t xml:space="preserve"> e </w:t>
      </w:r>
      <w:r w:rsidRPr="00F135A0">
        <w:rPr>
          <w:b/>
          <w:bCs/>
        </w:rPr>
        <w:t>manter</w:t>
      </w:r>
      <w:r w:rsidRPr="00D24CBF">
        <w:t xml:space="preserve"> a </w:t>
      </w:r>
      <w:r w:rsidRPr="00F135A0">
        <w:rPr>
          <w:b/>
          <w:bCs/>
        </w:rPr>
        <w:t>atividade</w:t>
      </w:r>
      <w:r w:rsidRPr="00D24CBF">
        <w:t xml:space="preserve"> </w:t>
      </w:r>
      <w:r w:rsidRPr="00F135A0">
        <w:rPr>
          <w:b/>
          <w:bCs/>
        </w:rPr>
        <w:t>operacional</w:t>
      </w:r>
      <w:r w:rsidRPr="00D24CBF">
        <w:t>.</w:t>
      </w:r>
      <w:r>
        <w:t xml:space="preserve"> </w:t>
      </w:r>
      <w:r w:rsidR="000174CB">
        <w:t xml:space="preserve">Estes rácios são: </w:t>
      </w:r>
      <w:r w:rsidR="000174CB" w:rsidRPr="00F135A0">
        <w:rPr>
          <w:b/>
          <w:bCs/>
        </w:rPr>
        <w:t xml:space="preserve">rácio de liquidez </w:t>
      </w:r>
      <w:r w:rsidR="00D76CC4" w:rsidRPr="00F135A0">
        <w:rPr>
          <w:b/>
          <w:bCs/>
        </w:rPr>
        <w:t>geral</w:t>
      </w:r>
      <w:r w:rsidR="00D76CC4">
        <w:t xml:space="preserve"> e </w:t>
      </w:r>
      <w:r w:rsidR="00D76CC4" w:rsidRPr="00F135A0">
        <w:rPr>
          <w:b/>
          <w:bCs/>
        </w:rPr>
        <w:t>rácio de liquidez reduzida</w:t>
      </w:r>
      <w:r w:rsidR="00D76CC4">
        <w:t xml:space="preserve">. </w:t>
      </w:r>
    </w:p>
    <w:p w14:paraId="46FDA921" w14:textId="25F1076E" w:rsidR="00D76CC4" w:rsidRDefault="00D76CC4" w:rsidP="00D24CBF">
      <w:pPr>
        <w:ind w:left="1080" w:firstLine="360"/>
      </w:pPr>
      <w:r>
        <w:t xml:space="preserve">Relativamente ao primeiro rácio, </w:t>
      </w:r>
      <w:r w:rsidR="00BF54B2">
        <w:t xml:space="preserve">este representa a </w:t>
      </w:r>
      <w:r w:rsidR="00BF54B2" w:rsidRPr="00F135A0">
        <w:rPr>
          <w:b/>
          <w:bCs/>
        </w:rPr>
        <w:t>capacidade</w:t>
      </w:r>
      <w:r w:rsidR="00BF54B2">
        <w:t xml:space="preserve"> da empresa para </w:t>
      </w:r>
      <w:r w:rsidR="00BF54B2" w:rsidRPr="00F135A0">
        <w:rPr>
          <w:b/>
          <w:bCs/>
        </w:rPr>
        <w:t>solver</w:t>
      </w:r>
      <w:r w:rsidR="00BF54B2">
        <w:t xml:space="preserve"> os seus </w:t>
      </w:r>
      <w:r w:rsidR="00BF54B2" w:rsidRPr="00F135A0">
        <w:rPr>
          <w:b/>
          <w:bCs/>
        </w:rPr>
        <w:t>compromissos</w:t>
      </w:r>
      <w:r w:rsidR="00BF54B2">
        <w:t xml:space="preserve"> de </w:t>
      </w:r>
      <w:r w:rsidR="00BF54B2" w:rsidRPr="00F135A0">
        <w:rPr>
          <w:b/>
          <w:bCs/>
        </w:rPr>
        <w:t>curto prazo</w:t>
      </w:r>
      <w:r w:rsidR="00BF54B2">
        <w:t xml:space="preserve">, utilizando para o efeito o seu </w:t>
      </w:r>
      <w:r w:rsidR="00BF54B2" w:rsidRPr="00F135A0">
        <w:rPr>
          <w:b/>
          <w:bCs/>
        </w:rPr>
        <w:t>Ativo Corrente</w:t>
      </w:r>
      <w:r w:rsidR="00BF54B2">
        <w:t xml:space="preserve">. </w:t>
      </w:r>
      <w:r w:rsidR="00C9147A">
        <w:t xml:space="preserve">O resultado acima calculado é </w:t>
      </w:r>
      <w:r w:rsidR="00C9147A" w:rsidRPr="00F135A0">
        <w:rPr>
          <w:b/>
          <w:bCs/>
        </w:rPr>
        <w:t>2.263</w:t>
      </w:r>
      <w:r w:rsidR="003A5575">
        <w:t xml:space="preserve"> o que é </w:t>
      </w:r>
      <w:r w:rsidR="003A5575" w:rsidRPr="00F135A0">
        <w:rPr>
          <w:b/>
          <w:bCs/>
        </w:rPr>
        <w:t>ideal</w:t>
      </w:r>
      <w:r w:rsidR="00D75AF7">
        <w:t xml:space="preserve"> para se </w:t>
      </w:r>
      <w:r w:rsidR="00D75AF7" w:rsidRPr="00F135A0">
        <w:rPr>
          <w:b/>
          <w:bCs/>
        </w:rPr>
        <w:t>cumprirem</w:t>
      </w:r>
      <w:r w:rsidR="00D75AF7">
        <w:t xml:space="preserve"> as </w:t>
      </w:r>
      <w:r w:rsidR="00D75AF7" w:rsidRPr="00F135A0">
        <w:rPr>
          <w:b/>
          <w:bCs/>
        </w:rPr>
        <w:t>obrigações</w:t>
      </w:r>
      <w:r w:rsidR="00D75AF7">
        <w:t xml:space="preserve"> </w:t>
      </w:r>
      <w:r w:rsidR="00D75AF7" w:rsidRPr="00F135A0">
        <w:rPr>
          <w:b/>
          <w:bCs/>
        </w:rPr>
        <w:t>de curto prazo</w:t>
      </w:r>
      <w:r w:rsidR="00D75AF7">
        <w:t>.</w:t>
      </w:r>
      <w:r w:rsidR="002E186F">
        <w:t xml:space="preserve"> Ainda assim, e sendo o valor superior a 2, os </w:t>
      </w:r>
      <w:r w:rsidR="002E186F" w:rsidRPr="00F135A0">
        <w:rPr>
          <w:b/>
          <w:bCs/>
        </w:rPr>
        <w:t>valores</w:t>
      </w:r>
      <w:r w:rsidR="002E186F">
        <w:t xml:space="preserve"> a </w:t>
      </w:r>
      <w:r w:rsidR="002E186F" w:rsidRPr="00F135A0">
        <w:rPr>
          <w:b/>
          <w:bCs/>
        </w:rPr>
        <w:t>receber</w:t>
      </w:r>
      <w:r w:rsidR="002E186F">
        <w:t xml:space="preserve"> no </w:t>
      </w:r>
      <w:r w:rsidR="002E186F" w:rsidRPr="00F135A0">
        <w:rPr>
          <w:b/>
          <w:bCs/>
        </w:rPr>
        <w:t>ano seguinte</w:t>
      </w:r>
      <w:r w:rsidR="002E186F">
        <w:t xml:space="preserve"> deverão ser mais do </w:t>
      </w:r>
      <w:r w:rsidR="002E186F" w:rsidRPr="00F135A0">
        <w:rPr>
          <w:b/>
          <w:bCs/>
        </w:rPr>
        <w:t>dobro</w:t>
      </w:r>
      <w:r w:rsidR="002E186F">
        <w:t xml:space="preserve"> das </w:t>
      </w:r>
      <w:r w:rsidR="002E186F" w:rsidRPr="00F135A0">
        <w:rPr>
          <w:b/>
          <w:bCs/>
        </w:rPr>
        <w:t>dívidas</w:t>
      </w:r>
      <w:r w:rsidR="002E186F">
        <w:t xml:space="preserve"> a </w:t>
      </w:r>
      <w:r w:rsidR="002E186F" w:rsidRPr="00F135A0">
        <w:rPr>
          <w:b/>
          <w:bCs/>
        </w:rPr>
        <w:t>pagar</w:t>
      </w:r>
      <w:r w:rsidR="002E186F">
        <w:t xml:space="preserve"> no mesmo período de tempo. </w:t>
      </w:r>
    </w:p>
    <w:p w14:paraId="4370BA71" w14:textId="17258E7B" w:rsidR="002E186F" w:rsidRPr="00D24CBF" w:rsidRDefault="002E186F" w:rsidP="00D24CBF">
      <w:pPr>
        <w:ind w:left="1080" w:firstLine="360"/>
      </w:pPr>
      <w:r>
        <w:lastRenderedPageBreak/>
        <w:t xml:space="preserve">Relativamente ao segundo rácio, </w:t>
      </w:r>
      <w:r w:rsidR="00E23466">
        <w:t xml:space="preserve">este avalia o </w:t>
      </w:r>
      <w:r w:rsidR="00E23466" w:rsidRPr="00F135A0">
        <w:rPr>
          <w:b/>
          <w:bCs/>
        </w:rPr>
        <w:t>peso</w:t>
      </w:r>
      <w:r w:rsidR="00E23466">
        <w:t xml:space="preserve"> dos </w:t>
      </w:r>
      <w:r w:rsidR="00E23466" w:rsidRPr="00F135A0">
        <w:rPr>
          <w:b/>
          <w:bCs/>
        </w:rPr>
        <w:t>inventários</w:t>
      </w:r>
      <w:r w:rsidR="00E23466">
        <w:t xml:space="preserve"> na </w:t>
      </w:r>
      <w:r w:rsidR="00E23466" w:rsidRPr="00F135A0">
        <w:rPr>
          <w:b/>
          <w:bCs/>
        </w:rPr>
        <w:t>liquidez</w:t>
      </w:r>
      <w:r w:rsidR="00E23466">
        <w:t xml:space="preserve"> da organização</w:t>
      </w:r>
      <w:r w:rsidR="007A0466">
        <w:t xml:space="preserve"> </w:t>
      </w:r>
      <w:sdt>
        <w:sdtPr>
          <w:id w:val="-458028786"/>
          <w:citation/>
        </w:sdtPr>
        <w:sdtContent>
          <w:r w:rsidR="007A0466">
            <w:fldChar w:fldCharType="begin"/>
          </w:r>
          <w:r w:rsidR="007A0466">
            <w:instrText xml:space="preserve"> CITATION GES4 \l 2070 </w:instrText>
          </w:r>
          <w:r w:rsidR="007A0466">
            <w:fldChar w:fldCharType="separate"/>
          </w:r>
          <w:r>
            <w:rPr>
              <w:noProof/>
            </w:rPr>
            <w:t>(GESTA9)</w:t>
          </w:r>
          <w:r w:rsidR="007A0466">
            <w:fldChar w:fldCharType="end"/>
          </w:r>
        </w:sdtContent>
      </w:sdt>
      <w:r w:rsidR="00E23466">
        <w:t xml:space="preserve">. A sua importância está relacionada com a </w:t>
      </w:r>
      <w:r w:rsidR="00E23466" w:rsidRPr="00F135A0">
        <w:rPr>
          <w:b/>
          <w:bCs/>
        </w:rPr>
        <w:t>avaliação</w:t>
      </w:r>
      <w:r w:rsidR="00E23466">
        <w:t xml:space="preserve"> da </w:t>
      </w:r>
      <w:r w:rsidR="00E23466" w:rsidRPr="00F135A0">
        <w:rPr>
          <w:b/>
          <w:bCs/>
        </w:rPr>
        <w:t>possibilidade</w:t>
      </w:r>
      <w:r w:rsidR="00E23466">
        <w:t xml:space="preserve"> de existirem </w:t>
      </w:r>
      <w:r w:rsidR="00E23466" w:rsidRPr="00F135A0">
        <w:rPr>
          <w:b/>
          <w:bCs/>
        </w:rPr>
        <w:t>dificuldades</w:t>
      </w:r>
      <w:r w:rsidR="00E23466">
        <w:t xml:space="preserve"> na </w:t>
      </w:r>
      <w:r w:rsidR="00E23466" w:rsidRPr="00F135A0">
        <w:rPr>
          <w:b/>
          <w:bCs/>
        </w:rPr>
        <w:t>transformação</w:t>
      </w:r>
      <w:r w:rsidR="00E23466">
        <w:t xml:space="preserve"> dos </w:t>
      </w:r>
      <w:r w:rsidR="00E23466" w:rsidRPr="00F135A0">
        <w:rPr>
          <w:b/>
          <w:bCs/>
        </w:rPr>
        <w:t>inventários</w:t>
      </w:r>
      <w:r w:rsidR="00E23466">
        <w:t xml:space="preserve"> em </w:t>
      </w:r>
      <w:r w:rsidR="00E23466" w:rsidRPr="00F135A0">
        <w:rPr>
          <w:b/>
          <w:bCs/>
        </w:rPr>
        <w:t>meios monetários</w:t>
      </w:r>
      <w:r w:rsidR="00E23466">
        <w:t>.</w:t>
      </w:r>
      <w:r w:rsidR="00EB4F83">
        <w:t xml:space="preserve"> O resultado acima calculado é </w:t>
      </w:r>
      <w:r w:rsidR="00EB4F83" w:rsidRPr="00F135A0">
        <w:rPr>
          <w:b/>
          <w:bCs/>
        </w:rPr>
        <w:t>2.263</w:t>
      </w:r>
      <w:r w:rsidR="00EB4F83">
        <w:t xml:space="preserve"> o que também é </w:t>
      </w:r>
      <w:r w:rsidR="00EB4F83" w:rsidRPr="00F135A0">
        <w:rPr>
          <w:b/>
          <w:bCs/>
        </w:rPr>
        <w:t>ideal</w:t>
      </w:r>
      <w:r w:rsidR="002905B4">
        <w:t xml:space="preserve">. Assim, os </w:t>
      </w:r>
      <w:r w:rsidR="002905B4" w:rsidRPr="00F135A0">
        <w:rPr>
          <w:b/>
          <w:bCs/>
        </w:rPr>
        <w:t>ativos</w:t>
      </w:r>
      <w:r w:rsidR="002905B4">
        <w:t xml:space="preserve"> são mais do que </w:t>
      </w:r>
      <w:r w:rsidR="002905B4" w:rsidRPr="00F135A0">
        <w:rPr>
          <w:b/>
          <w:bCs/>
        </w:rPr>
        <w:t>suficientes</w:t>
      </w:r>
      <w:r w:rsidR="002905B4">
        <w:t xml:space="preserve"> para </w:t>
      </w:r>
      <w:r w:rsidR="002905B4" w:rsidRPr="00F135A0">
        <w:rPr>
          <w:b/>
          <w:bCs/>
        </w:rPr>
        <w:t>satisfazerem</w:t>
      </w:r>
      <w:r w:rsidR="002905B4">
        <w:t xml:space="preserve"> as </w:t>
      </w:r>
      <w:r w:rsidR="002905B4" w:rsidRPr="00F135A0">
        <w:rPr>
          <w:b/>
          <w:bCs/>
        </w:rPr>
        <w:t>responsabilidades</w:t>
      </w:r>
      <w:r w:rsidR="002905B4">
        <w:t xml:space="preserve"> de </w:t>
      </w:r>
      <w:r w:rsidR="002905B4" w:rsidRPr="00F135A0">
        <w:rPr>
          <w:b/>
          <w:bCs/>
        </w:rPr>
        <w:t>curto prazo</w:t>
      </w:r>
      <w:r w:rsidR="002905B4">
        <w:t>.</w:t>
      </w:r>
    </w:p>
    <w:p w14:paraId="6D55677D" w14:textId="77777777" w:rsidR="00E158F9" w:rsidRPr="00E76B0B" w:rsidRDefault="00E158F9" w:rsidP="00E76B0B"/>
    <w:p w14:paraId="22D045D9" w14:textId="3104C1AE" w:rsidR="00C811F8" w:rsidRPr="00CE43A7" w:rsidRDefault="00C811F8" w:rsidP="00C811F8">
      <w:pPr>
        <w:pStyle w:val="Heading2"/>
      </w:pPr>
      <w:bookmarkStart w:id="93" w:name="_Toc122008353"/>
      <w:bookmarkStart w:id="94" w:name="_Toc122190830"/>
      <w:r>
        <w:t>II.</w:t>
      </w:r>
      <w:r w:rsidR="008B0E11">
        <w:t>7</w:t>
      </w:r>
      <w:r>
        <w:t xml:space="preserve"> Marketing</w:t>
      </w:r>
      <w:bookmarkEnd w:id="93"/>
      <w:bookmarkEnd w:id="94"/>
    </w:p>
    <w:p w14:paraId="4933101C" w14:textId="19A5184A" w:rsidR="00751F53" w:rsidRDefault="000020F7" w:rsidP="000020F7">
      <w:pPr>
        <w:pStyle w:val="Heading3"/>
      </w:pPr>
      <w:bookmarkStart w:id="95" w:name="_Toc122008354"/>
      <w:bookmarkStart w:id="96" w:name="_Toc122190831"/>
      <w:r>
        <w:t>II.7.1</w:t>
      </w:r>
      <w:r w:rsidR="00BC35AB">
        <w:t xml:space="preserve"> Ó</w:t>
      </w:r>
      <w:r w:rsidR="007603BB" w:rsidRPr="007603BB">
        <w:t>tica adotada pela organização</w:t>
      </w:r>
      <w:bookmarkEnd w:id="95"/>
      <w:bookmarkEnd w:id="96"/>
    </w:p>
    <w:p w14:paraId="05B2D967" w14:textId="42262E68" w:rsidR="00BC35AB" w:rsidRDefault="00BC35AB" w:rsidP="00BC35AB">
      <w:r>
        <w:tab/>
      </w:r>
      <w:r w:rsidR="00BC7021">
        <w:t>A ótica</w:t>
      </w:r>
      <w:r w:rsidR="004D29C7">
        <w:t xml:space="preserve"> que a empresa segue é o de marketing como a grande maioria</w:t>
      </w:r>
      <w:r w:rsidR="001A637B">
        <w:t xml:space="preserve"> das outras empresas</w:t>
      </w:r>
      <w:r w:rsidR="0022466C">
        <w:t xml:space="preserve"> </w:t>
      </w:r>
      <w:r w:rsidR="00073427">
        <w:t>independente</w:t>
      </w:r>
      <w:r w:rsidR="0022466C">
        <w:t xml:space="preserve"> da </w:t>
      </w:r>
      <w:r w:rsidR="00073427">
        <w:t>área</w:t>
      </w:r>
      <w:r w:rsidR="0022466C">
        <w:t>.</w:t>
      </w:r>
      <w:r w:rsidR="00D5385A">
        <w:t xml:space="preserve"> O principal</w:t>
      </w:r>
      <w:r w:rsidR="003A1723">
        <w:t xml:space="preserve"> objetivo</w:t>
      </w:r>
      <w:r w:rsidR="00D5385A">
        <w:t xml:space="preserve"> </w:t>
      </w:r>
      <w:r w:rsidR="005700A9">
        <w:t xml:space="preserve">é estudar o mercado e </w:t>
      </w:r>
      <w:r w:rsidR="003A1723">
        <w:t>criar um produto que seja procurado pelo cliente</w:t>
      </w:r>
      <w:r w:rsidR="000F635B">
        <w:t>.</w:t>
      </w:r>
    </w:p>
    <w:p w14:paraId="59D93859" w14:textId="524186F8" w:rsidR="00347258" w:rsidRDefault="00347258" w:rsidP="00BC35AB">
      <w:r>
        <w:tab/>
        <w:t xml:space="preserve">A </w:t>
      </w:r>
      <w:r w:rsidRPr="00347258">
        <w:rPr>
          <w:b/>
          <w:bCs/>
          <w:i/>
          <w:iCs/>
        </w:rPr>
        <w:t>Codevision</w:t>
      </w:r>
      <w:r w:rsidR="002F1D5D">
        <w:t xml:space="preserve"> tem como </w:t>
      </w:r>
      <w:r w:rsidR="007F0A23">
        <w:t>foco escolas e comunidades escola</w:t>
      </w:r>
      <w:r w:rsidR="003361F9">
        <w:t>re</w:t>
      </w:r>
      <w:r w:rsidR="007F0A23">
        <w:t>s</w:t>
      </w:r>
      <w:r w:rsidR="00B16251">
        <w:t xml:space="preserve"> (diretores,</w:t>
      </w:r>
      <w:r w:rsidR="00620F73">
        <w:t xml:space="preserve"> professores, etc.</w:t>
      </w:r>
      <w:r w:rsidR="00B16251">
        <w:t>)</w:t>
      </w:r>
      <w:r w:rsidR="007F0A23">
        <w:t xml:space="preserve"> e </w:t>
      </w:r>
      <w:r w:rsidR="00CB2F9E">
        <w:t>optou por</w:t>
      </w:r>
      <w:r>
        <w:rPr>
          <w:b/>
          <w:bCs/>
          <w:i/>
          <w:iCs/>
        </w:rPr>
        <w:t xml:space="preserve"> </w:t>
      </w:r>
      <w:r w:rsidR="005649BC">
        <w:t>cri</w:t>
      </w:r>
      <w:r w:rsidR="007F0A23">
        <w:t>ar</w:t>
      </w:r>
      <w:r w:rsidR="005649BC">
        <w:t xml:space="preserve"> recentemente um departamento de marketing </w:t>
      </w:r>
      <w:r w:rsidR="00741BFF">
        <w:t>com o objetivo de conhecer melhor o mercado</w:t>
      </w:r>
      <w:r w:rsidR="00667767">
        <w:t>,</w:t>
      </w:r>
      <w:r w:rsidR="00F332D3">
        <w:t xml:space="preserve"> especialmente para conseguir </w:t>
      </w:r>
      <w:r w:rsidR="00A27E2B">
        <w:t>atingir</w:t>
      </w:r>
      <w:r w:rsidR="00B71E85">
        <w:t xml:space="preserve"> os</w:t>
      </w:r>
      <w:r w:rsidR="00A27E2B">
        <w:t xml:space="preserve"> clientes </w:t>
      </w:r>
      <w:r w:rsidR="00B71E85">
        <w:t xml:space="preserve">com </w:t>
      </w:r>
      <w:r w:rsidR="00A27E2B">
        <w:t>mais rapid</w:t>
      </w:r>
      <w:r w:rsidR="00B71E85">
        <w:t>ez</w:t>
      </w:r>
      <w:r w:rsidR="00A27E2B">
        <w:t>, ajustar o produto ao cliente e focar mais nas áreas mais interessadas.</w:t>
      </w:r>
    </w:p>
    <w:p w14:paraId="6E5A7DEF" w14:textId="287270F0" w:rsidR="00330D55" w:rsidRDefault="00330D55" w:rsidP="00BC35AB">
      <w:r>
        <w:tab/>
      </w:r>
      <w:r w:rsidR="00C97C6F">
        <w:t xml:space="preserve">Lançou algumas campanhas de marketing </w:t>
      </w:r>
      <w:r w:rsidR="00863FBC">
        <w:t xml:space="preserve">como forma de teste para medir o comportamento </w:t>
      </w:r>
      <w:r w:rsidR="006E3249">
        <w:t>dos consumidores, para</w:t>
      </w:r>
      <w:r w:rsidR="000F69A0">
        <w:t xml:space="preserve"> perceber </w:t>
      </w:r>
      <w:r w:rsidR="002F22A2">
        <w:t xml:space="preserve">o que chama mais atenção, </w:t>
      </w:r>
      <w:r w:rsidR="00894354">
        <w:t>palavras-chaves</w:t>
      </w:r>
      <w:r w:rsidR="002F22A2">
        <w:t xml:space="preserve"> que tiveram mais impacto</w:t>
      </w:r>
      <w:r w:rsidR="00987D2F">
        <w:t xml:space="preserve"> e também porque </w:t>
      </w:r>
      <w:r w:rsidR="002D2810">
        <w:t xml:space="preserve">o que eles </w:t>
      </w:r>
      <w:r w:rsidR="00691987">
        <w:t>pretendem</w:t>
      </w:r>
      <w:r w:rsidR="002D2810">
        <w:t xml:space="preserve"> </w:t>
      </w:r>
      <w:r w:rsidR="00987D2F">
        <w:t>varia sazonalmente</w:t>
      </w:r>
      <w:r w:rsidR="002D2810">
        <w:t>.</w:t>
      </w:r>
      <w:r w:rsidR="00894354">
        <w:t xml:space="preserve"> </w:t>
      </w:r>
      <w:r w:rsidR="00BF255D">
        <w:t xml:space="preserve">E </w:t>
      </w:r>
      <w:r w:rsidR="003D2F47">
        <w:t>por fim</w:t>
      </w:r>
      <w:r w:rsidR="00BF255D">
        <w:t xml:space="preserve"> fazer uma interpretação destes dados e definir u</w:t>
      </w:r>
      <w:r w:rsidR="003D2F47">
        <w:t>m novo plano estratégico de marketing no próximo ano.</w:t>
      </w:r>
    </w:p>
    <w:p w14:paraId="4BDE201E" w14:textId="1BC09453" w:rsidR="00BB6D3A" w:rsidRPr="00BB6D3A" w:rsidRDefault="00245EB5" w:rsidP="00BB6D3A">
      <w:r>
        <w:tab/>
        <w:t xml:space="preserve">A </w:t>
      </w:r>
      <w:r w:rsidRPr="00245EB5">
        <w:rPr>
          <w:b/>
          <w:bCs/>
          <w:i/>
          <w:iCs/>
        </w:rPr>
        <w:t>Codevision</w:t>
      </w:r>
      <w:r>
        <w:t xml:space="preserve"> </w:t>
      </w:r>
      <w:r w:rsidR="00F259B8">
        <w:t xml:space="preserve">também </w:t>
      </w:r>
      <w:r>
        <w:t xml:space="preserve">é a única empresa neste setor </w:t>
      </w:r>
      <w:r w:rsidR="00DE1CAE">
        <w:t xml:space="preserve">que fez </w:t>
      </w:r>
      <w:r>
        <w:t>um investimento em publicidade.</w:t>
      </w:r>
    </w:p>
    <w:p w14:paraId="609EA45F" w14:textId="3C8B6A9B" w:rsidR="00777DDC" w:rsidRPr="00BB6D3A" w:rsidRDefault="001B041F" w:rsidP="00BB6D3A">
      <w:r>
        <w:t xml:space="preserve"> </w:t>
      </w:r>
    </w:p>
    <w:p w14:paraId="1E03B54A" w14:textId="597B57E6" w:rsidR="000020F7" w:rsidRDefault="000020F7" w:rsidP="000020F7">
      <w:pPr>
        <w:pStyle w:val="Heading3"/>
      </w:pPr>
      <w:bookmarkStart w:id="97" w:name="_Toc122008355"/>
      <w:bookmarkStart w:id="98" w:name="_Toc122190832"/>
      <w:r>
        <w:t>II.7.2</w:t>
      </w:r>
      <w:r w:rsidR="001F6B32">
        <w:t xml:space="preserve"> Segmentos de mercado e as suas características</w:t>
      </w:r>
      <w:bookmarkEnd w:id="97"/>
      <w:bookmarkEnd w:id="98"/>
    </w:p>
    <w:p w14:paraId="79472681" w14:textId="029D77CC" w:rsidR="00B00EB1" w:rsidRPr="00B00EB1" w:rsidRDefault="00B00EB1" w:rsidP="002E4B73">
      <w:pPr>
        <w:ind w:firstLine="720"/>
      </w:pPr>
      <w:r>
        <w:t xml:space="preserve">De facto, </w:t>
      </w:r>
      <w:r w:rsidR="00866847">
        <w:t xml:space="preserve">a </w:t>
      </w:r>
      <w:r w:rsidR="00866847" w:rsidRPr="002E4B73">
        <w:rPr>
          <w:b/>
          <w:bCs/>
          <w:i/>
          <w:iCs/>
        </w:rPr>
        <w:t>Codevision</w:t>
      </w:r>
      <w:r w:rsidR="00866847">
        <w:t xml:space="preserve"> identifica </w:t>
      </w:r>
      <w:r w:rsidR="009B2436">
        <w:t xml:space="preserve">as </w:t>
      </w:r>
      <w:r w:rsidR="009B2436" w:rsidRPr="002E4B73">
        <w:rPr>
          <w:b/>
          <w:bCs/>
        </w:rPr>
        <w:t>escolas</w:t>
      </w:r>
      <w:r w:rsidR="00EC3B21">
        <w:t xml:space="preserve">, nomeadamente os </w:t>
      </w:r>
      <w:r w:rsidR="00EC3B21" w:rsidRPr="002E4B73">
        <w:rPr>
          <w:b/>
          <w:bCs/>
        </w:rPr>
        <w:t>diretores</w:t>
      </w:r>
      <w:r w:rsidR="00EC3B21">
        <w:t xml:space="preserve">, e as </w:t>
      </w:r>
      <w:r w:rsidR="00EC3B21" w:rsidRPr="002E4B73">
        <w:rPr>
          <w:b/>
          <w:bCs/>
        </w:rPr>
        <w:t>comunidades</w:t>
      </w:r>
      <w:r w:rsidR="00EC3B21">
        <w:t xml:space="preserve"> </w:t>
      </w:r>
      <w:r w:rsidR="00EC3B21" w:rsidRPr="002E4B73">
        <w:rPr>
          <w:b/>
          <w:bCs/>
        </w:rPr>
        <w:t>escolares</w:t>
      </w:r>
      <w:r w:rsidR="00EC3B21">
        <w:t xml:space="preserve">, nomeadamente </w:t>
      </w:r>
      <w:r w:rsidR="002E4B73">
        <w:t xml:space="preserve">os </w:t>
      </w:r>
      <w:r w:rsidR="002E4B73" w:rsidRPr="002E4B73">
        <w:rPr>
          <w:b/>
          <w:bCs/>
        </w:rPr>
        <w:t>professores</w:t>
      </w:r>
      <w:r w:rsidR="002E4B73">
        <w:t xml:space="preserve">, como os seus </w:t>
      </w:r>
      <w:r w:rsidR="002E4B73" w:rsidRPr="002E4B73">
        <w:rPr>
          <w:b/>
          <w:bCs/>
        </w:rPr>
        <w:t>segmentos</w:t>
      </w:r>
      <w:r w:rsidR="002E4B73">
        <w:t xml:space="preserve"> de </w:t>
      </w:r>
      <w:r w:rsidR="002E4B73" w:rsidRPr="002E4B73">
        <w:rPr>
          <w:b/>
          <w:bCs/>
        </w:rPr>
        <w:t>mercado</w:t>
      </w:r>
      <w:r w:rsidR="002E4B73">
        <w:t xml:space="preserve">. </w:t>
      </w:r>
    </w:p>
    <w:p w14:paraId="3E5A5FDB" w14:textId="28909D09" w:rsidR="00183FD7" w:rsidRDefault="00CA39C5" w:rsidP="00183FD7">
      <w:r>
        <w:tab/>
        <w:t xml:space="preserve">Relativamente ao primeiro, </w:t>
      </w:r>
      <w:r w:rsidR="000F2445">
        <w:t xml:space="preserve">os </w:t>
      </w:r>
      <w:r w:rsidR="000F2445" w:rsidRPr="006E29BB">
        <w:rPr>
          <w:b/>
          <w:bCs/>
        </w:rPr>
        <w:t>diretores</w:t>
      </w:r>
      <w:r w:rsidR="000F2445">
        <w:t xml:space="preserve"> das instituições de ensino são os </w:t>
      </w:r>
      <w:r w:rsidR="000F2445" w:rsidRPr="006E29BB">
        <w:rPr>
          <w:b/>
          <w:bCs/>
        </w:rPr>
        <w:t>responsáveis</w:t>
      </w:r>
      <w:r w:rsidR="000F2445">
        <w:t xml:space="preserve"> pela </w:t>
      </w:r>
      <w:r w:rsidR="000F2445" w:rsidRPr="006E29BB">
        <w:rPr>
          <w:b/>
          <w:bCs/>
        </w:rPr>
        <w:t>compra</w:t>
      </w:r>
      <w:r w:rsidR="000F2445">
        <w:t xml:space="preserve"> da aplicação sendo este o primeiro </w:t>
      </w:r>
      <w:r w:rsidR="000F2445" w:rsidRPr="006E29BB">
        <w:rPr>
          <w:b/>
          <w:bCs/>
        </w:rPr>
        <w:t>segmento</w:t>
      </w:r>
      <w:r w:rsidR="000F2445">
        <w:t xml:space="preserve"> de mercado identificado pela organização. </w:t>
      </w:r>
      <w:r w:rsidR="002315CB">
        <w:t xml:space="preserve">Há, por parte destes mesmos </w:t>
      </w:r>
      <w:r w:rsidR="002315CB" w:rsidRPr="006E29BB">
        <w:rPr>
          <w:b/>
          <w:bCs/>
        </w:rPr>
        <w:t>diretores</w:t>
      </w:r>
      <w:r w:rsidR="00097CA5">
        <w:t xml:space="preserve"> com a </w:t>
      </w:r>
      <w:r w:rsidR="00097CA5" w:rsidRPr="006E29BB">
        <w:rPr>
          <w:b/>
          <w:bCs/>
          <w:i/>
          <w:iCs/>
        </w:rPr>
        <w:t>Codevision</w:t>
      </w:r>
      <w:r w:rsidR="002315CB">
        <w:t>, um</w:t>
      </w:r>
      <w:r w:rsidR="00097CA5">
        <w:t xml:space="preserve"> </w:t>
      </w:r>
      <w:r w:rsidR="00097CA5" w:rsidRPr="006E29BB">
        <w:rPr>
          <w:b/>
          <w:bCs/>
        </w:rPr>
        <w:t>diálogo</w:t>
      </w:r>
      <w:r w:rsidR="00097CA5">
        <w:t xml:space="preserve"> acerca da </w:t>
      </w:r>
      <w:r w:rsidR="00097CA5" w:rsidRPr="006E29BB">
        <w:rPr>
          <w:b/>
          <w:bCs/>
        </w:rPr>
        <w:t>rentabilidade</w:t>
      </w:r>
      <w:r w:rsidR="00097CA5">
        <w:t xml:space="preserve">, </w:t>
      </w:r>
      <w:r w:rsidR="00097CA5" w:rsidRPr="006E29BB">
        <w:rPr>
          <w:b/>
          <w:bCs/>
        </w:rPr>
        <w:t>boas práticas</w:t>
      </w:r>
      <w:r w:rsidR="00097CA5">
        <w:t xml:space="preserve">, </w:t>
      </w:r>
      <w:r w:rsidR="00097CA5" w:rsidRPr="006E29BB">
        <w:rPr>
          <w:b/>
          <w:bCs/>
        </w:rPr>
        <w:t>ges</w:t>
      </w:r>
      <w:r w:rsidR="00417CB5" w:rsidRPr="006E29BB">
        <w:rPr>
          <w:b/>
          <w:bCs/>
        </w:rPr>
        <w:t>tão financeira consciente</w:t>
      </w:r>
      <w:r w:rsidR="00B84DC2">
        <w:t xml:space="preserve">, </w:t>
      </w:r>
      <w:r w:rsidR="00B84DC2" w:rsidRPr="006E29BB">
        <w:rPr>
          <w:b/>
          <w:bCs/>
        </w:rPr>
        <w:t>dados</w:t>
      </w:r>
      <w:r w:rsidR="00B84DC2">
        <w:t xml:space="preserve"> que sustentem as </w:t>
      </w:r>
      <w:r w:rsidR="00B84DC2" w:rsidRPr="006E29BB">
        <w:rPr>
          <w:b/>
          <w:bCs/>
        </w:rPr>
        <w:t>decisões pedagógicas</w:t>
      </w:r>
      <w:r w:rsidR="00B84DC2">
        <w:t xml:space="preserve">, </w:t>
      </w:r>
      <w:r w:rsidR="00B84DC2" w:rsidRPr="006E29BB">
        <w:rPr>
          <w:b/>
          <w:bCs/>
        </w:rPr>
        <w:t>financeiras</w:t>
      </w:r>
      <w:r w:rsidR="006E29BB">
        <w:t xml:space="preserve"> e </w:t>
      </w:r>
      <w:r w:rsidR="00B84DC2" w:rsidRPr="006E29BB">
        <w:rPr>
          <w:b/>
          <w:bCs/>
        </w:rPr>
        <w:t>administrativas</w:t>
      </w:r>
      <w:r w:rsidR="006E29BB">
        <w:t xml:space="preserve"> derivado da aquisição da aplicação. </w:t>
      </w:r>
      <w:r w:rsidR="00183FD7">
        <w:t xml:space="preserve">As escolas </w:t>
      </w:r>
      <w:r w:rsidR="00183FD7" w:rsidRPr="0046378B">
        <w:rPr>
          <w:b/>
          <w:bCs/>
        </w:rPr>
        <w:t>confiam</w:t>
      </w:r>
      <w:r w:rsidR="00183FD7">
        <w:t xml:space="preserve"> na </w:t>
      </w:r>
      <w:r w:rsidR="00183FD7" w:rsidRPr="0046378B">
        <w:rPr>
          <w:b/>
          <w:bCs/>
          <w:i/>
          <w:iCs/>
        </w:rPr>
        <w:t>app</w:t>
      </w:r>
      <w:r w:rsidR="00183FD7">
        <w:t xml:space="preserve"> para garantir que </w:t>
      </w:r>
      <w:r w:rsidR="00183FD7">
        <w:lastRenderedPageBreak/>
        <w:t xml:space="preserve">em termos de dados </w:t>
      </w:r>
      <w:r w:rsidR="00183FD7" w:rsidRPr="0046378B">
        <w:rPr>
          <w:b/>
          <w:bCs/>
        </w:rPr>
        <w:t>pedagógicos</w:t>
      </w:r>
      <w:r w:rsidR="0046378B" w:rsidRPr="0046378B">
        <w:t>,</w:t>
      </w:r>
      <w:r w:rsidR="00E67F4E">
        <w:t xml:space="preserve"> </w:t>
      </w:r>
      <w:r w:rsidR="00183FD7" w:rsidRPr="0046378B">
        <w:rPr>
          <w:b/>
          <w:bCs/>
        </w:rPr>
        <w:t>administrativos</w:t>
      </w:r>
      <w:r w:rsidR="00183FD7">
        <w:t xml:space="preserve"> e </w:t>
      </w:r>
      <w:r w:rsidR="00183FD7" w:rsidRPr="0046378B">
        <w:rPr>
          <w:b/>
          <w:bCs/>
        </w:rPr>
        <w:t>financeiros</w:t>
      </w:r>
      <w:r w:rsidR="00183FD7">
        <w:t xml:space="preserve"> está tudo </w:t>
      </w:r>
      <w:r w:rsidR="00183FD7" w:rsidRPr="0046378B">
        <w:rPr>
          <w:b/>
          <w:bCs/>
        </w:rPr>
        <w:t>correto</w:t>
      </w:r>
      <w:r w:rsidR="00183FD7">
        <w:t xml:space="preserve"> e conforme é a </w:t>
      </w:r>
      <w:r w:rsidR="00183FD7" w:rsidRPr="0046378B">
        <w:rPr>
          <w:b/>
          <w:bCs/>
        </w:rPr>
        <w:t>lei</w:t>
      </w:r>
      <w:r w:rsidR="00183FD7">
        <w:t xml:space="preserve">. </w:t>
      </w:r>
      <w:r w:rsidR="0046378B">
        <w:t>Esta p</w:t>
      </w:r>
      <w:r w:rsidR="00183FD7">
        <w:t xml:space="preserve">arte de </w:t>
      </w:r>
      <w:r w:rsidR="00183FD7" w:rsidRPr="00B30E83">
        <w:rPr>
          <w:b/>
          <w:bCs/>
        </w:rPr>
        <w:t>gestão</w:t>
      </w:r>
      <w:r w:rsidR="0046378B">
        <w:t xml:space="preserve"> </w:t>
      </w:r>
      <w:r w:rsidR="008B5DE9" w:rsidRPr="00B30E83">
        <w:rPr>
          <w:b/>
          <w:bCs/>
        </w:rPr>
        <w:t>escolar</w:t>
      </w:r>
      <w:r w:rsidR="008B5DE9">
        <w:t xml:space="preserve"> permite através da aplicação, por exemplo, </w:t>
      </w:r>
      <w:r w:rsidR="008B5DE9" w:rsidRPr="00B30E83">
        <w:rPr>
          <w:b/>
          <w:bCs/>
        </w:rPr>
        <w:t>verificar</w:t>
      </w:r>
      <w:r w:rsidR="008B5DE9">
        <w:t xml:space="preserve"> que atividades </w:t>
      </w:r>
      <w:r w:rsidR="005A61DA" w:rsidRPr="00B30E83">
        <w:rPr>
          <w:b/>
          <w:bCs/>
        </w:rPr>
        <w:t>extracurriculares</w:t>
      </w:r>
      <w:r w:rsidR="005A61DA">
        <w:t xml:space="preserve"> são ou não </w:t>
      </w:r>
      <w:r w:rsidR="005A61DA" w:rsidRPr="00B30E83">
        <w:rPr>
          <w:b/>
          <w:bCs/>
        </w:rPr>
        <w:t>rentáveis</w:t>
      </w:r>
      <w:r w:rsidR="005A61DA">
        <w:t xml:space="preserve"> para a instituição de ensino ou até mesmo </w:t>
      </w:r>
      <w:r w:rsidR="00B30E83" w:rsidRPr="00B30E83">
        <w:rPr>
          <w:b/>
          <w:bCs/>
        </w:rPr>
        <w:t>observar</w:t>
      </w:r>
      <w:r w:rsidR="00B30E83">
        <w:t xml:space="preserve"> a </w:t>
      </w:r>
      <w:r w:rsidR="00B30E83" w:rsidRPr="00B30E83">
        <w:rPr>
          <w:b/>
          <w:bCs/>
        </w:rPr>
        <w:t>frequência</w:t>
      </w:r>
      <w:r w:rsidR="00B30E83">
        <w:t xml:space="preserve"> com que um aluno </w:t>
      </w:r>
      <w:r w:rsidR="00B30E83" w:rsidRPr="00B30E83">
        <w:rPr>
          <w:b/>
          <w:bCs/>
        </w:rPr>
        <w:t>comparece</w:t>
      </w:r>
      <w:r w:rsidR="00B30E83">
        <w:t xml:space="preserve"> à escola</w:t>
      </w:r>
      <w:r w:rsidR="00183FD7">
        <w:t>.</w:t>
      </w:r>
    </w:p>
    <w:p w14:paraId="356DE375" w14:textId="00E01CF2" w:rsidR="00310CB3" w:rsidRDefault="00310CB3" w:rsidP="004303BF">
      <w:pPr>
        <w:ind w:firstLine="720"/>
      </w:pPr>
      <w:r>
        <w:t xml:space="preserve">Relativamente ao segundo, </w:t>
      </w:r>
      <w:r w:rsidR="00EA0DA9">
        <w:t xml:space="preserve">os </w:t>
      </w:r>
      <w:r w:rsidR="00EA0DA9" w:rsidRPr="004303BF">
        <w:rPr>
          <w:b/>
          <w:bCs/>
        </w:rPr>
        <w:t>professores</w:t>
      </w:r>
      <w:r w:rsidR="00017749">
        <w:t xml:space="preserve"> </w:t>
      </w:r>
      <w:r w:rsidR="00EA0DA9">
        <w:t xml:space="preserve">são os </w:t>
      </w:r>
      <w:r w:rsidR="00EA0DA9" w:rsidRPr="004303BF">
        <w:rPr>
          <w:b/>
          <w:bCs/>
        </w:rPr>
        <w:t>utilizadores</w:t>
      </w:r>
      <w:r w:rsidR="00EA0DA9">
        <w:t xml:space="preserve"> mais </w:t>
      </w:r>
      <w:r w:rsidR="00EA0DA9" w:rsidRPr="004303BF">
        <w:rPr>
          <w:b/>
          <w:bCs/>
        </w:rPr>
        <w:t>frequentes</w:t>
      </w:r>
      <w:r w:rsidR="00EA0DA9">
        <w:t xml:space="preserve"> da aplicação</w:t>
      </w:r>
      <w:r w:rsidR="004303BF">
        <w:t xml:space="preserve"> sendo este o segundo </w:t>
      </w:r>
      <w:r w:rsidR="004303BF" w:rsidRPr="004303BF">
        <w:rPr>
          <w:b/>
          <w:bCs/>
        </w:rPr>
        <w:t>segmento</w:t>
      </w:r>
      <w:r w:rsidR="004303BF">
        <w:t xml:space="preserve"> de mercado identificado pela organização. </w:t>
      </w:r>
      <w:r w:rsidR="00017749">
        <w:t xml:space="preserve">De facto, a utilização da </w:t>
      </w:r>
      <w:r w:rsidR="00017749" w:rsidRPr="00E638AC">
        <w:rPr>
          <w:b/>
          <w:bCs/>
          <w:i/>
          <w:iCs/>
        </w:rPr>
        <w:t>app</w:t>
      </w:r>
      <w:r w:rsidR="00017749">
        <w:t xml:space="preserve"> é </w:t>
      </w:r>
      <w:r w:rsidR="00017749" w:rsidRPr="00E638AC">
        <w:rPr>
          <w:b/>
          <w:bCs/>
        </w:rPr>
        <w:t>um trabalho de casa</w:t>
      </w:r>
      <w:r w:rsidR="00017749">
        <w:t xml:space="preserve"> e não tanto de </w:t>
      </w:r>
      <w:r w:rsidR="00017749" w:rsidRPr="00E638AC">
        <w:rPr>
          <w:b/>
          <w:bCs/>
        </w:rPr>
        <w:t>escola</w:t>
      </w:r>
      <w:r w:rsidR="00017749">
        <w:t xml:space="preserve">. </w:t>
      </w:r>
      <w:r w:rsidR="000F4177">
        <w:t xml:space="preserve">Nesta última, os professores realizam a </w:t>
      </w:r>
      <w:r w:rsidR="000F4177" w:rsidRPr="00E638AC">
        <w:rPr>
          <w:b/>
          <w:bCs/>
        </w:rPr>
        <w:t>preparação</w:t>
      </w:r>
      <w:r w:rsidR="000F4177">
        <w:t xml:space="preserve"> das </w:t>
      </w:r>
      <w:r w:rsidR="000F4177" w:rsidRPr="00E638AC">
        <w:rPr>
          <w:b/>
          <w:bCs/>
        </w:rPr>
        <w:t>aulas</w:t>
      </w:r>
      <w:r w:rsidR="000F4177">
        <w:t xml:space="preserve">, </w:t>
      </w:r>
      <w:r w:rsidR="00250E8C">
        <w:t xml:space="preserve">prestam </w:t>
      </w:r>
      <w:r w:rsidR="00250E8C" w:rsidRPr="00E638AC">
        <w:rPr>
          <w:b/>
          <w:bCs/>
        </w:rPr>
        <w:t>apoios individuais</w:t>
      </w:r>
      <w:r w:rsidR="00250E8C">
        <w:t xml:space="preserve"> aos alunos, criam </w:t>
      </w:r>
      <w:r w:rsidR="00250E8C" w:rsidRPr="00E638AC">
        <w:rPr>
          <w:b/>
          <w:bCs/>
        </w:rPr>
        <w:t>grupos de trabalho</w:t>
      </w:r>
      <w:r w:rsidR="00250E8C">
        <w:t xml:space="preserve">, partilham as </w:t>
      </w:r>
      <w:r w:rsidR="00250E8C" w:rsidRPr="00E638AC">
        <w:rPr>
          <w:b/>
          <w:bCs/>
        </w:rPr>
        <w:t>avaliações</w:t>
      </w:r>
      <w:r w:rsidR="00250E8C">
        <w:t xml:space="preserve"> e </w:t>
      </w:r>
      <w:r w:rsidR="00250E8C" w:rsidRPr="00E638AC">
        <w:rPr>
          <w:b/>
          <w:bCs/>
        </w:rPr>
        <w:t>notas</w:t>
      </w:r>
      <w:r w:rsidR="00250E8C">
        <w:t xml:space="preserve"> e trocam </w:t>
      </w:r>
      <w:r w:rsidR="00250E8C" w:rsidRPr="00E638AC">
        <w:rPr>
          <w:b/>
          <w:bCs/>
        </w:rPr>
        <w:t>mensagens</w:t>
      </w:r>
      <w:r w:rsidR="00250E8C">
        <w:t xml:space="preserve"> com os </w:t>
      </w:r>
      <w:r w:rsidR="00250E8C" w:rsidRPr="00E638AC">
        <w:rPr>
          <w:b/>
          <w:bCs/>
        </w:rPr>
        <w:t>encarregados de educação</w:t>
      </w:r>
      <w:r w:rsidR="00250E8C">
        <w:t xml:space="preserve">. </w:t>
      </w:r>
      <w:r w:rsidR="002726E4">
        <w:t xml:space="preserve">A criação </w:t>
      </w:r>
      <w:r w:rsidR="00E24456">
        <w:t xml:space="preserve">de uma </w:t>
      </w:r>
      <w:r w:rsidR="00E24456" w:rsidRPr="00E638AC">
        <w:rPr>
          <w:b/>
          <w:bCs/>
          <w:i/>
          <w:iCs/>
        </w:rPr>
        <w:t>app</w:t>
      </w:r>
      <w:r w:rsidR="00E24456">
        <w:t xml:space="preserve"> mais </w:t>
      </w:r>
      <w:r w:rsidR="00E24456" w:rsidRPr="00E638AC">
        <w:rPr>
          <w:b/>
          <w:bCs/>
        </w:rPr>
        <w:t>global</w:t>
      </w:r>
      <w:r w:rsidR="00E24456">
        <w:t xml:space="preserve"> </w:t>
      </w:r>
      <w:r w:rsidR="002726E4">
        <w:t xml:space="preserve">por parte da </w:t>
      </w:r>
      <w:r w:rsidR="002726E4" w:rsidRPr="00E638AC">
        <w:rPr>
          <w:b/>
          <w:bCs/>
          <w:i/>
          <w:iCs/>
        </w:rPr>
        <w:t>Codevision</w:t>
      </w:r>
      <w:r w:rsidR="002726E4">
        <w:t xml:space="preserve"> permite aos professores </w:t>
      </w:r>
      <w:r w:rsidR="0029574D" w:rsidRPr="00E638AC">
        <w:rPr>
          <w:b/>
          <w:bCs/>
        </w:rPr>
        <w:t>tocar</w:t>
      </w:r>
      <w:r w:rsidR="0029574D">
        <w:t xml:space="preserve"> nestes </w:t>
      </w:r>
      <w:r w:rsidR="0029574D" w:rsidRPr="00E638AC">
        <w:rPr>
          <w:b/>
          <w:bCs/>
        </w:rPr>
        <w:t>pontos</w:t>
      </w:r>
      <w:r w:rsidR="0029574D">
        <w:t xml:space="preserve"> todos de uma forma mais </w:t>
      </w:r>
      <w:r w:rsidR="0029574D" w:rsidRPr="00E638AC">
        <w:rPr>
          <w:b/>
          <w:bCs/>
        </w:rPr>
        <w:t>simples</w:t>
      </w:r>
      <w:r w:rsidR="0029574D">
        <w:t xml:space="preserve"> e </w:t>
      </w:r>
      <w:r w:rsidR="0029574D" w:rsidRPr="00E638AC">
        <w:rPr>
          <w:b/>
          <w:bCs/>
        </w:rPr>
        <w:t>automatizada</w:t>
      </w:r>
      <w:r w:rsidR="0029574D">
        <w:t xml:space="preserve">. </w:t>
      </w:r>
    </w:p>
    <w:p w14:paraId="165D3F6A" w14:textId="484C22E4" w:rsidR="005664A5" w:rsidRPr="001F6B32" w:rsidRDefault="001847D0" w:rsidP="00893EBD">
      <w:pPr>
        <w:ind w:firstLine="720"/>
      </w:pPr>
      <w:r>
        <w:t xml:space="preserve">Sem dúvida que este último ponto da </w:t>
      </w:r>
      <w:r w:rsidR="004B67A3">
        <w:t xml:space="preserve">existência de uma </w:t>
      </w:r>
      <w:r w:rsidR="004B67A3" w:rsidRPr="00893EBD">
        <w:rPr>
          <w:b/>
          <w:bCs/>
          <w:i/>
          <w:iCs/>
        </w:rPr>
        <w:t>app</w:t>
      </w:r>
      <w:r w:rsidR="004B67A3">
        <w:t xml:space="preserve"> mais </w:t>
      </w:r>
      <w:r w:rsidR="004B67A3" w:rsidRPr="00893EBD">
        <w:rPr>
          <w:b/>
          <w:bCs/>
        </w:rPr>
        <w:t>abrang</w:t>
      </w:r>
      <w:r w:rsidR="00893EBD" w:rsidRPr="00893EBD">
        <w:rPr>
          <w:b/>
          <w:bCs/>
        </w:rPr>
        <w:t>ente</w:t>
      </w:r>
      <w:r w:rsidR="00893EBD">
        <w:t xml:space="preserve"> permite à </w:t>
      </w:r>
      <w:r w:rsidR="00893EBD" w:rsidRPr="00893EBD">
        <w:rPr>
          <w:b/>
          <w:bCs/>
          <w:i/>
          <w:iCs/>
        </w:rPr>
        <w:t>Codevision</w:t>
      </w:r>
      <w:r w:rsidR="00893EBD">
        <w:t xml:space="preserve"> </w:t>
      </w:r>
      <w:r w:rsidR="00893EBD" w:rsidRPr="00893EBD">
        <w:rPr>
          <w:b/>
          <w:bCs/>
        </w:rPr>
        <w:t>distinguir-se</w:t>
      </w:r>
      <w:r w:rsidR="00893EBD">
        <w:t xml:space="preserve"> da </w:t>
      </w:r>
      <w:r w:rsidR="005664A5" w:rsidRPr="00893EBD">
        <w:rPr>
          <w:b/>
          <w:bCs/>
        </w:rPr>
        <w:t>concorrência</w:t>
      </w:r>
      <w:r w:rsidR="00893EBD">
        <w:t xml:space="preserve">. </w:t>
      </w:r>
      <w:r w:rsidR="0036352B">
        <w:t xml:space="preserve">Sendo a única </w:t>
      </w:r>
      <w:r w:rsidR="0036352B" w:rsidRPr="00FF6547">
        <w:rPr>
          <w:b/>
          <w:bCs/>
        </w:rPr>
        <w:t>organização</w:t>
      </w:r>
      <w:r w:rsidR="0036352B">
        <w:t xml:space="preserve"> que contém uma </w:t>
      </w:r>
      <w:r w:rsidR="0036352B" w:rsidRPr="00FF6547">
        <w:rPr>
          <w:b/>
          <w:bCs/>
        </w:rPr>
        <w:t>aplicação</w:t>
      </w:r>
      <w:r w:rsidR="0036352B">
        <w:t xml:space="preserve"> </w:t>
      </w:r>
      <w:r w:rsidR="00D51748">
        <w:t xml:space="preserve">tão </w:t>
      </w:r>
      <w:r w:rsidR="00D51748" w:rsidRPr="00FF6547">
        <w:rPr>
          <w:b/>
          <w:bCs/>
        </w:rPr>
        <w:t>global</w:t>
      </w:r>
      <w:r w:rsidR="00F4158C">
        <w:t xml:space="preserve">, </w:t>
      </w:r>
      <w:r w:rsidR="00EF0BC6">
        <w:t xml:space="preserve">nunca precisaram de encontrar uma </w:t>
      </w:r>
      <w:r w:rsidR="00EF0BC6" w:rsidRPr="00FF6547">
        <w:rPr>
          <w:b/>
          <w:bCs/>
        </w:rPr>
        <w:t>posição</w:t>
      </w:r>
      <w:r w:rsidR="00EF0BC6">
        <w:t xml:space="preserve"> </w:t>
      </w:r>
      <w:r w:rsidR="00EF0BC6" w:rsidRPr="00FF6547">
        <w:rPr>
          <w:b/>
          <w:bCs/>
        </w:rPr>
        <w:t>diferenciada</w:t>
      </w:r>
      <w:r w:rsidR="00EF0BC6">
        <w:t xml:space="preserve"> num dos </w:t>
      </w:r>
      <w:r w:rsidR="00EF0BC6" w:rsidRPr="00FF6547">
        <w:rPr>
          <w:b/>
          <w:bCs/>
        </w:rPr>
        <w:t>segmentos</w:t>
      </w:r>
      <w:r w:rsidR="00FF6547">
        <w:t xml:space="preserve"> referidos. </w:t>
      </w:r>
    </w:p>
    <w:p w14:paraId="7669EAA8" w14:textId="77777777" w:rsidR="00777DDC" w:rsidRPr="001F6B32" w:rsidRDefault="00777DDC" w:rsidP="00893EBD">
      <w:pPr>
        <w:ind w:firstLine="720"/>
      </w:pPr>
    </w:p>
    <w:p w14:paraId="7129FD43" w14:textId="0FA71656" w:rsidR="000020F7" w:rsidRDefault="2E4F2192" w:rsidP="000020F7">
      <w:pPr>
        <w:pStyle w:val="Heading3"/>
      </w:pPr>
      <w:bookmarkStart w:id="99" w:name="_Toc122008356"/>
      <w:bookmarkStart w:id="100" w:name="_Toc122190833"/>
      <w:r>
        <w:t>II.7.3</w:t>
      </w:r>
      <w:r w:rsidR="6408200D">
        <w:t xml:space="preserve"> Posicionamento da marca e dos produtos</w:t>
      </w:r>
      <w:bookmarkEnd w:id="99"/>
      <w:bookmarkEnd w:id="100"/>
    </w:p>
    <w:p w14:paraId="4A50B888" w14:textId="6EFCBA6D" w:rsidR="376A4F92" w:rsidRDefault="6408200D" w:rsidP="7AE189F0">
      <w:pPr>
        <w:ind w:firstLine="720"/>
      </w:pPr>
      <w:r>
        <w:t>Quanto ao posicionamento da marca</w:t>
      </w:r>
      <w:r w:rsidR="26F42970">
        <w:t xml:space="preserve">, a </w:t>
      </w:r>
      <w:r w:rsidR="26F42970" w:rsidRPr="697D11B2">
        <w:rPr>
          <w:i/>
        </w:rPr>
        <w:t>Codevision</w:t>
      </w:r>
      <w:r w:rsidR="26F42970">
        <w:t xml:space="preserve"> define-se como</w:t>
      </w:r>
      <w:r w:rsidR="7434A78B">
        <w:t xml:space="preserve"> uma empresa que promove várias campanhas </w:t>
      </w:r>
      <w:r w:rsidR="2F971D12">
        <w:t>para passar a versão mais fidedigna dos seus valores aos consumidores.</w:t>
      </w:r>
      <w:r w:rsidR="4DDAB0CB">
        <w:t xml:space="preserve"> </w:t>
      </w:r>
    </w:p>
    <w:p w14:paraId="67ED5A06" w14:textId="065CB558" w:rsidR="376A4F92" w:rsidRDefault="21921819" w:rsidP="6CAA99DF">
      <w:pPr>
        <w:ind w:firstLine="720"/>
      </w:pPr>
      <w:r>
        <w:t>A empresa est</w:t>
      </w:r>
      <w:r w:rsidR="07F626F1">
        <w:t>á</w:t>
      </w:r>
      <w:r>
        <w:t xml:space="preserve"> a investir nestas mesmas campanhas</w:t>
      </w:r>
      <w:r w:rsidR="42556515">
        <w:t xml:space="preserve"> devido a terem um novo público-alvo: os professores.</w:t>
      </w:r>
      <w:r w:rsidR="1346ED41">
        <w:t xml:space="preserve"> Anteriormente o software era vendido às escolas e os professores eram obrigados a </w:t>
      </w:r>
      <w:r w:rsidR="665E33AB">
        <w:t>utilizá</w:t>
      </w:r>
      <w:r w:rsidR="1346ED41">
        <w:t>-lo, atualmente a</w:t>
      </w:r>
      <w:r w:rsidR="1346ED41" w:rsidRPr="0754023D">
        <w:rPr>
          <w:i/>
        </w:rPr>
        <w:t xml:space="preserve"> Code</w:t>
      </w:r>
      <w:r w:rsidR="5DFD173E" w:rsidRPr="0754023D">
        <w:rPr>
          <w:i/>
        </w:rPr>
        <w:t>v</w:t>
      </w:r>
      <w:r w:rsidR="1346ED41" w:rsidRPr="0754023D">
        <w:rPr>
          <w:i/>
        </w:rPr>
        <w:t>ision</w:t>
      </w:r>
      <w:r w:rsidR="751A88AB">
        <w:t xml:space="preserve"> </w:t>
      </w:r>
      <w:r w:rsidR="61A02B44">
        <w:t>est</w:t>
      </w:r>
      <w:r w:rsidR="0F32A8F3">
        <w:t>á</w:t>
      </w:r>
      <w:r w:rsidR="61A02B44">
        <w:t xml:space="preserve"> a vender o produto aos professores. </w:t>
      </w:r>
      <w:r w:rsidR="022C55A7">
        <w:t>Consequentemente, elab</w:t>
      </w:r>
      <w:r w:rsidR="12496E20">
        <w:t>oraram campanhas para atrair os professores ao seu produto, utilizando ferramentas como</w:t>
      </w:r>
      <w:r w:rsidR="738EFFFD">
        <w:t xml:space="preserve"> o RD Station</w:t>
      </w:r>
      <w:r w:rsidR="127FC99C">
        <w:t xml:space="preserve">. Juntamente criaram questionários para os consumidores responderem sendo os pontos fulcrais </w:t>
      </w:r>
      <w:r w:rsidR="2D09365B">
        <w:t>o nível de satisfação com o produto e quais as funcionalidades que devem ser adicionadas na próxima atualização</w:t>
      </w:r>
      <w:r w:rsidR="58FD5FC0">
        <w:t>, resultante destes questionários foi adicionada a funcionalidade de planeamento de aulas</w:t>
      </w:r>
      <w:r w:rsidR="31612BE2">
        <w:t>.</w:t>
      </w:r>
    </w:p>
    <w:p w14:paraId="35CF31DA" w14:textId="664A4ED7" w:rsidR="727B7650" w:rsidRDefault="73E0309A" w:rsidP="727B7650">
      <w:pPr>
        <w:ind w:firstLine="720"/>
      </w:pPr>
      <w:r>
        <w:t xml:space="preserve">A </w:t>
      </w:r>
      <w:r w:rsidRPr="42EC5EEA">
        <w:rPr>
          <w:i/>
        </w:rPr>
        <w:t>Codevision</w:t>
      </w:r>
      <w:r w:rsidR="5F821D22" w:rsidRPr="42EC5EEA">
        <w:rPr>
          <w:i/>
        </w:rPr>
        <w:t xml:space="preserve"> </w:t>
      </w:r>
      <w:r w:rsidR="5F821D22">
        <w:t>distancia-se das empresas concorrentes em Portugal devido a ser a única do ramo a investir em publicidade.</w:t>
      </w:r>
    </w:p>
    <w:p w14:paraId="52638149" w14:textId="1F374D99" w:rsidR="459905FA" w:rsidRDefault="459905FA" w:rsidP="168BCCCB">
      <w:pPr>
        <w:ind w:firstLine="720"/>
      </w:pPr>
      <w:r>
        <w:t xml:space="preserve">Em suma, o posicionamento da </w:t>
      </w:r>
      <w:r w:rsidRPr="3E276617">
        <w:rPr>
          <w:i/>
        </w:rPr>
        <w:t xml:space="preserve">Codevision </w:t>
      </w:r>
      <w:r w:rsidR="2F729DEC">
        <w:t>define</w:t>
      </w:r>
      <w:r>
        <w:t>-se em serem a solução para gestão escolar,</w:t>
      </w:r>
      <w:r w:rsidR="3D9510AB">
        <w:t xml:space="preserve"> </w:t>
      </w:r>
      <w:r>
        <w:t>sendo sim</w:t>
      </w:r>
      <w:r w:rsidR="3BA62F1A">
        <w:t>ultaneamente uma ferrament</w:t>
      </w:r>
      <w:r w:rsidR="6FC77440">
        <w:t>a</w:t>
      </w:r>
      <w:r w:rsidR="3BA62F1A">
        <w:t xml:space="preserve"> </w:t>
      </w:r>
      <w:r w:rsidR="3BA62F1A" w:rsidRPr="1E515049">
        <w:rPr>
          <w:i/>
        </w:rPr>
        <w:t>all-in-one</w:t>
      </w:r>
      <w:r w:rsidR="3BA62F1A">
        <w:t xml:space="preserve">, que permite assim que o seu software </w:t>
      </w:r>
      <w:r w:rsidR="497F5EFE">
        <w:t>abrange</w:t>
      </w:r>
      <w:r w:rsidR="3BA62F1A">
        <w:t xml:space="preserve"> todas as necessidades da gestão escolar.</w:t>
      </w:r>
    </w:p>
    <w:p w14:paraId="39B612B5" w14:textId="77777777" w:rsidR="00512E05" w:rsidRPr="00512E05" w:rsidRDefault="00512E05" w:rsidP="00512E05"/>
    <w:p w14:paraId="58B07F66" w14:textId="1EF465AD" w:rsidR="000020F7" w:rsidRDefault="000020F7" w:rsidP="000020F7">
      <w:pPr>
        <w:pStyle w:val="Heading3"/>
      </w:pPr>
      <w:bookmarkStart w:id="101" w:name="_Toc122008357"/>
      <w:bookmarkStart w:id="102" w:name="_Toc122190834"/>
      <w:r>
        <w:t>II.7.4</w:t>
      </w:r>
      <w:r w:rsidR="00512E05">
        <w:t xml:space="preserve"> Marketing Mix</w:t>
      </w:r>
      <w:bookmarkEnd w:id="101"/>
      <w:bookmarkEnd w:id="102"/>
    </w:p>
    <w:p w14:paraId="38ED8516" w14:textId="77777777" w:rsidR="00891FF5" w:rsidRPr="00C83881" w:rsidRDefault="00891FF5" w:rsidP="00AB06B4">
      <w:pPr>
        <w:ind w:firstLine="720"/>
      </w:pPr>
      <w:r w:rsidRPr="00C83881">
        <w:t>Quando uma organização decide avançar para disponibilizar um produto</w:t>
      </w:r>
      <w:r>
        <w:t xml:space="preserve"> </w:t>
      </w:r>
      <w:r w:rsidRPr="00365EA5">
        <w:t xml:space="preserve">é necessário definir </w:t>
      </w:r>
      <w:r>
        <w:t>c</w:t>
      </w:r>
      <w:r w:rsidRPr="00365EA5">
        <w:t>laramente o que vai oferecer, a quem, em que</w:t>
      </w:r>
      <w:r>
        <w:t xml:space="preserve"> </w:t>
      </w:r>
      <w:r w:rsidRPr="00365EA5">
        <w:t xml:space="preserve">condições, como vai divulgar a oferta, </w:t>
      </w:r>
      <w:r>
        <w:t>entre outros, e esta caraterização é o marketing-mix.</w:t>
      </w:r>
    </w:p>
    <w:p w14:paraId="4CE06F6A" w14:textId="62254A19" w:rsidR="007112A4" w:rsidRPr="007112A4" w:rsidRDefault="007112A4" w:rsidP="005512E7">
      <w:pPr>
        <w:pStyle w:val="Heading2"/>
        <w:numPr>
          <w:ilvl w:val="0"/>
          <w:numId w:val="34"/>
        </w:numPr>
        <w:ind w:left="709"/>
        <w:rPr>
          <w:rStyle w:val="markedcontent"/>
          <w:rFonts w:cs="Calibri"/>
          <w:bCs/>
        </w:rPr>
      </w:pPr>
      <w:bookmarkStart w:id="103" w:name="_Toc122008358"/>
      <w:bookmarkStart w:id="104" w:name="_Toc122190835"/>
      <w:r w:rsidRPr="007112A4">
        <w:rPr>
          <w:rStyle w:val="markedcontent"/>
          <w:rFonts w:cs="Calibri"/>
          <w:bCs/>
        </w:rPr>
        <w:t>Produto</w:t>
      </w:r>
      <w:bookmarkEnd w:id="103"/>
      <w:bookmarkEnd w:id="104"/>
    </w:p>
    <w:p w14:paraId="591F193C" w14:textId="77777777" w:rsidR="007112A4" w:rsidRPr="00F56B20" w:rsidRDefault="007112A4" w:rsidP="00AB06B4">
      <w:pPr>
        <w:ind w:firstLine="720"/>
        <w:rPr>
          <w:rStyle w:val="markedcontent"/>
          <w:rFonts w:cs="Calibri"/>
          <w:bCs/>
        </w:rPr>
      </w:pPr>
      <w:r w:rsidRPr="00F56B20">
        <w:rPr>
          <w:rFonts w:cs="Calibri"/>
          <w:bCs/>
        </w:rPr>
        <w:t>Definir a variável produto consiste em identificar claramente os atributos/vantagens que esse produto oferece aos clientes ou utilizadores.</w:t>
      </w:r>
    </w:p>
    <w:p w14:paraId="396D61DC" w14:textId="05051E13" w:rsidR="00226439" w:rsidRPr="00FF655C" w:rsidRDefault="00226439" w:rsidP="00226439">
      <w:pPr>
        <w:pStyle w:val="Heading3"/>
        <w:numPr>
          <w:ilvl w:val="0"/>
          <w:numId w:val="36"/>
        </w:numPr>
      </w:pPr>
      <w:bookmarkStart w:id="105" w:name="_Toc122008359"/>
      <w:bookmarkStart w:id="106" w:name="_Toc122190836"/>
      <w:r w:rsidRPr="00FF655C">
        <w:t>Quais os principais benefícios para o mercado a que se destina?</w:t>
      </w:r>
      <w:bookmarkEnd w:id="105"/>
      <w:bookmarkEnd w:id="106"/>
    </w:p>
    <w:p w14:paraId="34500911" w14:textId="7C573036" w:rsidR="00226439" w:rsidRDefault="00226439" w:rsidP="00AB06B4">
      <w:pPr>
        <w:ind w:firstLine="720"/>
      </w:pPr>
      <w:r>
        <w:t xml:space="preserve">O produto permite um maior controlo aos clientes sobre as tuas atividades e do desempenho, para além disso por ser centralizados evita muitas confusões, por exemplo quando se fez alguma coisa e se esquece onde é que se fez. Para além controlo ajuda no planeamento de atividade e análise de desempenho vendo as atividades anteriores e analisando se precisa ou não de ajuste ou que pare. E permite a flexibilidade aos clientes. Por exemplo, se um aluno ficar doente, não ficará tão perdido pois terá acesso aos materiais da escola e bem como os TPC e os trabalhos caso foram </w:t>
      </w:r>
      <w:r w:rsidR="00A62297">
        <w:t>atribuídos para outras aulas e as datas de entregas.</w:t>
      </w:r>
    </w:p>
    <w:p w14:paraId="7D78AA56" w14:textId="2A01DFC3" w:rsidR="00226439" w:rsidRPr="00FF655C" w:rsidRDefault="00226439" w:rsidP="00226439">
      <w:pPr>
        <w:pStyle w:val="Heading3"/>
        <w:numPr>
          <w:ilvl w:val="0"/>
          <w:numId w:val="36"/>
        </w:numPr>
        <w:ind w:left="0" w:firstLine="360"/>
      </w:pPr>
      <w:bookmarkStart w:id="107" w:name="_Toc122008360"/>
      <w:bookmarkStart w:id="108" w:name="_Toc122190837"/>
      <w:r w:rsidRPr="00FF655C">
        <w:t>Qual o posicionamento, ou seja, que características distintivas tem este produto relativamente a outros semelhantes?</w:t>
      </w:r>
      <w:bookmarkEnd w:id="107"/>
      <w:bookmarkEnd w:id="108"/>
    </w:p>
    <w:p w14:paraId="192BAB4B" w14:textId="77777777" w:rsidR="00226439" w:rsidRDefault="00226439" w:rsidP="00AB06B4">
      <w:pPr>
        <w:ind w:firstLine="720"/>
      </w:pPr>
      <w:r>
        <w:t xml:space="preserve">As suas caraterísticas diferenciais é a disponibilização de vários serviços e ainda a um preço menor de que se tivesse sido obtido estes serviços de forma separada. Famoso, </w:t>
      </w:r>
      <w:r w:rsidRPr="0078002F">
        <w:rPr>
          <w:b/>
          <w:bCs/>
        </w:rPr>
        <w:t>all-in-one</w:t>
      </w:r>
      <w:r>
        <w:t xml:space="preserve">. E consegue fazer uma ligação direta entre </w:t>
      </w:r>
      <w:r w:rsidRPr="00775DE4">
        <w:rPr>
          <w:b/>
          <w:i/>
        </w:rPr>
        <w:t>stakeholders</w:t>
      </w:r>
      <w:r>
        <w:t xml:space="preserve"> do mercado (diretores, professores, alunos e pais).</w:t>
      </w:r>
    </w:p>
    <w:p w14:paraId="246FA2AE" w14:textId="77777777" w:rsidR="00226439" w:rsidRPr="002A17C0" w:rsidRDefault="00226439" w:rsidP="00226439"/>
    <w:p w14:paraId="3B570E13" w14:textId="26123B6B" w:rsidR="00226439" w:rsidRPr="00FF655C" w:rsidRDefault="00226439" w:rsidP="00226439">
      <w:pPr>
        <w:pStyle w:val="Heading3"/>
        <w:numPr>
          <w:ilvl w:val="0"/>
          <w:numId w:val="36"/>
        </w:numPr>
      </w:pPr>
      <w:bookmarkStart w:id="109" w:name="_Toc122008361"/>
      <w:bookmarkStart w:id="110" w:name="_Toc122190838"/>
      <w:r w:rsidRPr="00FF655C">
        <w:t>Em que fase do ciclo de vida se encontra?</w:t>
      </w:r>
      <w:bookmarkEnd w:id="109"/>
      <w:bookmarkEnd w:id="110"/>
    </w:p>
    <w:p w14:paraId="15C3C0BA" w14:textId="77777777" w:rsidR="00226439" w:rsidRDefault="00226439" w:rsidP="00AB06B4">
      <w:pPr>
        <w:ind w:firstLine="720"/>
      </w:pPr>
      <w:r>
        <w:t>Se encontra em crescimento, pois estão a tentar expandir os clientes e a disponibilizar uma versão melhorado do produto.</w:t>
      </w:r>
    </w:p>
    <w:p w14:paraId="26ADFD72" w14:textId="77777777" w:rsidR="000A5F0B" w:rsidRDefault="000A5F0B" w:rsidP="00AB06B4">
      <w:pPr>
        <w:ind w:firstLine="720"/>
      </w:pPr>
    </w:p>
    <w:p w14:paraId="5ABBB41F" w14:textId="0B403299" w:rsidR="008A0203" w:rsidRDefault="008A0203" w:rsidP="005512E7">
      <w:pPr>
        <w:pStyle w:val="Heading2"/>
        <w:numPr>
          <w:ilvl w:val="0"/>
          <w:numId w:val="34"/>
        </w:numPr>
        <w:ind w:left="709"/>
      </w:pPr>
      <w:bookmarkStart w:id="111" w:name="_Toc122008362"/>
      <w:bookmarkStart w:id="112" w:name="_Toc122190839"/>
      <w:r w:rsidRPr="00932649">
        <w:t>Preço</w:t>
      </w:r>
      <w:bookmarkEnd w:id="111"/>
      <w:bookmarkEnd w:id="112"/>
    </w:p>
    <w:p w14:paraId="6DF9DED4" w14:textId="77777777" w:rsidR="008A0203" w:rsidRDefault="008A0203" w:rsidP="008A0203">
      <w:pPr>
        <w:ind w:firstLine="708"/>
      </w:pPr>
      <w:r>
        <w:t xml:space="preserve">O preço é um dos processos mais complexos uma vez que o valor sendo muito caro pode acabar com a interesse dos futuros e atuais clientes, mas muito barato acaba por passar uma </w:t>
      </w:r>
      <w:r>
        <w:lastRenderedPageBreak/>
        <w:t xml:space="preserve">impressão de ter uma qualidade menor do que realmente é, pois normalmente o preço resume a qualidade do serviço/produto. </w:t>
      </w:r>
    </w:p>
    <w:p w14:paraId="25E6557E" w14:textId="77777777" w:rsidR="008A0203" w:rsidRDefault="008A0203" w:rsidP="008A0203">
      <w:pPr>
        <w:ind w:firstLine="708"/>
      </w:pPr>
      <w:r>
        <w:t xml:space="preserve">Os serviços prestados e os produtos distribuídos pela organização têm um custo maior em relação à concorrência porque integra vários serviços num só, mas isto acaba por mostrar uma vantagem uma vez que o serviço é centrado. O pagamento e a forma de pagamento são realizados de acordo com o contrato definido entre a organização e a escola cliente. Enquanto aos alunos e pais desfrutam do serviço contratado pela escola e são disponibilizados grátis, caso o aluno estuda numa escola aderente. Enquanto os serviços e prestados à professores é realizado descontos diretos do banco do professor cliente. </w:t>
      </w:r>
    </w:p>
    <w:p w14:paraId="56C46B7D" w14:textId="77777777" w:rsidR="00AB06B4" w:rsidRPr="00FF655C" w:rsidRDefault="00AB06B4" w:rsidP="00AB06B4">
      <w:pPr>
        <w:rPr>
          <w:b/>
        </w:rPr>
      </w:pPr>
    </w:p>
    <w:p w14:paraId="77185A1C" w14:textId="1B300691" w:rsidR="008E241F" w:rsidRPr="007F3538" w:rsidRDefault="008E241F" w:rsidP="005512E7">
      <w:pPr>
        <w:pStyle w:val="Heading2"/>
        <w:numPr>
          <w:ilvl w:val="0"/>
          <w:numId w:val="34"/>
        </w:numPr>
        <w:ind w:left="709"/>
      </w:pPr>
      <w:bookmarkStart w:id="113" w:name="_Toc122008363"/>
      <w:bookmarkStart w:id="114" w:name="_Toc122190840"/>
      <w:r w:rsidRPr="001E3E14">
        <w:rPr>
          <w:rStyle w:val="markedcontent"/>
          <w:rFonts w:cs="Calibri"/>
          <w:bCs/>
        </w:rPr>
        <w:t>Distribuição</w:t>
      </w:r>
      <w:bookmarkEnd w:id="113"/>
      <w:bookmarkEnd w:id="114"/>
    </w:p>
    <w:p w14:paraId="7C45EE90" w14:textId="77777777" w:rsidR="008E241F" w:rsidRDefault="008E241F" w:rsidP="008E241F">
      <w:pPr>
        <w:ind w:firstLine="708"/>
      </w:pPr>
      <w:r>
        <w:t xml:space="preserve">A distribuição dos produtos é dira, ou seja, o produto é distribuído pela </w:t>
      </w:r>
      <w:r w:rsidRPr="00A85ED4">
        <w:rPr>
          <w:b/>
        </w:rPr>
        <w:t>própria empresa</w:t>
      </w:r>
      <w:r>
        <w:t xml:space="preserve">, havendo a </w:t>
      </w:r>
      <w:r w:rsidRPr="00A85ED4">
        <w:rPr>
          <w:b/>
        </w:rPr>
        <w:t>deslocação</w:t>
      </w:r>
      <w:r>
        <w:t xml:space="preserve"> desta mesma à instituição de ensino. Com a </w:t>
      </w:r>
      <w:r w:rsidRPr="00A85ED4">
        <w:rPr>
          <w:b/>
        </w:rPr>
        <w:t>pandemia</w:t>
      </w:r>
      <w:r>
        <w:t xml:space="preserve">, as reuniões com as escolas passaram a ser </w:t>
      </w:r>
      <w:r w:rsidRPr="00A85ED4">
        <w:rPr>
          <w:b/>
          <w:i/>
        </w:rPr>
        <w:t>online</w:t>
      </w:r>
      <w:r>
        <w:t xml:space="preserve"> bem como a demonstração do produto. Agora há reuniões híbridos, tanto para prestação de serviços como para a demonstração dos produtos.</w:t>
      </w:r>
    </w:p>
    <w:p w14:paraId="21DDF709" w14:textId="6AF033B0" w:rsidR="008E241F" w:rsidRPr="001B3EAA" w:rsidRDefault="008E241F" w:rsidP="008E241F">
      <w:pPr>
        <w:ind w:firstLine="708"/>
      </w:pPr>
      <w:r>
        <w:t xml:space="preserve">Neste momento, o </w:t>
      </w:r>
      <w:r w:rsidRPr="003F223C">
        <w:rPr>
          <w:b/>
          <w:i/>
        </w:rPr>
        <w:t>e-</w:t>
      </w:r>
      <w:r w:rsidRPr="003F223C">
        <w:rPr>
          <w:b/>
          <w:bCs/>
          <w:i/>
          <w:iCs/>
        </w:rPr>
        <w:t>scholing</w:t>
      </w:r>
      <w:r w:rsidRPr="003F223C">
        <w:rPr>
          <w:b/>
          <w:i/>
        </w:rPr>
        <w:t xml:space="preserve"> </w:t>
      </w:r>
      <w:r>
        <w:t xml:space="preserve">vende-se, novamente, nas </w:t>
      </w:r>
      <w:r w:rsidRPr="00A85ED4">
        <w:rPr>
          <w:b/>
        </w:rPr>
        <w:t>instituições de</w:t>
      </w:r>
      <w:r>
        <w:t xml:space="preserve"> </w:t>
      </w:r>
      <w:r w:rsidRPr="00A85ED4">
        <w:rPr>
          <w:b/>
        </w:rPr>
        <w:t>ensino</w:t>
      </w:r>
      <w:r>
        <w:t xml:space="preserve"> havendo, previamente, um contacto destas últimas com a </w:t>
      </w:r>
      <w:r w:rsidRPr="003F223C">
        <w:rPr>
          <w:b/>
          <w:i/>
        </w:rPr>
        <w:t>Codevision</w:t>
      </w:r>
      <w:r>
        <w:t xml:space="preserve"> por </w:t>
      </w:r>
      <w:r w:rsidRPr="00A85ED4">
        <w:rPr>
          <w:b/>
          <w:i/>
        </w:rPr>
        <w:t>email</w:t>
      </w:r>
      <w:r>
        <w:t>. Mas para mais detalhes encontram-se na internet no qual podem conferir os detalhes da organização e dos produtos.</w:t>
      </w:r>
    </w:p>
    <w:p w14:paraId="0FE569E5" w14:textId="5EEC86FC" w:rsidR="00CA6F94" w:rsidRDefault="00CA6F94" w:rsidP="005512E7">
      <w:pPr>
        <w:pStyle w:val="Heading3"/>
        <w:numPr>
          <w:ilvl w:val="0"/>
          <w:numId w:val="34"/>
        </w:numPr>
        <w:ind w:left="709"/>
      </w:pPr>
      <w:bookmarkStart w:id="115" w:name="_Toc122008364"/>
      <w:bookmarkStart w:id="116" w:name="_Toc122190841"/>
      <w:r w:rsidRPr="38F0D460">
        <w:t>Comunicação</w:t>
      </w:r>
      <w:bookmarkEnd w:id="115"/>
      <w:bookmarkEnd w:id="116"/>
      <w:r>
        <w:t xml:space="preserve"> </w:t>
      </w:r>
    </w:p>
    <w:p w14:paraId="6F1C3774" w14:textId="77777777" w:rsidR="00CA6F94" w:rsidRDefault="00CA6F94" w:rsidP="00CA6F94">
      <w:pPr>
        <w:ind w:firstLine="708"/>
      </w:pPr>
      <w:r>
        <w:t>Os elementos de comunicação mais apropriados seriam a força de vendas pois como o produto é um software é importante que a empresa garanta regularmente que o cliente está satisfeito para não trocar para outra empresa e promoção do produto nas instituições de ensino devido a serem o único cliente. Em termos de meio de comunicação, o mais apropriado é a internet, pois dessa forma os clientes poderão aceder ao website da empresa e aceder as informações que necessitam sobre o produto.</w:t>
      </w:r>
    </w:p>
    <w:p w14:paraId="0C5AF98E" w14:textId="77777777" w:rsidR="00A51D04" w:rsidRDefault="00A51D04" w:rsidP="00C811F8"/>
    <w:p w14:paraId="6F09AA96" w14:textId="635AD37F" w:rsidR="00C811F8" w:rsidRDefault="00C811F8" w:rsidP="00C811F8">
      <w:pPr>
        <w:pStyle w:val="Heading2"/>
      </w:pPr>
      <w:bookmarkStart w:id="117" w:name="_Toc122008365"/>
      <w:bookmarkStart w:id="118" w:name="_Toc122190842"/>
      <w:r>
        <w:t>II.</w:t>
      </w:r>
      <w:r w:rsidR="008B0E11">
        <w:t>8</w:t>
      </w:r>
      <w:r>
        <w:t xml:space="preserve"> </w:t>
      </w:r>
      <w:r w:rsidR="00A23FD3">
        <w:t>Gestão das Operações</w:t>
      </w:r>
      <w:r w:rsidR="008B0E11">
        <w:t xml:space="preserve"> e Indústria 4.0</w:t>
      </w:r>
      <w:bookmarkEnd w:id="117"/>
      <w:bookmarkEnd w:id="118"/>
    </w:p>
    <w:p w14:paraId="12F5C153" w14:textId="5E7053FE" w:rsidR="006377F3" w:rsidRDefault="00F669E0" w:rsidP="00F669E0">
      <w:pPr>
        <w:pStyle w:val="Heading3"/>
      </w:pPr>
      <w:bookmarkStart w:id="119" w:name="_Toc122008366"/>
      <w:bookmarkStart w:id="120" w:name="_Toc122190843"/>
      <w:r>
        <w:t>II.8.1</w:t>
      </w:r>
      <w:r w:rsidR="00533439">
        <w:t xml:space="preserve"> </w:t>
      </w:r>
      <w:r w:rsidR="003C5D9D">
        <w:t>T</w:t>
      </w:r>
      <w:r w:rsidR="00533439" w:rsidRPr="00533439">
        <w:t>ipo de operações de produção que a organização desenvolve: de bens e/ou de serviços</w:t>
      </w:r>
      <w:bookmarkEnd w:id="119"/>
      <w:bookmarkEnd w:id="120"/>
    </w:p>
    <w:p w14:paraId="6008B602" w14:textId="5FBCF297" w:rsidR="007F6F2C" w:rsidRPr="003C331B" w:rsidRDefault="003C331B" w:rsidP="003C331B">
      <w:r>
        <w:tab/>
      </w:r>
      <w:r w:rsidR="00B6107E">
        <w:t>O</w:t>
      </w:r>
      <w:r w:rsidR="00D605BF">
        <w:t xml:space="preserve"> tipo d</w:t>
      </w:r>
      <w:r w:rsidR="00DB36EC">
        <w:t>e</w:t>
      </w:r>
      <w:r w:rsidR="00D5026B">
        <w:t xml:space="preserve"> process</w:t>
      </w:r>
      <w:r w:rsidR="00B6107E">
        <w:t>o</w:t>
      </w:r>
      <w:r w:rsidR="00D5026B">
        <w:t xml:space="preserve"> de produção</w:t>
      </w:r>
      <w:r w:rsidR="00AD4F51">
        <w:t xml:space="preserve"> utiliz</w:t>
      </w:r>
      <w:r w:rsidR="00B6107E">
        <w:t>a</w:t>
      </w:r>
      <w:r w:rsidR="00AD4F51">
        <w:t>do na</w:t>
      </w:r>
      <w:r w:rsidR="00B6107E">
        <w:t xml:space="preserve"> empresa</w:t>
      </w:r>
      <w:r w:rsidR="00D605BF">
        <w:t xml:space="preserve"> é</w:t>
      </w:r>
      <w:r w:rsidR="006A6F7B">
        <w:t xml:space="preserve"> por projeto</w:t>
      </w:r>
      <w:r w:rsidR="00E24C92">
        <w:t xml:space="preserve">, como o seu produto é um </w:t>
      </w:r>
      <w:r w:rsidR="00E842A2">
        <w:t>programa</w:t>
      </w:r>
      <w:r w:rsidR="00E24C92">
        <w:t xml:space="preserve"> de </w:t>
      </w:r>
      <w:r w:rsidR="00515A81">
        <w:t xml:space="preserve">software </w:t>
      </w:r>
      <w:r w:rsidR="00E842A2">
        <w:t>só</w:t>
      </w:r>
      <w:r w:rsidR="00515A81">
        <w:t xml:space="preserve"> ira precisar de criar </w:t>
      </w:r>
      <w:r w:rsidR="00462C47">
        <w:t>o</w:t>
      </w:r>
      <w:r w:rsidR="00515A81">
        <w:t xml:space="preserve"> produto</w:t>
      </w:r>
      <w:r w:rsidR="00FA3590">
        <w:t xml:space="preserve"> uma</w:t>
      </w:r>
      <w:r w:rsidR="00515A81">
        <w:t xml:space="preserve"> </w:t>
      </w:r>
      <w:r w:rsidR="00E842A2">
        <w:t>únic</w:t>
      </w:r>
      <w:r w:rsidR="00FA3590">
        <w:t xml:space="preserve">a </w:t>
      </w:r>
      <w:r w:rsidR="00E22E45">
        <w:t>vez</w:t>
      </w:r>
      <w:r w:rsidR="002608A9">
        <w:t>.</w:t>
      </w:r>
      <w:r w:rsidR="00AE237F">
        <w:t xml:space="preserve"> </w:t>
      </w:r>
      <w:r w:rsidR="0078320E">
        <w:t xml:space="preserve">Em termo de estratégias </w:t>
      </w:r>
      <w:r w:rsidR="0078320E">
        <w:lastRenderedPageBreak/>
        <w:t xml:space="preserve">de produção é </w:t>
      </w:r>
      <w:r w:rsidR="00126052">
        <w:t>aplicada</w:t>
      </w:r>
      <w:r w:rsidR="007F6F2C">
        <w:t xml:space="preserve"> o conceito de layout fixo que será neste caso a aplicação</w:t>
      </w:r>
      <w:r w:rsidR="00D0351F">
        <w:t xml:space="preserve"> da empresa</w:t>
      </w:r>
      <w:r w:rsidR="00665BBA">
        <w:t>, ou seja, no espaço virtual</w:t>
      </w:r>
      <w:r w:rsidR="007F6F2C">
        <w:t>.</w:t>
      </w:r>
    </w:p>
    <w:p w14:paraId="555FF5DC" w14:textId="77777777" w:rsidR="00533439" w:rsidRPr="00533439" w:rsidRDefault="00533439" w:rsidP="00533439"/>
    <w:p w14:paraId="4CA79AD5" w14:textId="51EC2AB1" w:rsidR="00F669E0" w:rsidRDefault="00F669E0" w:rsidP="00F669E0">
      <w:pPr>
        <w:pStyle w:val="Heading3"/>
      </w:pPr>
      <w:bookmarkStart w:id="121" w:name="_Toc122008367"/>
      <w:bookmarkStart w:id="122" w:name="_Toc122190844"/>
      <w:r>
        <w:t>II.8.2</w:t>
      </w:r>
      <w:r w:rsidR="006C3C48">
        <w:t xml:space="preserve"> </w:t>
      </w:r>
      <w:r w:rsidR="003C5D9D">
        <w:t>P</w:t>
      </w:r>
      <w:r w:rsidR="006C3C48" w:rsidRPr="006C3C48">
        <w:t>rincipais elementos da cadeia de abastecimento da organização</w:t>
      </w:r>
      <w:bookmarkEnd w:id="121"/>
      <w:bookmarkEnd w:id="122"/>
    </w:p>
    <w:p w14:paraId="7F34BFA9" w14:textId="77777777" w:rsidR="008C427B" w:rsidRDefault="005738F9" w:rsidP="00AD7234">
      <w:r>
        <w:tab/>
        <w:t>Por organização tratar-se de uma organização de desenvolvimento de software acaba-se por não</w:t>
      </w:r>
      <w:r w:rsidR="00C41A53">
        <w:t xml:space="preserve"> depender de fornecedores de materiais físicos fixos, por </w:t>
      </w:r>
      <w:r w:rsidR="00462DFA">
        <w:t xml:space="preserve">o mundo anda em constante desenvolvimento e uma tecnologia fornecida pode tornar-se lenta ou ineficiente, ou pode surgir uma nova no qual há uma maior compatibilidade com </w:t>
      </w:r>
      <w:r w:rsidR="008C427B">
        <w:t>a aplicação desenvolvida pela organização.</w:t>
      </w:r>
    </w:p>
    <w:p w14:paraId="35CA6FFA" w14:textId="5D837B42" w:rsidR="009E0394" w:rsidRDefault="008C427B" w:rsidP="00AD7234">
      <w:r>
        <w:tab/>
        <w:t>Atualmente a organização</w:t>
      </w:r>
      <w:r w:rsidR="00F726D6">
        <w:t xml:space="preserve">, para o desenvolvimento, </w:t>
      </w:r>
      <w:r w:rsidR="002852BD">
        <w:t xml:space="preserve">utiliza </w:t>
      </w:r>
      <w:r w:rsidR="002852BD" w:rsidRPr="00EA15AF">
        <w:rPr>
          <w:b/>
          <w:bCs/>
          <w:i/>
          <w:iCs/>
        </w:rPr>
        <w:t>frameworks</w:t>
      </w:r>
      <w:r w:rsidR="002852BD">
        <w:t xml:space="preserve"> da Microsoft, que são eficientes e tornam-se </w:t>
      </w:r>
      <w:r w:rsidR="00D315DC">
        <w:t xml:space="preserve">seguros a utilização, uma vez que seja de uma organização grande e estável, </w:t>
      </w:r>
      <w:r w:rsidR="002B2729">
        <w:t xml:space="preserve">e global, o que não limita </w:t>
      </w:r>
      <w:r w:rsidR="002A1349">
        <w:t xml:space="preserve">geograficamente </w:t>
      </w:r>
      <w:r w:rsidR="002B2729">
        <w:t>a utilização dos seus serviços e produtos</w:t>
      </w:r>
      <w:r w:rsidR="002A1349">
        <w:t xml:space="preserve">, e ainda tem </w:t>
      </w:r>
      <w:r w:rsidR="008C0DA8">
        <w:t>milhares de servidores mundo à fora.</w:t>
      </w:r>
      <w:r w:rsidR="00C115DC">
        <w:t xml:space="preserve"> Fora isto a organização não depende de fornecedores para o seu funcionamento, pois esta mesmo hospeda projeto no próprio servidor e trata de mantê-la segura a fazer cópias de segurança constantes, no caso d</w:t>
      </w:r>
      <w:r w:rsidR="00EA15AF">
        <w:t>o servidor falhe.</w:t>
      </w:r>
    </w:p>
    <w:p w14:paraId="1924F5F5" w14:textId="77777777" w:rsidR="00EA15AF" w:rsidRPr="00EA15AF" w:rsidRDefault="00EA15AF" w:rsidP="00AD7234">
      <w:pPr>
        <w:rPr>
          <w:u w:val="single"/>
        </w:rPr>
      </w:pPr>
    </w:p>
    <w:p w14:paraId="6762D36A" w14:textId="610DD961" w:rsidR="00F669E0" w:rsidRDefault="00F669E0" w:rsidP="00F669E0">
      <w:pPr>
        <w:pStyle w:val="Heading3"/>
      </w:pPr>
      <w:bookmarkStart w:id="123" w:name="_Toc122008368"/>
      <w:bookmarkStart w:id="124" w:name="_Toc122190845"/>
      <w:r>
        <w:t>II.8.3</w:t>
      </w:r>
      <w:r w:rsidR="00082990">
        <w:t xml:space="preserve"> T</w:t>
      </w:r>
      <w:r w:rsidR="00082990" w:rsidRPr="00082990">
        <w:t xml:space="preserve">ipo de sistema produtivo adotado na organização </w:t>
      </w:r>
      <w:r w:rsidR="00082990">
        <w:t xml:space="preserve">e </w:t>
      </w:r>
      <w:r w:rsidR="00082990" w:rsidRPr="00082990">
        <w:t>qual a organização da produção na relação com o mercado</w:t>
      </w:r>
      <w:bookmarkEnd w:id="123"/>
      <w:bookmarkEnd w:id="124"/>
    </w:p>
    <w:p w14:paraId="5CD6DA40" w14:textId="004D71DF" w:rsidR="0037073A" w:rsidRDefault="00220A7F" w:rsidP="004C6C93">
      <w:pPr>
        <w:ind w:firstLine="720"/>
      </w:pPr>
      <w:r>
        <w:t xml:space="preserve">De facto, </w:t>
      </w:r>
      <w:r w:rsidR="00151991">
        <w:t xml:space="preserve">na </w:t>
      </w:r>
      <w:r w:rsidR="00151991" w:rsidRPr="00ED75E9">
        <w:rPr>
          <w:b/>
          <w:bCs/>
          <w:i/>
          <w:iCs/>
        </w:rPr>
        <w:t>Codevision</w:t>
      </w:r>
      <w:r w:rsidR="00151991">
        <w:t xml:space="preserve"> é adotado </w:t>
      </w:r>
      <w:r w:rsidR="00355E87">
        <w:t xml:space="preserve">o tipo de sistema produtivo por </w:t>
      </w:r>
      <w:r w:rsidR="00355E87" w:rsidRPr="00ED75E9">
        <w:rPr>
          <w:b/>
          <w:bCs/>
        </w:rPr>
        <w:t>projeto</w:t>
      </w:r>
      <w:r w:rsidR="00355E87">
        <w:t xml:space="preserve"> </w:t>
      </w:r>
      <w:r w:rsidR="007876D6">
        <w:t xml:space="preserve">sendo também uma empresa que produz para </w:t>
      </w:r>
      <w:r w:rsidR="007876D6" w:rsidRPr="00E10FF4">
        <w:rPr>
          <w:b/>
          <w:bCs/>
          <w:i/>
          <w:iCs/>
        </w:rPr>
        <w:t>stock</w:t>
      </w:r>
      <w:r w:rsidR="007876D6">
        <w:t xml:space="preserve"> no que toca à relação com o mercado. </w:t>
      </w:r>
    </w:p>
    <w:p w14:paraId="1F976DA6" w14:textId="01C8C3CF" w:rsidR="008C1332" w:rsidRDefault="004C6C93" w:rsidP="008C1332">
      <w:pPr>
        <w:ind w:firstLine="720"/>
      </w:pPr>
      <w:r>
        <w:t xml:space="preserve">Relativamente ao primeiro ponto, </w:t>
      </w:r>
      <w:r w:rsidR="00FD7AAA">
        <w:t xml:space="preserve">a organização adota o sistema de produção por </w:t>
      </w:r>
      <w:r w:rsidR="00FD7AAA" w:rsidRPr="00ED75E9">
        <w:rPr>
          <w:b/>
          <w:bCs/>
        </w:rPr>
        <w:t>projeto</w:t>
      </w:r>
      <w:r w:rsidR="00FD7AAA">
        <w:t xml:space="preserve"> sendo o produto, neste caso o </w:t>
      </w:r>
      <w:r w:rsidR="00FD7AAA" w:rsidRPr="00ED75E9">
        <w:rPr>
          <w:b/>
          <w:bCs/>
          <w:i/>
          <w:iCs/>
        </w:rPr>
        <w:t>e-schooling</w:t>
      </w:r>
      <w:r w:rsidR="00FD7AAA">
        <w:t xml:space="preserve">, </w:t>
      </w:r>
      <w:r w:rsidR="00FD7AAA" w:rsidRPr="00ED75E9">
        <w:rPr>
          <w:b/>
          <w:bCs/>
        </w:rPr>
        <w:t>único</w:t>
      </w:r>
      <w:r w:rsidR="008C1332">
        <w:t xml:space="preserve"> e </w:t>
      </w:r>
      <w:r w:rsidR="008C1332" w:rsidRPr="00ED75E9">
        <w:rPr>
          <w:b/>
          <w:bCs/>
        </w:rPr>
        <w:t>reutilizável</w:t>
      </w:r>
      <w:r w:rsidR="008C1332">
        <w:t xml:space="preserve"> </w:t>
      </w:r>
      <w:r w:rsidR="004E29DE">
        <w:t>para todas as instituições de ensino que o adquiram</w:t>
      </w:r>
      <w:r w:rsidR="00FD7AAA">
        <w:t xml:space="preserve">. </w:t>
      </w:r>
      <w:r w:rsidR="00ED6857">
        <w:t xml:space="preserve">Mesmo a existência de projetos </w:t>
      </w:r>
      <w:r w:rsidR="0051255E" w:rsidRPr="00ED75E9">
        <w:rPr>
          <w:b/>
          <w:bCs/>
        </w:rPr>
        <w:t>laterais</w:t>
      </w:r>
      <w:r w:rsidR="0051255E">
        <w:t xml:space="preserve"> </w:t>
      </w:r>
      <w:r w:rsidR="00031A35">
        <w:t>não altera o tipo de sistema produtivo</w:t>
      </w:r>
      <w:r w:rsidR="008C1332">
        <w:t xml:space="preserve"> uma vez que estes também são </w:t>
      </w:r>
      <w:r w:rsidR="008C1332" w:rsidRPr="00ED75E9">
        <w:rPr>
          <w:b/>
          <w:bCs/>
        </w:rPr>
        <w:t>únicos</w:t>
      </w:r>
      <w:r w:rsidR="008C1332">
        <w:t xml:space="preserve">. </w:t>
      </w:r>
      <w:r w:rsidR="00890D86">
        <w:t xml:space="preserve">Sem dúvida que não há a </w:t>
      </w:r>
      <w:r w:rsidR="004D2B42" w:rsidRPr="00ED75E9">
        <w:rPr>
          <w:b/>
          <w:bCs/>
        </w:rPr>
        <w:t>repetição</w:t>
      </w:r>
      <w:r w:rsidR="004D2B42">
        <w:t xml:space="preserve"> da construção desta </w:t>
      </w:r>
      <w:r w:rsidR="004D2B42" w:rsidRPr="00ED75E9">
        <w:rPr>
          <w:b/>
          <w:bCs/>
          <w:i/>
          <w:iCs/>
        </w:rPr>
        <w:t>app</w:t>
      </w:r>
      <w:r w:rsidR="004D2B42">
        <w:t>, ex</w:t>
      </w:r>
      <w:r w:rsidR="002D386F">
        <w:t xml:space="preserve">istindo apenas a </w:t>
      </w:r>
      <w:r w:rsidR="002D386F" w:rsidRPr="00E10FF4">
        <w:rPr>
          <w:b/>
          <w:bCs/>
        </w:rPr>
        <w:t>manutenção</w:t>
      </w:r>
      <w:r w:rsidR="00D23ECF">
        <w:t xml:space="preserve"> do </w:t>
      </w:r>
      <w:r w:rsidR="00D23ECF" w:rsidRPr="00E10FF4">
        <w:rPr>
          <w:b/>
          <w:bCs/>
          <w:i/>
          <w:iCs/>
        </w:rPr>
        <w:t>core</w:t>
      </w:r>
      <w:r w:rsidR="00D23ECF">
        <w:t xml:space="preserve"> desta mesma</w:t>
      </w:r>
      <w:r w:rsidR="002D386F">
        <w:t xml:space="preserve"> </w:t>
      </w:r>
      <w:r w:rsidR="002B6DB5">
        <w:t xml:space="preserve">e a </w:t>
      </w:r>
      <w:r w:rsidR="002B6DB5" w:rsidRPr="00E10FF4">
        <w:rPr>
          <w:b/>
          <w:bCs/>
        </w:rPr>
        <w:t>inclusão</w:t>
      </w:r>
      <w:r w:rsidR="002B6DB5">
        <w:t xml:space="preserve"> de certos </w:t>
      </w:r>
      <w:r w:rsidR="002B6DB5" w:rsidRPr="00E10FF4">
        <w:rPr>
          <w:b/>
          <w:bCs/>
        </w:rPr>
        <w:t>módulos</w:t>
      </w:r>
      <w:r w:rsidR="002B6DB5">
        <w:t xml:space="preserve"> </w:t>
      </w:r>
      <w:r w:rsidR="00D23ECF">
        <w:t>que</w:t>
      </w:r>
      <w:r w:rsidR="002B6DB5">
        <w:t xml:space="preserve"> uma escola</w:t>
      </w:r>
      <w:r w:rsidR="00D23ECF">
        <w:t xml:space="preserve"> pretenda </w:t>
      </w:r>
      <w:r w:rsidR="005F4518">
        <w:t>utilizar</w:t>
      </w:r>
      <w:r w:rsidR="002B6DB5">
        <w:t xml:space="preserve">. </w:t>
      </w:r>
    </w:p>
    <w:p w14:paraId="485D3798" w14:textId="713045A5" w:rsidR="00F12AB0" w:rsidRPr="0037073A" w:rsidRDefault="0002404E" w:rsidP="00DD6F12">
      <w:pPr>
        <w:ind w:firstLine="720"/>
      </w:pPr>
      <w:r>
        <w:t xml:space="preserve">Relativamente ao segundo ponto, </w:t>
      </w:r>
      <w:r w:rsidR="004274C9">
        <w:t xml:space="preserve">considera-se que a organização produz para </w:t>
      </w:r>
      <w:r w:rsidR="004274C9" w:rsidRPr="00E10FF4">
        <w:rPr>
          <w:b/>
          <w:bCs/>
          <w:i/>
          <w:iCs/>
        </w:rPr>
        <w:t>stock</w:t>
      </w:r>
      <w:r w:rsidR="004274C9">
        <w:t xml:space="preserve"> n</w:t>
      </w:r>
      <w:r w:rsidR="00E971C2">
        <w:t xml:space="preserve">o ponto em que a </w:t>
      </w:r>
      <w:r w:rsidR="00E971C2" w:rsidRPr="00E10FF4">
        <w:rPr>
          <w:b/>
          <w:bCs/>
          <w:i/>
          <w:iCs/>
        </w:rPr>
        <w:t>app</w:t>
      </w:r>
      <w:r w:rsidR="00E971C2">
        <w:t xml:space="preserve"> não se destina apenas </w:t>
      </w:r>
      <w:r w:rsidR="005F4518">
        <w:t xml:space="preserve">a </w:t>
      </w:r>
      <w:r w:rsidR="00E971C2">
        <w:t>uma escola em específico</w:t>
      </w:r>
      <w:r w:rsidR="003F223C">
        <w:t>,</w:t>
      </w:r>
      <w:r w:rsidR="00E971C2">
        <w:t xml:space="preserve"> mas </w:t>
      </w:r>
      <w:r w:rsidR="005F4518">
        <w:t>a</w:t>
      </w:r>
      <w:r w:rsidR="00E971C2">
        <w:t xml:space="preserve"> </w:t>
      </w:r>
      <w:r w:rsidR="00E971C2" w:rsidRPr="00E10FF4">
        <w:rPr>
          <w:b/>
          <w:bCs/>
        </w:rPr>
        <w:t>todas</w:t>
      </w:r>
      <w:r w:rsidR="00E971C2">
        <w:t xml:space="preserve"> que a queiram </w:t>
      </w:r>
      <w:r w:rsidR="00E971C2" w:rsidRPr="00E10FF4">
        <w:rPr>
          <w:b/>
          <w:bCs/>
        </w:rPr>
        <w:t>adquirir</w:t>
      </w:r>
      <w:r w:rsidR="00E971C2">
        <w:t xml:space="preserve">. </w:t>
      </w:r>
      <w:r w:rsidR="007A56F4">
        <w:t xml:space="preserve">Contudo, esta mesma aplicação não é criada </w:t>
      </w:r>
      <w:r w:rsidR="007A56F4" w:rsidRPr="00E10FF4">
        <w:rPr>
          <w:b/>
          <w:bCs/>
        </w:rPr>
        <w:t>repetidamente</w:t>
      </w:r>
      <w:r w:rsidR="007A56F4">
        <w:t xml:space="preserve"> </w:t>
      </w:r>
      <w:r w:rsidR="001771C2">
        <w:t xml:space="preserve">de acordo com o número de instituições de ensino que a comprem. </w:t>
      </w:r>
      <w:r w:rsidR="006A44C4">
        <w:t xml:space="preserve">O </w:t>
      </w:r>
      <w:r w:rsidR="006A44C4" w:rsidRPr="00E10FF4">
        <w:rPr>
          <w:b/>
          <w:bCs/>
          <w:i/>
          <w:iCs/>
        </w:rPr>
        <w:t>core</w:t>
      </w:r>
      <w:r w:rsidR="006A44C4">
        <w:t xml:space="preserve"> da aplicação é o </w:t>
      </w:r>
      <w:r w:rsidR="006A44C4" w:rsidRPr="00E10FF4">
        <w:rPr>
          <w:b/>
          <w:bCs/>
        </w:rPr>
        <w:t>mesmo</w:t>
      </w:r>
      <w:r w:rsidR="006A44C4">
        <w:t xml:space="preserve"> para </w:t>
      </w:r>
      <w:r w:rsidR="00ED75E9">
        <w:t>todos os compradores</w:t>
      </w:r>
      <w:r w:rsidR="00CD3677">
        <w:t xml:space="preserve"> havendo a </w:t>
      </w:r>
      <w:r w:rsidR="00CD3677" w:rsidRPr="00E10FF4">
        <w:rPr>
          <w:b/>
          <w:bCs/>
        </w:rPr>
        <w:t>integração</w:t>
      </w:r>
      <w:r w:rsidR="00CD3677">
        <w:t xml:space="preserve"> dos módulos que est</w:t>
      </w:r>
      <w:r w:rsidR="00ED75E9">
        <w:t>e</w:t>
      </w:r>
      <w:r w:rsidR="00CD3677">
        <w:t>s últim</w:t>
      </w:r>
      <w:r w:rsidR="00ED75E9">
        <w:t>o</w:t>
      </w:r>
      <w:r w:rsidR="00CD3677">
        <w:t xml:space="preserve">s pretendam </w:t>
      </w:r>
      <w:r w:rsidR="00CD3677" w:rsidRPr="00DD6F12">
        <w:rPr>
          <w:b/>
          <w:bCs/>
        </w:rPr>
        <w:t>utilizar</w:t>
      </w:r>
      <w:r w:rsidR="00CD3677">
        <w:t xml:space="preserve"> </w:t>
      </w:r>
      <w:r w:rsidR="00ED75E9">
        <w:t>na sua instituição.</w:t>
      </w:r>
      <w:r w:rsidR="001D6D6C">
        <w:t xml:space="preserve"> Tratando-se de um </w:t>
      </w:r>
      <w:r w:rsidR="001D6D6C" w:rsidRPr="00DD6F12">
        <w:rPr>
          <w:b/>
          <w:bCs/>
          <w:i/>
          <w:iCs/>
        </w:rPr>
        <w:t>soft</w:t>
      </w:r>
      <w:r w:rsidR="00A97B95" w:rsidRPr="00DD6F12">
        <w:rPr>
          <w:b/>
          <w:bCs/>
          <w:i/>
          <w:iCs/>
        </w:rPr>
        <w:t>ware</w:t>
      </w:r>
      <w:r w:rsidR="00A97B95">
        <w:t xml:space="preserve">, não é possível guardá-lo em </w:t>
      </w:r>
      <w:r w:rsidR="00A97B95" w:rsidRPr="00DD6F12">
        <w:rPr>
          <w:b/>
          <w:bCs/>
          <w:i/>
          <w:iCs/>
        </w:rPr>
        <w:t>stock</w:t>
      </w:r>
      <w:r w:rsidR="00A97B95">
        <w:t xml:space="preserve">. Contudo, o facto de se utilizar a </w:t>
      </w:r>
      <w:r w:rsidR="00A97B95">
        <w:lastRenderedPageBreak/>
        <w:t xml:space="preserve">mesma </w:t>
      </w:r>
      <w:r w:rsidR="00A97B95" w:rsidRPr="00DD6F12">
        <w:rPr>
          <w:b/>
          <w:bCs/>
        </w:rPr>
        <w:t>base</w:t>
      </w:r>
      <w:r w:rsidR="00A97B95">
        <w:t xml:space="preserve"> </w:t>
      </w:r>
      <w:r w:rsidR="000F38EE">
        <w:t xml:space="preserve">já criada </w:t>
      </w:r>
      <w:r w:rsidR="00A97B95">
        <w:t xml:space="preserve">para todos os clientes </w:t>
      </w:r>
      <w:r w:rsidR="00F563AD">
        <w:t xml:space="preserve">e também </w:t>
      </w:r>
      <w:r w:rsidR="000F38EE">
        <w:t xml:space="preserve">o facto de </w:t>
      </w:r>
      <w:r w:rsidR="000F38EE" w:rsidRPr="00DD6F12">
        <w:rPr>
          <w:b/>
          <w:bCs/>
        </w:rPr>
        <w:t>nenhum</w:t>
      </w:r>
      <w:r w:rsidR="000F38EE">
        <w:t xml:space="preserve"> cliente </w:t>
      </w:r>
      <w:r w:rsidR="000F38EE" w:rsidRPr="00DD6F12">
        <w:rPr>
          <w:b/>
          <w:bCs/>
        </w:rPr>
        <w:t>encomendar</w:t>
      </w:r>
      <w:r w:rsidR="000F38EE">
        <w:t xml:space="preserve"> esta aplicação </w:t>
      </w:r>
      <w:r w:rsidR="00DD6F12">
        <w:t xml:space="preserve">comprova que a empresa produz para </w:t>
      </w:r>
      <w:r w:rsidR="00DD6F12" w:rsidRPr="00DD6F12">
        <w:rPr>
          <w:b/>
          <w:bCs/>
          <w:i/>
          <w:iCs/>
        </w:rPr>
        <w:t>stock</w:t>
      </w:r>
      <w:r w:rsidR="00DD6F12">
        <w:t>.</w:t>
      </w:r>
      <w:r w:rsidR="00F12AB0">
        <w:t xml:space="preserve"> </w:t>
      </w:r>
    </w:p>
    <w:p w14:paraId="0E98D584" w14:textId="0D12B51A" w:rsidR="00F669E0" w:rsidRDefault="000660CE" w:rsidP="000660CE">
      <w:pPr>
        <w:pStyle w:val="Heading3"/>
      </w:pPr>
      <w:bookmarkStart w:id="125" w:name="_Toc122008369"/>
      <w:bookmarkStart w:id="126" w:name="_Toc122190846"/>
      <w:r>
        <w:t>II.8.4</w:t>
      </w:r>
      <w:r w:rsidR="006E03FE">
        <w:t xml:space="preserve"> </w:t>
      </w:r>
      <w:r w:rsidR="006E03FE" w:rsidRPr="006E03FE">
        <w:t xml:space="preserve">Relacionar a organização da produção com as opções de </w:t>
      </w:r>
      <w:r w:rsidR="006E03FE" w:rsidRPr="00BB6D3A">
        <w:rPr>
          <w:i/>
          <w:iCs/>
        </w:rPr>
        <w:t>marketing</w:t>
      </w:r>
      <w:bookmarkEnd w:id="125"/>
      <w:bookmarkEnd w:id="126"/>
    </w:p>
    <w:p w14:paraId="1D4590C7" w14:textId="270B916C" w:rsidR="00725D87" w:rsidRPr="00725D87" w:rsidRDefault="00573543" w:rsidP="00725D87">
      <w:r>
        <w:tab/>
        <w:t>Como</w:t>
      </w:r>
      <w:r w:rsidR="00452768">
        <w:t xml:space="preserve"> foi dito anteriormente, a </w:t>
      </w:r>
      <w:r w:rsidR="00452768" w:rsidRPr="00BB6D3A">
        <w:rPr>
          <w:b/>
          <w:bCs/>
          <w:i/>
          <w:iCs/>
        </w:rPr>
        <w:t>Codevision</w:t>
      </w:r>
      <w:r w:rsidR="00452768">
        <w:t xml:space="preserve"> produz para </w:t>
      </w:r>
      <w:r w:rsidR="00452768" w:rsidRPr="00BB6D3A">
        <w:rPr>
          <w:b/>
          <w:bCs/>
          <w:i/>
          <w:iCs/>
        </w:rPr>
        <w:t>stock</w:t>
      </w:r>
      <w:r w:rsidR="00452768">
        <w:t xml:space="preserve"> </w:t>
      </w:r>
      <w:r w:rsidR="000731EB">
        <w:t>s</w:t>
      </w:r>
      <w:r w:rsidR="00FF197E">
        <w:t xml:space="preserve">endo o </w:t>
      </w:r>
      <w:r w:rsidR="00FF197E" w:rsidRPr="00BB6D3A">
        <w:rPr>
          <w:b/>
          <w:bCs/>
          <w:i/>
          <w:iCs/>
        </w:rPr>
        <w:t>core</w:t>
      </w:r>
      <w:r w:rsidR="00FF197E">
        <w:t xml:space="preserve"> da aplicação </w:t>
      </w:r>
      <w:r w:rsidR="000731EB">
        <w:t xml:space="preserve">o </w:t>
      </w:r>
      <w:r w:rsidR="000731EB" w:rsidRPr="00BB6D3A">
        <w:rPr>
          <w:b/>
          <w:bCs/>
        </w:rPr>
        <w:t>mesmo</w:t>
      </w:r>
      <w:r w:rsidR="000731EB">
        <w:t xml:space="preserve"> para todos os </w:t>
      </w:r>
      <w:r w:rsidR="000731EB" w:rsidRPr="00BB6D3A">
        <w:rPr>
          <w:b/>
          <w:bCs/>
        </w:rPr>
        <w:t>compradores</w:t>
      </w:r>
      <w:r w:rsidR="003813B7">
        <w:t xml:space="preserve">. </w:t>
      </w:r>
      <w:r w:rsidR="003A6C41">
        <w:t xml:space="preserve">A </w:t>
      </w:r>
      <w:r w:rsidR="003A6C41" w:rsidRPr="00BB6D3A">
        <w:rPr>
          <w:b/>
          <w:bCs/>
        </w:rPr>
        <w:t>integração</w:t>
      </w:r>
      <w:r w:rsidR="003A6C41">
        <w:t xml:space="preserve"> de novos </w:t>
      </w:r>
      <w:r w:rsidR="003A6C41" w:rsidRPr="00BB6D3A">
        <w:rPr>
          <w:b/>
          <w:bCs/>
        </w:rPr>
        <w:t>módulos</w:t>
      </w:r>
      <w:r w:rsidR="003A6C41">
        <w:t xml:space="preserve"> vai de encontro às </w:t>
      </w:r>
      <w:r w:rsidR="003A6C41" w:rsidRPr="00BB6D3A">
        <w:rPr>
          <w:b/>
          <w:bCs/>
        </w:rPr>
        <w:t>opções</w:t>
      </w:r>
      <w:r w:rsidR="003A6C41">
        <w:t xml:space="preserve"> de </w:t>
      </w:r>
      <w:r w:rsidR="003A6C41" w:rsidRPr="00BB6D3A">
        <w:rPr>
          <w:b/>
          <w:bCs/>
          <w:i/>
          <w:iCs/>
        </w:rPr>
        <w:t>marketing</w:t>
      </w:r>
      <w:r w:rsidR="003A6C41">
        <w:t xml:space="preserve">. </w:t>
      </w:r>
      <w:r w:rsidR="00B91FCA">
        <w:t xml:space="preserve"> </w:t>
      </w:r>
    </w:p>
    <w:p w14:paraId="0DE86575" w14:textId="310FAFAE" w:rsidR="000F151F" w:rsidRDefault="006514B9" w:rsidP="00725D87">
      <w:r>
        <w:tab/>
        <w:t>Em primeiro lugar</w:t>
      </w:r>
      <w:r w:rsidR="00467FEF">
        <w:t xml:space="preserve">, </w:t>
      </w:r>
      <w:r w:rsidR="009A6B87">
        <w:t xml:space="preserve">a </w:t>
      </w:r>
      <w:r w:rsidR="009A6B87" w:rsidRPr="00BB6D3A">
        <w:rPr>
          <w:b/>
          <w:bCs/>
        </w:rPr>
        <w:t>aplicação</w:t>
      </w:r>
      <w:r w:rsidR="009A6B87">
        <w:t xml:space="preserve"> </w:t>
      </w:r>
      <w:r w:rsidR="009A6B87" w:rsidRPr="00BB6D3A">
        <w:rPr>
          <w:b/>
          <w:bCs/>
        </w:rPr>
        <w:t>base</w:t>
      </w:r>
      <w:r w:rsidR="009A6B87">
        <w:t xml:space="preserve"> da empresa vai de encontro </w:t>
      </w:r>
      <w:r w:rsidR="00CC2038">
        <w:t>à</w:t>
      </w:r>
      <w:r w:rsidR="009A6B87">
        <w:t xml:space="preserve">s </w:t>
      </w:r>
      <w:r w:rsidR="009A6B87" w:rsidRPr="00BB6D3A">
        <w:rPr>
          <w:b/>
          <w:bCs/>
        </w:rPr>
        <w:t>necessidades</w:t>
      </w:r>
      <w:r w:rsidR="009A6B87">
        <w:t xml:space="preserve"> </w:t>
      </w:r>
      <w:r w:rsidR="009A6B87" w:rsidRPr="00BB6D3A">
        <w:rPr>
          <w:b/>
          <w:bCs/>
        </w:rPr>
        <w:t>básicas</w:t>
      </w:r>
      <w:r w:rsidR="009A6B87">
        <w:t xml:space="preserve"> de uma </w:t>
      </w:r>
      <w:r w:rsidR="009A6B87" w:rsidRPr="00BB6D3A">
        <w:rPr>
          <w:b/>
          <w:bCs/>
        </w:rPr>
        <w:t>instituição</w:t>
      </w:r>
      <w:r w:rsidR="009A6B87">
        <w:t xml:space="preserve"> de </w:t>
      </w:r>
      <w:r w:rsidR="009A6B87" w:rsidRPr="00BB6D3A">
        <w:rPr>
          <w:b/>
          <w:bCs/>
        </w:rPr>
        <w:t>ensino</w:t>
      </w:r>
      <w:r w:rsidR="009A6B87">
        <w:t xml:space="preserve"> </w:t>
      </w:r>
      <w:r w:rsidR="0055740F">
        <w:t xml:space="preserve">havendo, após isso, a </w:t>
      </w:r>
      <w:r w:rsidR="0055740F" w:rsidRPr="00BB6D3A">
        <w:rPr>
          <w:b/>
          <w:bCs/>
        </w:rPr>
        <w:t>integração</w:t>
      </w:r>
      <w:r w:rsidR="0055740F">
        <w:t xml:space="preserve"> </w:t>
      </w:r>
      <w:r w:rsidR="00DF307D">
        <w:t xml:space="preserve">de </w:t>
      </w:r>
      <w:r w:rsidR="00DF307D" w:rsidRPr="00BB6D3A">
        <w:rPr>
          <w:b/>
          <w:bCs/>
        </w:rPr>
        <w:t>módulos</w:t>
      </w:r>
      <w:r w:rsidR="00DF307D">
        <w:t xml:space="preserve"> que essa escola </w:t>
      </w:r>
      <w:r w:rsidR="00DF307D" w:rsidRPr="00BB6D3A">
        <w:rPr>
          <w:b/>
          <w:bCs/>
        </w:rPr>
        <w:t>necessite</w:t>
      </w:r>
      <w:r w:rsidR="00DF307D">
        <w:t xml:space="preserve">. De facto, a criação destes módulos </w:t>
      </w:r>
      <w:r w:rsidR="002E5730">
        <w:t xml:space="preserve">provém de um </w:t>
      </w:r>
      <w:r w:rsidR="002E5730" w:rsidRPr="00BB6D3A">
        <w:rPr>
          <w:b/>
          <w:bCs/>
        </w:rPr>
        <w:t>estudo</w:t>
      </w:r>
      <w:r w:rsidR="002E5730">
        <w:t xml:space="preserve"> destas mesmas </w:t>
      </w:r>
      <w:r w:rsidR="002E5730" w:rsidRPr="00BB6D3A">
        <w:rPr>
          <w:b/>
          <w:bCs/>
        </w:rPr>
        <w:t>escolas</w:t>
      </w:r>
      <w:r w:rsidR="002E5730">
        <w:t xml:space="preserve"> </w:t>
      </w:r>
      <w:r w:rsidR="000F151F">
        <w:t xml:space="preserve">com o objetivo de </w:t>
      </w:r>
      <w:r w:rsidR="00EC1D93" w:rsidRPr="00BB6D3A">
        <w:rPr>
          <w:b/>
          <w:bCs/>
        </w:rPr>
        <w:t>ajudar</w:t>
      </w:r>
      <w:r w:rsidR="00EC1D93">
        <w:t xml:space="preserve"> e </w:t>
      </w:r>
      <w:r w:rsidR="00EC1D93" w:rsidRPr="00BB6D3A">
        <w:rPr>
          <w:b/>
          <w:bCs/>
        </w:rPr>
        <w:t>facilitar</w:t>
      </w:r>
      <w:r w:rsidR="00EC1D93">
        <w:t xml:space="preserve"> todos os </w:t>
      </w:r>
      <w:r w:rsidR="00EC1D93" w:rsidRPr="00BB6D3A">
        <w:rPr>
          <w:b/>
          <w:bCs/>
        </w:rPr>
        <w:t>processos</w:t>
      </w:r>
      <w:r w:rsidR="00EC1D93">
        <w:t xml:space="preserve"> </w:t>
      </w:r>
      <w:r w:rsidR="00EC1D93" w:rsidRPr="00BB6D3A">
        <w:rPr>
          <w:b/>
          <w:bCs/>
        </w:rPr>
        <w:t>envolvidos</w:t>
      </w:r>
      <w:r w:rsidR="00EC1D93">
        <w:t xml:space="preserve">. Por outras palavras, </w:t>
      </w:r>
      <w:r w:rsidR="004A6F90">
        <w:tab/>
      </w:r>
      <w:r w:rsidR="00BF0297">
        <w:tab/>
      </w:r>
    </w:p>
    <w:p w14:paraId="5417B806" w14:textId="4363FA4D" w:rsidR="00485A46" w:rsidRDefault="00485A46" w:rsidP="00725D87">
      <w:r>
        <w:tab/>
        <w:t xml:space="preserve">O facto da empresa produzir o </w:t>
      </w:r>
      <w:r w:rsidRPr="008A4012">
        <w:rPr>
          <w:b/>
          <w:bCs/>
          <w:i/>
          <w:iCs/>
        </w:rPr>
        <w:t>core</w:t>
      </w:r>
      <w:r>
        <w:t xml:space="preserve"> do seu produto da </w:t>
      </w:r>
      <w:r w:rsidRPr="00BB6D3A">
        <w:rPr>
          <w:b/>
          <w:bCs/>
        </w:rPr>
        <w:t>mesma</w:t>
      </w:r>
      <w:r>
        <w:t xml:space="preserve"> </w:t>
      </w:r>
      <w:r w:rsidRPr="00BB6D3A">
        <w:rPr>
          <w:b/>
          <w:bCs/>
        </w:rPr>
        <w:t>maneira</w:t>
      </w:r>
      <w:r>
        <w:t xml:space="preserve"> para todos os compradores implica que </w:t>
      </w:r>
      <w:r w:rsidRPr="00BB6D3A">
        <w:rPr>
          <w:b/>
          <w:bCs/>
        </w:rPr>
        <w:t>não</w:t>
      </w:r>
      <w:r>
        <w:t xml:space="preserve"> </w:t>
      </w:r>
      <w:r w:rsidRPr="00BB6D3A">
        <w:rPr>
          <w:b/>
          <w:bCs/>
        </w:rPr>
        <w:t>tenham</w:t>
      </w:r>
      <w:r>
        <w:t xml:space="preserve"> vários </w:t>
      </w:r>
      <w:r w:rsidRPr="00BB6D3A">
        <w:rPr>
          <w:b/>
          <w:bCs/>
        </w:rPr>
        <w:t>departamentos</w:t>
      </w:r>
      <w:r>
        <w:t xml:space="preserve"> </w:t>
      </w:r>
      <w:r w:rsidRPr="00BB6D3A">
        <w:rPr>
          <w:b/>
          <w:bCs/>
        </w:rPr>
        <w:t>direcionados</w:t>
      </w:r>
      <w:r>
        <w:t xml:space="preserve"> para </w:t>
      </w:r>
      <w:r w:rsidRPr="00BB6D3A">
        <w:rPr>
          <w:b/>
          <w:bCs/>
        </w:rPr>
        <w:t>diferentes</w:t>
      </w:r>
      <w:r>
        <w:t xml:space="preserve"> produtos. </w:t>
      </w:r>
      <w:r w:rsidR="00EB6306">
        <w:t xml:space="preserve">O </w:t>
      </w:r>
      <w:r w:rsidR="00EB6306" w:rsidRPr="00BB6D3A">
        <w:rPr>
          <w:b/>
          <w:bCs/>
          <w:i/>
          <w:iCs/>
        </w:rPr>
        <w:t>marketing</w:t>
      </w:r>
      <w:r w:rsidR="00EB6306">
        <w:t xml:space="preserve"> da empresa também vai de encontro a este facto, estando apenas </w:t>
      </w:r>
      <w:r w:rsidR="00EB6306" w:rsidRPr="00BB6D3A">
        <w:rPr>
          <w:b/>
          <w:bCs/>
        </w:rPr>
        <w:t>direcionado</w:t>
      </w:r>
      <w:r w:rsidR="00EB6306">
        <w:t xml:space="preserve"> para </w:t>
      </w:r>
      <w:r w:rsidR="00091B11">
        <w:t xml:space="preserve">a </w:t>
      </w:r>
      <w:r w:rsidR="00091B11" w:rsidRPr="00BB6D3A">
        <w:rPr>
          <w:b/>
          <w:bCs/>
        </w:rPr>
        <w:t>aplicação</w:t>
      </w:r>
      <w:r w:rsidR="00091B11">
        <w:t xml:space="preserve">. </w:t>
      </w:r>
    </w:p>
    <w:p w14:paraId="62B76AC9" w14:textId="614F1936" w:rsidR="007B3175" w:rsidRDefault="007B3175" w:rsidP="00725D87">
      <w:r>
        <w:tab/>
        <w:t xml:space="preserve">Sem dúvida que, com a </w:t>
      </w:r>
      <w:r w:rsidRPr="00BB6D3A">
        <w:rPr>
          <w:b/>
          <w:bCs/>
        </w:rPr>
        <w:t>pandemia</w:t>
      </w:r>
      <w:r>
        <w:t xml:space="preserve">, </w:t>
      </w:r>
      <w:r w:rsidR="0046628F">
        <w:t xml:space="preserve">a necessidade de se utilizar uma </w:t>
      </w:r>
      <w:r w:rsidR="0046628F" w:rsidRPr="00BB6D3A">
        <w:rPr>
          <w:b/>
          <w:bCs/>
          <w:i/>
          <w:iCs/>
        </w:rPr>
        <w:t>app</w:t>
      </w:r>
      <w:r w:rsidR="0046628F">
        <w:t xml:space="preserve"> </w:t>
      </w:r>
      <w:r w:rsidR="00C5457F" w:rsidRPr="00BB6D3A">
        <w:rPr>
          <w:b/>
          <w:bCs/>
        </w:rPr>
        <w:t>cresceu</w:t>
      </w:r>
      <w:r w:rsidR="00C5457F">
        <w:t xml:space="preserve"> </w:t>
      </w:r>
      <w:r w:rsidR="00C5457F" w:rsidRPr="00BB6D3A">
        <w:rPr>
          <w:b/>
          <w:bCs/>
        </w:rPr>
        <w:t>exponencialmente</w:t>
      </w:r>
      <w:r w:rsidR="00C5457F">
        <w:t xml:space="preserve"> </w:t>
      </w:r>
      <w:r w:rsidR="00B831EC">
        <w:t xml:space="preserve">sobretudo em áreas como a do </w:t>
      </w:r>
      <w:r w:rsidR="00B831EC" w:rsidRPr="00BB6D3A">
        <w:rPr>
          <w:b/>
          <w:bCs/>
        </w:rPr>
        <w:t>ensino</w:t>
      </w:r>
      <w:r w:rsidR="00B831EC">
        <w:t xml:space="preserve">. </w:t>
      </w:r>
      <w:r w:rsidR="001C1A49">
        <w:t xml:space="preserve">Assim, </w:t>
      </w:r>
      <w:r w:rsidR="0072749E">
        <w:t xml:space="preserve">a </w:t>
      </w:r>
      <w:r w:rsidR="0072749E" w:rsidRPr="00BB6D3A">
        <w:rPr>
          <w:b/>
          <w:bCs/>
          <w:i/>
          <w:iCs/>
        </w:rPr>
        <w:t>Codevision</w:t>
      </w:r>
      <w:r w:rsidR="0072749E">
        <w:t xml:space="preserve"> apostou n</w:t>
      </w:r>
      <w:r w:rsidR="00666740">
        <w:t xml:space="preserve">o </w:t>
      </w:r>
      <w:r w:rsidR="00666740" w:rsidRPr="00BB6D3A">
        <w:rPr>
          <w:b/>
          <w:bCs/>
        </w:rPr>
        <w:t>mercado</w:t>
      </w:r>
      <w:r w:rsidR="00666740">
        <w:t xml:space="preserve"> </w:t>
      </w:r>
      <w:r w:rsidR="00666740" w:rsidRPr="00BB6D3A">
        <w:rPr>
          <w:b/>
          <w:bCs/>
        </w:rPr>
        <w:t>digital</w:t>
      </w:r>
      <w:r w:rsidR="00666740">
        <w:t xml:space="preserve"> sendo favorecida devido ao seu produto ser também </w:t>
      </w:r>
      <w:r w:rsidR="00666740" w:rsidRPr="00BB6D3A">
        <w:rPr>
          <w:b/>
          <w:bCs/>
        </w:rPr>
        <w:t>virtual</w:t>
      </w:r>
      <w:r w:rsidR="00666740">
        <w:t xml:space="preserve">. </w:t>
      </w:r>
    </w:p>
    <w:p w14:paraId="70CC4023" w14:textId="0DF6DD8C" w:rsidR="000660CE" w:rsidRDefault="3979DB0F" w:rsidP="000660CE">
      <w:pPr>
        <w:pStyle w:val="Heading3"/>
      </w:pPr>
      <w:bookmarkStart w:id="127" w:name="_Toc122008370"/>
      <w:bookmarkStart w:id="128" w:name="_Toc122190847"/>
      <w:r>
        <w:t>II.8.5</w:t>
      </w:r>
      <w:r w:rsidR="65938BA3">
        <w:t xml:space="preserve"> KPI´s de gestão de operações de produção</w:t>
      </w:r>
      <w:bookmarkEnd w:id="127"/>
      <w:bookmarkEnd w:id="128"/>
    </w:p>
    <w:p w14:paraId="7DFE144F" w14:textId="4F23028E" w:rsidR="4D8DA47E" w:rsidRDefault="65938BA3" w:rsidP="0E34FBA8">
      <w:pPr>
        <w:ind w:firstLine="720"/>
      </w:pPr>
      <w:r>
        <w:t xml:space="preserve">Quanto as </w:t>
      </w:r>
      <w:r w:rsidRPr="0E34FBA8">
        <w:rPr>
          <w:b/>
          <w:bCs/>
        </w:rPr>
        <w:t xml:space="preserve">KPI´s </w:t>
      </w:r>
      <w:r>
        <w:t>de gest</w:t>
      </w:r>
      <w:r w:rsidR="4023E974">
        <w:t>ã</w:t>
      </w:r>
      <w:r>
        <w:t>o de operações de produção,</w:t>
      </w:r>
      <w:r w:rsidR="164CC99E">
        <w:t xml:space="preserve"> a </w:t>
      </w:r>
      <w:r w:rsidR="164CC99E" w:rsidRPr="0E34FBA8">
        <w:rPr>
          <w:i/>
          <w:iCs/>
        </w:rPr>
        <w:t>Codevision</w:t>
      </w:r>
      <w:r w:rsidR="164CC99E">
        <w:t xml:space="preserve"> utiliza-as </w:t>
      </w:r>
      <w:r w:rsidR="0D078524">
        <w:t xml:space="preserve">para que com as mesmas </w:t>
      </w:r>
      <w:r w:rsidR="0230247E">
        <w:t>consigam</w:t>
      </w:r>
      <w:r w:rsidR="3E29A6F9">
        <w:t xml:space="preserve"> medir o progresso e constatar se chegaram</w:t>
      </w:r>
      <w:r w:rsidR="24C63A99">
        <w:t xml:space="preserve"> efetivamente aos ob</w:t>
      </w:r>
      <w:r w:rsidR="7149F5AB">
        <w:t>jetivos pretendidos.</w:t>
      </w:r>
    </w:p>
    <w:p w14:paraId="1A7EA708" w14:textId="5CB0472F" w:rsidR="0820E005" w:rsidRDefault="0820E005" w:rsidP="0E34FBA8">
      <w:pPr>
        <w:ind w:firstLine="720"/>
        <w:rPr>
          <w:b/>
          <w:bCs/>
        </w:rPr>
      </w:pPr>
      <w:r>
        <w:t xml:space="preserve">As </w:t>
      </w:r>
      <w:r w:rsidRPr="0E34FBA8">
        <w:rPr>
          <w:b/>
          <w:bCs/>
        </w:rPr>
        <w:t>KPI´s</w:t>
      </w:r>
      <w:r w:rsidR="07F0A57A" w:rsidRPr="0E34FBA8">
        <w:rPr>
          <w:b/>
          <w:bCs/>
        </w:rPr>
        <w:t xml:space="preserve"> </w:t>
      </w:r>
      <w:r w:rsidR="07F0A57A">
        <w:t>que a empresa utiliza</w:t>
      </w:r>
      <w:r w:rsidR="68BC009B">
        <w:t xml:space="preserve"> na gestão de operações de produção são:</w:t>
      </w:r>
    </w:p>
    <w:p w14:paraId="00D28793" w14:textId="5FDD6AC4" w:rsidR="68BC009B" w:rsidRDefault="2C537D8A" w:rsidP="0E34FBA8">
      <w:pPr>
        <w:ind w:firstLine="720"/>
        <w:rPr>
          <w:b/>
          <w:bCs/>
        </w:rPr>
      </w:pPr>
      <w:r>
        <w:t>-</w:t>
      </w:r>
      <w:r w:rsidRPr="0E34FBA8">
        <w:rPr>
          <w:b/>
          <w:bCs/>
        </w:rPr>
        <w:t xml:space="preserve">KPI </w:t>
      </w:r>
      <w:r w:rsidR="34E162AD">
        <w:t xml:space="preserve">de nível de serviço sendo a </w:t>
      </w:r>
      <w:r w:rsidR="1107A6A1">
        <w:t>variável</w:t>
      </w:r>
      <w:r w:rsidR="34E162AD">
        <w:t xml:space="preserve"> os clientes.</w:t>
      </w:r>
    </w:p>
    <w:p w14:paraId="6559A91E" w14:textId="66335963" w:rsidR="7BD650EA" w:rsidRDefault="7BD650EA" w:rsidP="0E34FBA8">
      <w:pPr>
        <w:ind w:firstLine="720"/>
      </w:pPr>
      <w:r>
        <w:t>-</w:t>
      </w:r>
      <w:r w:rsidRPr="241E2C8F">
        <w:rPr>
          <w:b/>
          <w:bCs/>
        </w:rPr>
        <w:t>KPI</w:t>
      </w:r>
      <w:r w:rsidR="277D1CF1" w:rsidRPr="241E2C8F">
        <w:rPr>
          <w:b/>
          <w:bCs/>
        </w:rPr>
        <w:t xml:space="preserve"> </w:t>
      </w:r>
      <w:r w:rsidR="277D1CF1">
        <w:t xml:space="preserve">de </w:t>
      </w:r>
      <w:r w:rsidR="077BD009">
        <w:t>eficiência</w:t>
      </w:r>
      <w:r w:rsidR="277D1CF1">
        <w:t>.</w:t>
      </w:r>
    </w:p>
    <w:p w14:paraId="1B03C2D0" w14:textId="138D7CF6" w:rsidR="241E2C8F" w:rsidRDefault="3909A82E" w:rsidP="241E2C8F">
      <w:pPr>
        <w:ind w:firstLine="720"/>
      </w:pPr>
      <w:r>
        <w:t xml:space="preserve">Visto que a empresa só tem um produto que é software, utilizam poucas </w:t>
      </w:r>
      <w:r w:rsidRPr="461011F5">
        <w:rPr>
          <w:b/>
          <w:bCs/>
        </w:rPr>
        <w:t xml:space="preserve">KPI´s </w:t>
      </w:r>
      <w:r>
        <w:t>neste segmento.</w:t>
      </w:r>
    </w:p>
    <w:p w14:paraId="703C1FF4" w14:textId="23A4112C" w:rsidR="0E34FBA8" w:rsidRDefault="0E34FBA8" w:rsidP="0E34FBA8">
      <w:pPr>
        <w:ind w:firstLine="720"/>
      </w:pPr>
    </w:p>
    <w:p w14:paraId="266CD37F" w14:textId="00B2A3EE" w:rsidR="000660CE" w:rsidRDefault="000660CE" w:rsidP="000660CE">
      <w:pPr>
        <w:pStyle w:val="Heading3"/>
      </w:pPr>
      <w:bookmarkStart w:id="129" w:name="_Toc122008371"/>
      <w:bookmarkStart w:id="130" w:name="_Toc122190848"/>
      <w:r>
        <w:t>II.8.6</w:t>
      </w:r>
      <w:r w:rsidR="003B3E5C">
        <w:t xml:space="preserve"> </w:t>
      </w:r>
      <w:r w:rsidR="007E701D">
        <w:t>T</w:t>
      </w:r>
      <w:r w:rsidR="003B3E5C" w:rsidRPr="003B3E5C">
        <w:t>e</w:t>
      </w:r>
      <w:r w:rsidR="007E701D">
        <w:t>c</w:t>
      </w:r>
      <w:r w:rsidR="003B3E5C" w:rsidRPr="003B3E5C">
        <w:t>nologias utilizadas para a recolha e tratamento de dados referentes à gestão das operações de produção</w:t>
      </w:r>
      <w:bookmarkEnd w:id="129"/>
      <w:bookmarkEnd w:id="130"/>
    </w:p>
    <w:p w14:paraId="59D1E1F2" w14:textId="62D3C099" w:rsidR="004D23A7" w:rsidRPr="00BD5802" w:rsidRDefault="004D23A7" w:rsidP="004D23A7">
      <w:r>
        <w:tab/>
      </w:r>
      <w:r w:rsidR="009A53A1">
        <w:t xml:space="preserve">A </w:t>
      </w:r>
      <w:r w:rsidR="00C3310C">
        <w:t>busca</w:t>
      </w:r>
      <w:r w:rsidR="009A53A1">
        <w:t xml:space="preserve"> e o </w:t>
      </w:r>
      <w:r w:rsidR="000659C8">
        <w:t>processamento</w:t>
      </w:r>
      <w:r w:rsidR="009A53A1">
        <w:t xml:space="preserve"> de dados </w:t>
      </w:r>
      <w:r w:rsidR="00232CDE">
        <w:t>é feit</w:t>
      </w:r>
      <w:r w:rsidR="00E00CF5">
        <w:t>a</w:t>
      </w:r>
      <w:r w:rsidR="00232CDE">
        <w:t xml:space="preserve"> </w:t>
      </w:r>
      <w:r w:rsidR="00FA7084">
        <w:t xml:space="preserve">pela própria </w:t>
      </w:r>
      <w:r w:rsidR="00FA7084" w:rsidRPr="00FA7084">
        <w:rPr>
          <w:b/>
          <w:bCs/>
          <w:i/>
          <w:iCs/>
        </w:rPr>
        <w:t>Codev</w:t>
      </w:r>
      <w:r w:rsidR="005464F9">
        <w:rPr>
          <w:b/>
          <w:bCs/>
          <w:i/>
          <w:iCs/>
        </w:rPr>
        <w:t>i</w:t>
      </w:r>
      <w:r w:rsidR="00FA7084" w:rsidRPr="00FA7084">
        <w:rPr>
          <w:b/>
          <w:bCs/>
          <w:i/>
          <w:iCs/>
        </w:rPr>
        <w:t>sion</w:t>
      </w:r>
      <w:r w:rsidR="009A53A1">
        <w:t xml:space="preserve"> </w:t>
      </w:r>
      <w:r w:rsidR="00BD5802">
        <w:t xml:space="preserve">através do website </w:t>
      </w:r>
      <w:r w:rsidR="000659C8">
        <w:t>e/ou</w:t>
      </w:r>
      <w:r w:rsidR="00BD5802">
        <w:t xml:space="preserve"> da aplicação</w:t>
      </w:r>
      <w:r w:rsidR="00FE3EA8">
        <w:t>.</w:t>
      </w:r>
      <w:r w:rsidR="00FE05B6">
        <w:t xml:space="preserve"> </w:t>
      </w:r>
      <w:r w:rsidR="009D4E59">
        <w:t>Isto só se torna possível com o uso</w:t>
      </w:r>
      <w:r w:rsidR="00916B9B">
        <w:t xml:space="preserve"> da Cloud que permite o fácil</w:t>
      </w:r>
      <w:r w:rsidR="00CB28ED">
        <w:t xml:space="preserve"> uso, pela sua </w:t>
      </w:r>
      <w:r w:rsidR="00CB28ED">
        <w:lastRenderedPageBreak/>
        <w:t xml:space="preserve">velocidade, </w:t>
      </w:r>
      <w:r w:rsidR="00C54FA7">
        <w:t>escalabilidade, agilidade e custos reduzidos.</w:t>
      </w:r>
      <w:r w:rsidR="003C40DE">
        <w:t xml:space="preserve"> Portanto</w:t>
      </w:r>
      <w:r w:rsidR="00490E4E">
        <w:t xml:space="preserve"> o</w:t>
      </w:r>
      <w:r w:rsidR="00AF480F">
        <w:t xml:space="preserve"> processo é muito automatizado e </w:t>
      </w:r>
      <w:r w:rsidR="00610613">
        <w:t>dependente</w:t>
      </w:r>
      <w:r w:rsidR="00AF480F">
        <w:t xml:space="preserve"> da Internet</w:t>
      </w:r>
      <w:r w:rsidR="00671B6B">
        <w:t xml:space="preserve"> e</w:t>
      </w:r>
      <w:r w:rsidR="00AF480F">
        <w:t xml:space="preserve"> é por isso que é </w:t>
      </w:r>
      <w:r w:rsidR="007A197E">
        <w:t xml:space="preserve">necessário criar backups </w:t>
      </w:r>
      <w:r w:rsidR="0064699D">
        <w:t>periódicos</w:t>
      </w:r>
      <w:r w:rsidR="007A197E">
        <w:t xml:space="preserve"> </w:t>
      </w:r>
      <w:r w:rsidR="00301376">
        <w:t>para que no caso de houver uma</w:t>
      </w:r>
      <w:r w:rsidR="0064699D">
        <w:t xml:space="preserve"> emergência ou algum problema de rede.</w:t>
      </w:r>
    </w:p>
    <w:p w14:paraId="4902B3C8" w14:textId="77777777" w:rsidR="00F76599" w:rsidRPr="00F76599" w:rsidRDefault="00F76599" w:rsidP="00F76599"/>
    <w:p w14:paraId="4B98184A" w14:textId="2C0FE15D" w:rsidR="000660CE" w:rsidRDefault="000660CE" w:rsidP="000660CE">
      <w:pPr>
        <w:pStyle w:val="Heading3"/>
        <w:rPr>
          <w:bCs/>
        </w:rPr>
      </w:pPr>
      <w:bookmarkStart w:id="131" w:name="_Toc122008372"/>
      <w:bookmarkStart w:id="132" w:name="_Toc122190849"/>
      <w:r>
        <w:t>II.8.7</w:t>
      </w:r>
      <w:r w:rsidR="00F20A61">
        <w:t xml:space="preserve"> </w:t>
      </w:r>
      <w:r w:rsidR="00F20A61">
        <w:rPr>
          <w:bCs/>
        </w:rPr>
        <w:t>E</w:t>
      </w:r>
      <w:r w:rsidR="00F20A61" w:rsidRPr="000641AB">
        <w:rPr>
          <w:bCs/>
        </w:rPr>
        <w:t>xemplos da utilização das tecnologias da Indústria 4.0 nas operações de produção da organização</w:t>
      </w:r>
      <w:bookmarkEnd w:id="131"/>
      <w:bookmarkEnd w:id="132"/>
    </w:p>
    <w:p w14:paraId="19D82D03" w14:textId="77777777" w:rsidR="00F20A61" w:rsidRPr="00F20A61" w:rsidRDefault="00F20A61" w:rsidP="00F20A61"/>
    <w:p w14:paraId="7A9563F4" w14:textId="1FDF72D6" w:rsidR="001809C1" w:rsidRPr="001809C1" w:rsidRDefault="001809C1" w:rsidP="001809C1">
      <w:r>
        <w:tab/>
      </w:r>
      <w:r w:rsidRPr="001809C1">
        <w:t xml:space="preserve">A Indústria 4.0 deu-se pois houve-se a necessidade automatizar processos, não apenas à níveis de fábricas, mas para outras áreas como economia, finanças, educação, entre outros, e hoje mostra-se bem eficiente com a evolução e mostram-se importante, pois fazem processos em segundos, muitas vezes em milissegundos coisas que seriam feitas em horas, dias e as vezes até semanas. Para além de automação de informações, também as novas tecnologias permitem a análise de grande quantidade de dados, bem com a utilização de tecnologias como a </w:t>
      </w:r>
      <w:r w:rsidRPr="001809C1">
        <w:rPr>
          <w:b/>
          <w:bCs/>
          <w:i/>
          <w:iCs/>
        </w:rPr>
        <w:t>IoT</w:t>
      </w:r>
      <w:r w:rsidRPr="001809C1">
        <w:t xml:space="preserve"> (Internet das coisas), a </w:t>
      </w:r>
      <w:r w:rsidRPr="001809C1">
        <w:rPr>
          <w:b/>
          <w:bCs/>
        </w:rPr>
        <w:t>inteligência artificial</w:t>
      </w:r>
      <w:r w:rsidRPr="001809C1">
        <w:t xml:space="preserve">, o </w:t>
      </w:r>
      <w:r w:rsidRPr="001809C1">
        <w:rPr>
          <w:b/>
          <w:bCs/>
          <w:i/>
          <w:iCs/>
        </w:rPr>
        <w:t>big data</w:t>
      </w:r>
      <w:r w:rsidRPr="001809C1">
        <w:t xml:space="preserve">, os </w:t>
      </w:r>
      <w:r w:rsidRPr="001809C1">
        <w:rPr>
          <w:b/>
          <w:bCs/>
        </w:rPr>
        <w:t>sistemas bio eletrónico</w:t>
      </w:r>
      <w:r w:rsidRPr="001809C1">
        <w:t xml:space="preserve">. Com a ajuda destas tecnologias as organizações podem administrar melhor as suas produções, analisar melhor o mercado, bem ver o desempenho da organização em relação aos concorrentes e poder ter uma previsão e ajuda nas tomadas de decisões. A </w:t>
      </w:r>
      <w:r w:rsidR="000848DA">
        <w:rPr>
          <w:b/>
          <w:bCs/>
          <w:i/>
          <w:iCs/>
        </w:rPr>
        <w:t>C</w:t>
      </w:r>
      <w:r w:rsidRPr="001809C1">
        <w:rPr>
          <w:b/>
          <w:bCs/>
          <w:i/>
          <w:iCs/>
        </w:rPr>
        <w:t>odevision</w:t>
      </w:r>
      <w:r w:rsidRPr="001809C1">
        <w:t xml:space="preserve"> permite com que os teus clientes do segmento da área administrativa das escolas façam isso, pois disponibilizam serviços/produtos para que estes clientes façam isso. Mas também a organização a utilização das Tecnologias da Indústria 4.0, uma vez que são uma empresa desenvolvedora de software e prestadora de serviços. </w:t>
      </w:r>
    </w:p>
    <w:p w14:paraId="0093DEAB" w14:textId="6E5B533F" w:rsidR="00FE7847" w:rsidRDefault="00FE7847" w:rsidP="0013144C">
      <w:pPr>
        <w:spacing w:line="240" w:lineRule="auto"/>
        <w:rPr>
          <w:b/>
          <w:bCs/>
        </w:rPr>
      </w:pPr>
      <w:r>
        <w:rPr>
          <w:b/>
          <w:bCs/>
        </w:rPr>
        <w:t>Tecnologias da Indústria 4.0 utilizadas pela organização:</w:t>
      </w:r>
    </w:p>
    <w:p w14:paraId="43D1F46D" w14:textId="77777777" w:rsidR="00FE7847" w:rsidRDefault="00FE7847" w:rsidP="00FE7847">
      <w:pPr>
        <w:spacing w:line="240" w:lineRule="auto"/>
        <w:ind w:firstLine="708"/>
        <w:rPr>
          <w:b/>
          <w:bCs/>
        </w:rPr>
      </w:pPr>
    </w:p>
    <w:p w14:paraId="689ADD2D" w14:textId="77777777" w:rsidR="00FE7847" w:rsidRDefault="00FE7847" w:rsidP="00FE7847">
      <w:pPr>
        <w:spacing w:line="240" w:lineRule="auto"/>
        <w:ind w:firstLine="708"/>
      </w:pPr>
      <w:r>
        <w:rPr>
          <w:b/>
          <w:bCs/>
        </w:rPr>
        <w:t xml:space="preserve">- </w:t>
      </w:r>
      <w:r w:rsidRPr="00182234">
        <w:rPr>
          <w:b/>
          <w:bCs/>
        </w:rPr>
        <w:t>Utilização de clouds</w:t>
      </w:r>
      <w:r>
        <w:rPr>
          <w:b/>
          <w:bCs/>
        </w:rPr>
        <w:t>:</w:t>
      </w:r>
      <w:r>
        <w:t xml:space="preserve"> a empresa utiliza base de dados para guardar dados que são importantes para o funcionamento do sistema, como as informações dos utilizadores, tendo os nomes de utilizadores, o password, a escola que pertence e seu cargo, para saber quais as autorizações de cada utilizador e o que pode. Também se faz o uso de servidores para guardar ficheiros e disponibilizar os serviços de </w:t>
      </w:r>
      <w:r>
        <w:rPr>
          <w:i/>
          <w:iCs/>
        </w:rPr>
        <w:t>API</w:t>
      </w:r>
      <w:r>
        <w:t xml:space="preserve"> que serão acedidos posteriormente pelos utilizadores.</w:t>
      </w:r>
    </w:p>
    <w:p w14:paraId="1823FC04" w14:textId="092868A5" w:rsidR="00FE7847" w:rsidRDefault="00FE7847" w:rsidP="00FE7847">
      <w:pPr>
        <w:spacing w:line="240" w:lineRule="auto"/>
        <w:ind w:firstLine="708"/>
      </w:pPr>
      <w:r w:rsidRPr="009C6B4F">
        <w:rPr>
          <w:b/>
          <w:bCs/>
        </w:rPr>
        <w:t>- Machine Learning e Intelligence Artificial:</w:t>
      </w:r>
      <w:r>
        <w:rPr>
          <w:b/>
          <w:bCs/>
        </w:rPr>
        <w:t xml:space="preserve"> </w:t>
      </w:r>
      <w:r>
        <w:t xml:space="preserve">O uso de Machine Learning, Inteligencia Artificial e bem como Neural Network para análise de dados, tornara-se essencial e importante, pois apresentam resultados em tempo real e ajudam na identificação de erros e problemas antes que seja tarde, as vezes até no </w:t>
      </w:r>
      <w:r w:rsidR="00B420EF">
        <w:t>início</w:t>
      </w:r>
      <w:r>
        <w:t xml:space="preserve"> do problema. Comportamentos anormais e alertas, mas só se torna eficiente quando realmente é aplicada de forma correta e por alguém que tenha conhecimento.</w:t>
      </w:r>
    </w:p>
    <w:p w14:paraId="57DA0ABE" w14:textId="3787D1D0" w:rsidR="003A524B" w:rsidRPr="003A524B" w:rsidRDefault="00FE7847" w:rsidP="00FE7847">
      <w:pPr>
        <w:ind w:firstLine="708"/>
      </w:pPr>
      <w:r>
        <w:rPr>
          <w:b/>
          <w:bCs/>
        </w:rPr>
        <w:t xml:space="preserve">- IoT: </w:t>
      </w:r>
      <w:r>
        <w:t>permitindo representar e guardar dados de objetos, pessoas e informações importantes para o negócio e construir uma conexão entre estas.</w:t>
      </w:r>
    </w:p>
    <w:p w14:paraId="714C49D6" w14:textId="77777777" w:rsidR="000660CE" w:rsidRPr="000660CE" w:rsidRDefault="000660CE" w:rsidP="000660CE"/>
    <w:p w14:paraId="1E25AB94" w14:textId="26340989" w:rsidR="00C811F8" w:rsidRDefault="00C811F8" w:rsidP="00C811F8"/>
    <w:p w14:paraId="05308C2C" w14:textId="76D26B10" w:rsidR="00B731BA" w:rsidRDefault="00B731BA" w:rsidP="00C811F8"/>
    <w:p w14:paraId="14CD13B6" w14:textId="77777777" w:rsidR="00B731BA" w:rsidRPr="00B731BA" w:rsidRDefault="00B731BA" w:rsidP="00C811F8"/>
    <w:p w14:paraId="34CAD381" w14:textId="7CCC796B" w:rsidR="00CD2826" w:rsidRPr="00CD2826" w:rsidRDefault="002E5BDD" w:rsidP="003461A6">
      <w:pPr>
        <w:pStyle w:val="Heading1"/>
        <w:numPr>
          <w:ilvl w:val="0"/>
          <w:numId w:val="2"/>
        </w:numPr>
        <w:jc w:val="left"/>
      </w:pPr>
      <w:r>
        <w:br w:type="page"/>
      </w:r>
    </w:p>
    <w:p w14:paraId="18777C21" w14:textId="77777777" w:rsidR="00B731BA" w:rsidRPr="00B731BA" w:rsidRDefault="00B731BA" w:rsidP="5C3D6D58">
      <w:pPr>
        <w:pStyle w:val="Heading1"/>
        <w:rPr>
          <w:rFonts w:asciiTheme="minorHAnsi" w:hAnsiTheme="minorHAnsi" w:cstheme="minorBidi"/>
        </w:rPr>
      </w:pPr>
      <w:bookmarkStart w:id="133" w:name="_Toc122008373"/>
      <w:bookmarkStart w:id="134" w:name="_Toc122190850"/>
      <w:r>
        <w:lastRenderedPageBreak/>
        <w:t>Parte III – Conclusão</w:t>
      </w:r>
      <w:bookmarkEnd w:id="133"/>
      <w:bookmarkEnd w:id="134"/>
    </w:p>
    <w:p w14:paraId="28544332" w14:textId="77777777" w:rsidR="00964655" w:rsidRPr="002E5BDD" w:rsidRDefault="00964655" w:rsidP="00C811F8">
      <w:pPr>
        <w:rPr>
          <w:rFonts w:eastAsia="Arial Narrow"/>
        </w:rPr>
      </w:pPr>
    </w:p>
    <w:p w14:paraId="43A29F58" w14:textId="63C47263" w:rsidR="002E5BDD" w:rsidRDefault="00CA01E1" w:rsidP="00CA01E1">
      <w:pPr>
        <w:pStyle w:val="Heading2"/>
      </w:pPr>
      <w:bookmarkStart w:id="135" w:name="_Toc122008374"/>
      <w:bookmarkStart w:id="136" w:name="_Toc122190851"/>
      <w:r>
        <w:t>III.1 Conclusão</w:t>
      </w:r>
      <w:bookmarkEnd w:id="135"/>
      <w:bookmarkEnd w:id="136"/>
    </w:p>
    <w:p w14:paraId="7F7C2506" w14:textId="77777777" w:rsidR="00F32C1B" w:rsidRDefault="00B0633A" w:rsidP="0079037A">
      <w:pPr>
        <w:ind w:firstLine="720"/>
      </w:pPr>
      <w:r>
        <w:t>Em suma, este trabalho permitiu-nos</w:t>
      </w:r>
      <w:r w:rsidR="0079037A">
        <w:t xml:space="preserve"> </w:t>
      </w:r>
      <w:r w:rsidR="0079037A" w:rsidRPr="00F32C1B">
        <w:rPr>
          <w:b/>
          <w:bCs/>
        </w:rPr>
        <w:t>aprender</w:t>
      </w:r>
      <w:r w:rsidR="0079037A">
        <w:t>,</w:t>
      </w:r>
      <w:r w:rsidR="0041750D">
        <w:t xml:space="preserve"> </w:t>
      </w:r>
      <w:r w:rsidR="004E0B5A">
        <w:t xml:space="preserve">não só </w:t>
      </w:r>
      <w:r w:rsidR="0041750D">
        <w:t xml:space="preserve">a forma como uma empresa </w:t>
      </w:r>
      <w:r w:rsidR="004E0B5A">
        <w:t xml:space="preserve">de uma área ligada ao nosso </w:t>
      </w:r>
      <w:r w:rsidR="004E0B5A" w:rsidRPr="00F32C1B">
        <w:rPr>
          <w:b/>
          <w:bCs/>
        </w:rPr>
        <w:t>curs</w:t>
      </w:r>
      <w:r w:rsidR="0079037A" w:rsidRPr="00F32C1B">
        <w:rPr>
          <w:b/>
          <w:bCs/>
        </w:rPr>
        <w:t>o</w:t>
      </w:r>
      <w:r w:rsidR="0079037A">
        <w:t xml:space="preserve"> </w:t>
      </w:r>
      <w:r w:rsidR="0079037A" w:rsidRPr="00F32C1B">
        <w:rPr>
          <w:b/>
          <w:bCs/>
        </w:rPr>
        <w:t>trabalha</w:t>
      </w:r>
      <w:r w:rsidR="0079037A">
        <w:t xml:space="preserve"> e quais são as suas </w:t>
      </w:r>
      <w:r w:rsidR="0079037A" w:rsidRPr="00F32C1B">
        <w:rPr>
          <w:b/>
          <w:bCs/>
        </w:rPr>
        <w:t>dinâmicas</w:t>
      </w:r>
      <w:r w:rsidR="0079037A">
        <w:t xml:space="preserve">, mas também </w:t>
      </w:r>
      <w:r w:rsidR="00AC4DF9" w:rsidRPr="00F32C1B">
        <w:rPr>
          <w:b/>
          <w:bCs/>
        </w:rPr>
        <w:t>fortalecer</w:t>
      </w:r>
      <w:r w:rsidR="00AC4DF9">
        <w:t xml:space="preserve"> a</w:t>
      </w:r>
      <w:r w:rsidR="00714EF0">
        <w:t xml:space="preserve"> </w:t>
      </w:r>
      <w:r w:rsidR="00714EF0" w:rsidRPr="00F32C1B">
        <w:rPr>
          <w:b/>
          <w:bCs/>
        </w:rPr>
        <w:t>comunicação</w:t>
      </w:r>
      <w:r w:rsidR="00AC4DF9">
        <w:t xml:space="preserve"> e </w:t>
      </w:r>
      <w:r w:rsidR="00AC4DF9" w:rsidRPr="00F32C1B">
        <w:rPr>
          <w:b/>
          <w:bCs/>
        </w:rPr>
        <w:t>métodos</w:t>
      </w:r>
      <w:r w:rsidR="00AC4DF9">
        <w:t xml:space="preserve"> de </w:t>
      </w:r>
      <w:r w:rsidR="00AC4DF9" w:rsidRPr="00F32C1B">
        <w:rPr>
          <w:b/>
          <w:bCs/>
        </w:rPr>
        <w:t>trabalho</w:t>
      </w:r>
      <w:r w:rsidR="00AC4DF9">
        <w:t xml:space="preserve"> do </w:t>
      </w:r>
      <w:r w:rsidR="00AC4DF9" w:rsidRPr="00F32C1B">
        <w:rPr>
          <w:b/>
          <w:bCs/>
        </w:rPr>
        <w:t>grupo</w:t>
      </w:r>
      <w:r w:rsidR="00AC4DF9">
        <w:t xml:space="preserve">. </w:t>
      </w:r>
      <w:r w:rsidR="0028200D">
        <w:tab/>
      </w:r>
    </w:p>
    <w:p w14:paraId="691CD3CF" w14:textId="77777777" w:rsidR="00304EA0" w:rsidRDefault="001635F4" w:rsidP="0079037A">
      <w:pPr>
        <w:ind w:firstLine="720"/>
      </w:pPr>
      <w:r>
        <w:t>De facto, utilizamos o</w:t>
      </w:r>
      <w:r w:rsidR="002E364F">
        <w:t xml:space="preserve">s </w:t>
      </w:r>
      <w:r w:rsidR="002E364F" w:rsidRPr="00F32C1B">
        <w:rPr>
          <w:b/>
          <w:bCs/>
        </w:rPr>
        <w:t>documentos</w:t>
      </w:r>
      <w:r w:rsidR="002E364F">
        <w:t xml:space="preserve"> </w:t>
      </w:r>
      <w:r w:rsidR="007849A3">
        <w:t xml:space="preserve">fornecidos pelos </w:t>
      </w:r>
      <w:r w:rsidR="007849A3" w:rsidRPr="00F32C1B">
        <w:rPr>
          <w:b/>
          <w:bCs/>
        </w:rPr>
        <w:t>professores</w:t>
      </w:r>
      <w:r w:rsidR="007849A3">
        <w:t xml:space="preserve"> como </w:t>
      </w:r>
      <w:r w:rsidR="007849A3" w:rsidRPr="00F32C1B">
        <w:rPr>
          <w:b/>
          <w:bCs/>
        </w:rPr>
        <w:t>suporte</w:t>
      </w:r>
      <w:r w:rsidR="007849A3">
        <w:t xml:space="preserve"> </w:t>
      </w:r>
      <w:r w:rsidR="00760919">
        <w:t xml:space="preserve">ao trabalho: </w:t>
      </w:r>
      <w:r w:rsidR="00857A8F">
        <w:t xml:space="preserve">documento </w:t>
      </w:r>
      <w:r w:rsidR="00857A8F" w:rsidRPr="00F32C1B">
        <w:rPr>
          <w:b/>
          <w:bCs/>
          <w:i/>
          <w:iCs/>
        </w:rPr>
        <w:t>W</w:t>
      </w:r>
      <w:r w:rsidR="00760919" w:rsidRPr="00F32C1B">
        <w:rPr>
          <w:b/>
          <w:bCs/>
          <w:i/>
          <w:iCs/>
        </w:rPr>
        <w:t>ord</w:t>
      </w:r>
      <w:r w:rsidR="00760919">
        <w:t xml:space="preserve"> com o </w:t>
      </w:r>
      <w:r w:rsidR="00760919" w:rsidRPr="00F32C1B">
        <w:rPr>
          <w:b/>
          <w:bCs/>
        </w:rPr>
        <w:t>formato</w:t>
      </w:r>
      <w:r w:rsidR="00760919">
        <w:t xml:space="preserve"> a ser </w:t>
      </w:r>
      <w:r w:rsidR="00760919" w:rsidRPr="00F32C1B">
        <w:rPr>
          <w:b/>
          <w:bCs/>
        </w:rPr>
        <w:t>utilizado</w:t>
      </w:r>
      <w:r w:rsidR="00760919">
        <w:t xml:space="preserve">, </w:t>
      </w:r>
      <w:r w:rsidR="00857A8F">
        <w:t xml:space="preserve">documento </w:t>
      </w:r>
      <w:r w:rsidR="00857A8F" w:rsidRPr="00F32C1B">
        <w:rPr>
          <w:b/>
          <w:bCs/>
          <w:i/>
          <w:iCs/>
        </w:rPr>
        <w:t>Excel</w:t>
      </w:r>
      <w:r w:rsidR="00857A8F">
        <w:t xml:space="preserve"> com os </w:t>
      </w:r>
      <w:r w:rsidR="00857A8F" w:rsidRPr="00F32C1B">
        <w:rPr>
          <w:b/>
          <w:bCs/>
        </w:rPr>
        <w:t>tópicos</w:t>
      </w:r>
      <w:r w:rsidR="00857A8F">
        <w:t xml:space="preserve"> a aprofundar e todos os </w:t>
      </w:r>
      <w:r w:rsidR="00857A8F" w:rsidRPr="00F32C1B">
        <w:rPr>
          <w:b/>
          <w:bCs/>
        </w:rPr>
        <w:t>documentos</w:t>
      </w:r>
      <w:r w:rsidR="00857A8F">
        <w:t xml:space="preserve"> presentes no </w:t>
      </w:r>
      <w:r w:rsidR="00857A8F" w:rsidRPr="00F32C1B">
        <w:rPr>
          <w:b/>
          <w:bCs/>
          <w:i/>
          <w:iCs/>
        </w:rPr>
        <w:t>Moodle</w:t>
      </w:r>
      <w:r w:rsidR="00857A8F">
        <w:t xml:space="preserve"> com </w:t>
      </w:r>
      <w:r w:rsidR="00BB1687">
        <w:t xml:space="preserve">os </w:t>
      </w:r>
      <w:r w:rsidR="00BB1687" w:rsidRPr="00F32C1B">
        <w:rPr>
          <w:b/>
          <w:bCs/>
        </w:rPr>
        <w:t>pontos</w:t>
      </w:r>
      <w:r w:rsidR="00BB1687">
        <w:t xml:space="preserve"> a serem </w:t>
      </w:r>
      <w:r w:rsidR="00BB1687" w:rsidRPr="00F32C1B">
        <w:rPr>
          <w:b/>
          <w:bCs/>
        </w:rPr>
        <w:t>abordados</w:t>
      </w:r>
      <w:r w:rsidR="00BB1687">
        <w:t xml:space="preserve">. </w:t>
      </w:r>
      <w:r w:rsidR="00567FAC">
        <w:t xml:space="preserve">De </w:t>
      </w:r>
      <w:r w:rsidR="00567FAC" w:rsidRPr="00F32C1B">
        <w:rPr>
          <w:b/>
          <w:bCs/>
        </w:rPr>
        <w:t>realçar</w:t>
      </w:r>
      <w:r w:rsidR="00567FAC">
        <w:t xml:space="preserve"> que </w:t>
      </w:r>
      <w:r w:rsidR="00B273BB">
        <w:t xml:space="preserve">grande parte da </w:t>
      </w:r>
      <w:r w:rsidR="00B273BB" w:rsidRPr="00F32C1B">
        <w:rPr>
          <w:b/>
          <w:bCs/>
        </w:rPr>
        <w:t>informação</w:t>
      </w:r>
      <w:r w:rsidR="00B273BB">
        <w:t xml:space="preserve"> </w:t>
      </w:r>
      <w:r w:rsidR="004E6284">
        <w:t xml:space="preserve">contida neste trabalho </w:t>
      </w:r>
      <w:r w:rsidR="006D797C">
        <w:t xml:space="preserve">é proveniente das </w:t>
      </w:r>
      <w:r w:rsidR="00203447">
        <w:t xml:space="preserve">três </w:t>
      </w:r>
      <w:r w:rsidR="00203447" w:rsidRPr="00F32C1B">
        <w:rPr>
          <w:b/>
          <w:bCs/>
        </w:rPr>
        <w:t>reuniões</w:t>
      </w:r>
      <w:r w:rsidR="00203447">
        <w:t xml:space="preserve"> que o nosso grupo</w:t>
      </w:r>
      <w:r w:rsidR="00990BD8">
        <w:t xml:space="preserve"> realizou com a </w:t>
      </w:r>
      <w:r w:rsidR="00990BD8" w:rsidRPr="00F32C1B">
        <w:rPr>
          <w:b/>
          <w:bCs/>
          <w:i/>
          <w:iCs/>
        </w:rPr>
        <w:t>Codevision</w:t>
      </w:r>
      <w:r w:rsidR="003E7FB3">
        <w:t xml:space="preserve">. </w:t>
      </w:r>
      <w:r w:rsidR="00C64FB0">
        <w:t xml:space="preserve">Sem dúvida que </w:t>
      </w:r>
      <w:r w:rsidR="00A732C6">
        <w:t xml:space="preserve">a </w:t>
      </w:r>
      <w:r w:rsidR="00A732C6" w:rsidRPr="00F32C1B">
        <w:rPr>
          <w:b/>
          <w:bCs/>
        </w:rPr>
        <w:t>comunicação</w:t>
      </w:r>
      <w:r w:rsidR="00A732C6">
        <w:t xml:space="preserve"> entre o</w:t>
      </w:r>
      <w:r w:rsidR="00871BBB">
        <w:t xml:space="preserve">s quatro elementos </w:t>
      </w:r>
      <w:r w:rsidR="00A732C6">
        <w:t xml:space="preserve">foi uma </w:t>
      </w:r>
      <w:r w:rsidR="00A732C6" w:rsidRPr="00F32C1B">
        <w:rPr>
          <w:b/>
          <w:bCs/>
        </w:rPr>
        <w:t>boa prática</w:t>
      </w:r>
      <w:r w:rsidR="00A732C6">
        <w:t xml:space="preserve"> </w:t>
      </w:r>
      <w:r w:rsidR="00A732C6" w:rsidRPr="00F32C1B">
        <w:rPr>
          <w:b/>
          <w:bCs/>
        </w:rPr>
        <w:t>fundamental</w:t>
      </w:r>
      <w:r w:rsidR="00A732C6">
        <w:t xml:space="preserve"> na realização deste </w:t>
      </w:r>
      <w:r w:rsidR="00A732C6" w:rsidRPr="00F32C1B">
        <w:rPr>
          <w:b/>
          <w:bCs/>
        </w:rPr>
        <w:t>relatório</w:t>
      </w:r>
      <w:r w:rsidR="001720DE">
        <w:t xml:space="preserve">. </w:t>
      </w:r>
      <w:r w:rsidR="00871BBB">
        <w:t xml:space="preserve">Ainda assim, </w:t>
      </w:r>
      <w:r w:rsidR="000E2BE6">
        <w:t xml:space="preserve">notamos outras boas práticas como: </w:t>
      </w:r>
      <w:r w:rsidR="000E2BE6" w:rsidRPr="00F32C1B">
        <w:rPr>
          <w:b/>
          <w:bCs/>
        </w:rPr>
        <w:t>divisão do trabalho</w:t>
      </w:r>
      <w:r w:rsidR="000E2BE6">
        <w:t xml:space="preserve"> e </w:t>
      </w:r>
      <w:r w:rsidR="00D02AB2">
        <w:t xml:space="preserve">consequente </w:t>
      </w:r>
      <w:r w:rsidR="00D02AB2" w:rsidRPr="00F32C1B">
        <w:rPr>
          <w:b/>
          <w:bCs/>
        </w:rPr>
        <w:t>realização</w:t>
      </w:r>
      <w:r w:rsidR="00D02AB2">
        <w:t xml:space="preserve"> do mesmo com </w:t>
      </w:r>
      <w:r w:rsidR="00D02AB2" w:rsidRPr="00F32C1B">
        <w:rPr>
          <w:b/>
          <w:bCs/>
        </w:rPr>
        <w:t>antecedência</w:t>
      </w:r>
      <w:r w:rsidR="00A76A50">
        <w:t>;</w:t>
      </w:r>
      <w:r w:rsidR="00D02AB2">
        <w:t xml:space="preserve"> </w:t>
      </w:r>
      <w:r w:rsidR="00683653" w:rsidRPr="00F32C1B">
        <w:rPr>
          <w:b/>
          <w:bCs/>
        </w:rPr>
        <w:t>elaboração</w:t>
      </w:r>
      <w:r w:rsidR="00683653">
        <w:t xml:space="preserve"> de uma sequência de </w:t>
      </w:r>
      <w:r w:rsidR="00683653" w:rsidRPr="00F32C1B">
        <w:rPr>
          <w:b/>
          <w:bCs/>
        </w:rPr>
        <w:t>perguntas</w:t>
      </w:r>
      <w:r w:rsidR="00683653">
        <w:t xml:space="preserve"> enviadas à </w:t>
      </w:r>
      <w:r w:rsidR="00683653" w:rsidRPr="00F32C1B">
        <w:rPr>
          <w:b/>
          <w:bCs/>
        </w:rPr>
        <w:t>empresa</w:t>
      </w:r>
      <w:r w:rsidR="00683653">
        <w:t xml:space="preserve"> </w:t>
      </w:r>
      <w:r w:rsidR="003044B4">
        <w:t xml:space="preserve">como forma de </w:t>
      </w:r>
      <w:r w:rsidR="003044B4" w:rsidRPr="00F32C1B">
        <w:rPr>
          <w:b/>
          <w:bCs/>
        </w:rPr>
        <w:t>preparação</w:t>
      </w:r>
      <w:r w:rsidR="003044B4">
        <w:t xml:space="preserve"> de</w:t>
      </w:r>
      <w:r w:rsidR="00952F7C">
        <w:t xml:space="preserve">sta última </w:t>
      </w:r>
      <w:r w:rsidR="00B65901">
        <w:t>evitando</w:t>
      </w:r>
      <w:r w:rsidR="00030954">
        <w:t xml:space="preserve"> </w:t>
      </w:r>
      <w:r w:rsidR="009F731B" w:rsidRPr="00F32C1B">
        <w:rPr>
          <w:b/>
          <w:bCs/>
        </w:rPr>
        <w:t>paragens</w:t>
      </w:r>
      <w:r w:rsidR="009F731B">
        <w:t xml:space="preserve"> e </w:t>
      </w:r>
      <w:r w:rsidR="009F731B" w:rsidRPr="00F32C1B">
        <w:rPr>
          <w:b/>
          <w:bCs/>
        </w:rPr>
        <w:t>questões</w:t>
      </w:r>
      <w:r w:rsidR="009F731B">
        <w:t xml:space="preserve"> inesperadas</w:t>
      </w:r>
      <w:r w:rsidR="00304EA0">
        <w:t xml:space="preserve"> durante as reuniões</w:t>
      </w:r>
      <w:r w:rsidR="007966C6">
        <w:t xml:space="preserve">; </w:t>
      </w:r>
      <w:r w:rsidR="000231C2">
        <w:t xml:space="preserve">boa </w:t>
      </w:r>
      <w:r w:rsidR="000231C2" w:rsidRPr="00304EA0">
        <w:rPr>
          <w:b/>
          <w:bCs/>
        </w:rPr>
        <w:t>conciliação</w:t>
      </w:r>
      <w:r w:rsidR="000231C2">
        <w:t xml:space="preserve"> do </w:t>
      </w:r>
      <w:r w:rsidR="000231C2" w:rsidRPr="00304EA0">
        <w:rPr>
          <w:b/>
          <w:bCs/>
        </w:rPr>
        <w:t>trabalho</w:t>
      </w:r>
      <w:r w:rsidR="000231C2">
        <w:t xml:space="preserve"> com as restantes </w:t>
      </w:r>
      <w:r w:rsidR="000231C2" w:rsidRPr="00304EA0">
        <w:rPr>
          <w:b/>
          <w:bCs/>
        </w:rPr>
        <w:t>disciplinas</w:t>
      </w:r>
      <w:r w:rsidR="000231C2">
        <w:t xml:space="preserve"> e </w:t>
      </w:r>
      <w:r w:rsidR="000231C2" w:rsidRPr="00304EA0">
        <w:rPr>
          <w:b/>
          <w:bCs/>
        </w:rPr>
        <w:t>trabalhos</w:t>
      </w:r>
      <w:r w:rsidR="000231C2">
        <w:t xml:space="preserve"> a serem feitos. </w:t>
      </w:r>
    </w:p>
    <w:p w14:paraId="02653C46" w14:textId="6ECE4FD7" w:rsidR="00CA01E1" w:rsidRDefault="002E613F" w:rsidP="0079037A">
      <w:pPr>
        <w:ind w:firstLine="720"/>
      </w:pPr>
      <w:r>
        <w:t xml:space="preserve">O grupo considera que </w:t>
      </w:r>
      <w:r w:rsidR="004A3136">
        <w:t xml:space="preserve">a </w:t>
      </w:r>
      <w:r w:rsidR="004A3136" w:rsidRPr="00304EA0">
        <w:rPr>
          <w:b/>
          <w:bCs/>
        </w:rPr>
        <w:t>comunicação</w:t>
      </w:r>
      <w:r w:rsidR="004A3136">
        <w:t xml:space="preserve"> e a </w:t>
      </w:r>
      <w:r w:rsidR="004A3136" w:rsidRPr="00304EA0">
        <w:rPr>
          <w:b/>
          <w:bCs/>
        </w:rPr>
        <w:t>realização</w:t>
      </w:r>
      <w:r w:rsidR="004A3136">
        <w:t xml:space="preserve"> do trabalho com </w:t>
      </w:r>
      <w:r w:rsidR="004A3136" w:rsidRPr="00304EA0">
        <w:rPr>
          <w:b/>
          <w:bCs/>
        </w:rPr>
        <w:t>antecedência</w:t>
      </w:r>
      <w:r w:rsidR="004A3136">
        <w:t xml:space="preserve"> são os pontos mais </w:t>
      </w:r>
      <w:r w:rsidR="004A3136" w:rsidRPr="00304EA0">
        <w:rPr>
          <w:b/>
          <w:bCs/>
        </w:rPr>
        <w:t>importantes</w:t>
      </w:r>
      <w:r w:rsidR="004A3136">
        <w:t xml:space="preserve"> </w:t>
      </w:r>
      <w:r w:rsidR="00424441">
        <w:t xml:space="preserve">para o </w:t>
      </w:r>
      <w:r w:rsidR="00424441" w:rsidRPr="00304EA0">
        <w:rPr>
          <w:b/>
          <w:bCs/>
        </w:rPr>
        <w:t>sucesso</w:t>
      </w:r>
      <w:r w:rsidR="00424441">
        <w:t xml:space="preserve"> </w:t>
      </w:r>
      <w:r w:rsidR="00100147">
        <w:t xml:space="preserve">deste mesmo. </w:t>
      </w:r>
      <w:r w:rsidR="00C40110">
        <w:t xml:space="preserve">No </w:t>
      </w:r>
      <w:r w:rsidR="00C40110" w:rsidRPr="00C40110">
        <w:rPr>
          <w:b/>
          <w:bCs/>
        </w:rPr>
        <w:t>futuro</w:t>
      </w:r>
      <w:r w:rsidR="00C40110">
        <w:t xml:space="preserve">, e para outros trabalhos, </w:t>
      </w:r>
      <w:r w:rsidR="00C23B81">
        <w:t>estamos em crer que</w:t>
      </w:r>
      <w:r w:rsidR="00C60E67">
        <w:t xml:space="preserve">, no que toca à </w:t>
      </w:r>
      <w:r w:rsidR="00C60E67" w:rsidRPr="00304EA0">
        <w:rPr>
          <w:b/>
          <w:bCs/>
        </w:rPr>
        <w:t>empresa</w:t>
      </w:r>
      <w:r w:rsidR="00C60E67">
        <w:t xml:space="preserve">, </w:t>
      </w:r>
      <w:r w:rsidR="00B85E71">
        <w:t xml:space="preserve">os </w:t>
      </w:r>
      <w:r w:rsidR="00B85E71" w:rsidRPr="00C40110">
        <w:rPr>
          <w:b/>
          <w:bCs/>
        </w:rPr>
        <w:t>pedidos</w:t>
      </w:r>
      <w:r w:rsidR="00B85E71">
        <w:t xml:space="preserve"> de </w:t>
      </w:r>
      <w:r w:rsidR="00B85E71" w:rsidRPr="00C40110">
        <w:rPr>
          <w:b/>
          <w:bCs/>
        </w:rPr>
        <w:t>documentos</w:t>
      </w:r>
      <w:r w:rsidR="00B85E71">
        <w:t xml:space="preserve"> devem ser feitos com uma </w:t>
      </w:r>
      <w:r w:rsidR="00B85E71" w:rsidRPr="00C40110">
        <w:rPr>
          <w:b/>
          <w:bCs/>
        </w:rPr>
        <w:t>larga</w:t>
      </w:r>
      <w:r w:rsidR="00B85E71">
        <w:t xml:space="preserve"> </w:t>
      </w:r>
      <w:r w:rsidR="00B85E71" w:rsidRPr="00C40110">
        <w:rPr>
          <w:b/>
          <w:bCs/>
        </w:rPr>
        <w:t>margem</w:t>
      </w:r>
      <w:r w:rsidR="00B85E71">
        <w:t xml:space="preserve"> de tempo </w:t>
      </w:r>
      <w:r w:rsidR="0094655B">
        <w:t xml:space="preserve">de forma a se evitarem </w:t>
      </w:r>
      <w:r w:rsidR="0094655B" w:rsidRPr="00C40110">
        <w:rPr>
          <w:b/>
          <w:bCs/>
        </w:rPr>
        <w:t>atrasos</w:t>
      </w:r>
      <w:r w:rsidR="0094655B">
        <w:t xml:space="preserve"> e</w:t>
      </w:r>
      <w:r w:rsidR="00DE473B">
        <w:t xml:space="preserve">, </w:t>
      </w:r>
      <w:r w:rsidR="00DE473B" w:rsidRPr="00C40110">
        <w:rPr>
          <w:b/>
          <w:bCs/>
        </w:rPr>
        <w:t>consequentemente</w:t>
      </w:r>
      <w:r w:rsidR="00DE473B">
        <w:t xml:space="preserve">, </w:t>
      </w:r>
      <w:r w:rsidR="00921055">
        <w:t xml:space="preserve">a não </w:t>
      </w:r>
      <w:r w:rsidR="00921055" w:rsidRPr="00921055">
        <w:rPr>
          <w:b/>
          <w:bCs/>
        </w:rPr>
        <w:t>conclusão</w:t>
      </w:r>
      <w:r w:rsidR="00921055">
        <w:t xml:space="preserve"> d</w:t>
      </w:r>
      <w:r w:rsidR="00DE473B">
        <w:t xml:space="preserve">o trabalho. </w:t>
      </w:r>
    </w:p>
    <w:p w14:paraId="487B2B53" w14:textId="3839E0E5" w:rsidR="00CA01E1" w:rsidRDefault="00CA01E1" w:rsidP="00C811F8"/>
    <w:p w14:paraId="1F757E72" w14:textId="195E360F" w:rsidR="00CA01E1" w:rsidRDefault="00CA01E1" w:rsidP="00CA01E1">
      <w:pPr>
        <w:pStyle w:val="Heading2"/>
      </w:pPr>
      <w:bookmarkStart w:id="137" w:name="_Toc122008375"/>
      <w:bookmarkStart w:id="138" w:name="_Toc122190852"/>
      <w:r>
        <w:t>III.2 Sugestões de melhoria</w:t>
      </w:r>
      <w:bookmarkEnd w:id="137"/>
      <w:bookmarkEnd w:id="138"/>
    </w:p>
    <w:p w14:paraId="6FC2B16A" w14:textId="342380A6" w:rsidR="009E1EF5" w:rsidRPr="002249F2" w:rsidRDefault="009E1EF5" w:rsidP="00182FAF">
      <w:pPr>
        <w:ind w:firstLine="720"/>
      </w:pPr>
      <w:r>
        <w:t xml:space="preserve">A </w:t>
      </w:r>
      <w:r w:rsidR="00DC0858" w:rsidRPr="00DC0858">
        <w:rPr>
          <w:b/>
          <w:bCs/>
          <w:i/>
          <w:iCs/>
        </w:rPr>
        <w:t>C</w:t>
      </w:r>
      <w:r w:rsidRPr="000B6869">
        <w:rPr>
          <w:b/>
          <w:bCs/>
          <w:i/>
          <w:iCs/>
        </w:rPr>
        <w:t>odevision</w:t>
      </w:r>
      <w:r w:rsidR="002249F2">
        <w:rPr>
          <w:b/>
          <w:bCs/>
        </w:rPr>
        <w:t xml:space="preserve"> </w:t>
      </w:r>
      <w:r w:rsidR="00656FC9">
        <w:t>atualmente está a passar por reestruturação</w:t>
      </w:r>
      <w:r w:rsidR="00542F30">
        <w:t>, sendo agora um bom momento para receber sugestões de melhoria</w:t>
      </w:r>
      <w:r w:rsidR="00133D5D">
        <w:t>,</w:t>
      </w:r>
      <w:r w:rsidR="00656FC9">
        <w:t xml:space="preserve"> </w:t>
      </w:r>
      <w:r w:rsidR="007E3DF6">
        <w:t xml:space="preserve">no qual </w:t>
      </w:r>
      <w:r w:rsidR="00CF507C">
        <w:t>pretendem que o organograma fique mais achatad</w:t>
      </w:r>
      <w:r w:rsidR="00BB5E21">
        <w:t>o</w:t>
      </w:r>
      <w:r w:rsidR="00CF507C">
        <w:t xml:space="preserve"> dando assim maior agilidade </w:t>
      </w:r>
      <w:r w:rsidR="0042726D">
        <w:t>a</w:t>
      </w:r>
      <w:r w:rsidR="00CF507C">
        <w:t xml:space="preserve"> respostas </w:t>
      </w:r>
      <w:r w:rsidR="000167FC">
        <w:t>a</w:t>
      </w:r>
      <w:r w:rsidR="00CF507C">
        <w:t xml:space="preserve"> dificuldades</w:t>
      </w:r>
      <w:r w:rsidR="001657D8">
        <w:t xml:space="preserve">, problemas e novas soluções que venham a </w:t>
      </w:r>
      <w:r w:rsidR="0042726D">
        <w:t>surgir</w:t>
      </w:r>
      <w:r w:rsidR="001657D8">
        <w:t>.</w:t>
      </w:r>
      <w:r w:rsidR="002817AE">
        <w:t xml:space="preserve"> </w:t>
      </w:r>
    </w:p>
    <w:p w14:paraId="66D160B2" w14:textId="1C1DF57F" w:rsidR="00182FAF" w:rsidRDefault="00E87789" w:rsidP="00182FAF">
      <w:pPr>
        <w:ind w:firstLine="720"/>
      </w:pPr>
      <w:r>
        <w:t xml:space="preserve">Um dos </w:t>
      </w:r>
      <w:r w:rsidR="00F449B2">
        <w:t>aspetos</w:t>
      </w:r>
      <w:r>
        <w:t xml:space="preserve"> em que a </w:t>
      </w:r>
      <w:r w:rsidRPr="00F856F2">
        <w:rPr>
          <w:b/>
          <w:bCs/>
          <w:i/>
          <w:iCs/>
        </w:rPr>
        <w:t>Codevision</w:t>
      </w:r>
      <w:r w:rsidR="00F449B2">
        <w:t xml:space="preserve"> pode melhor seria e</w:t>
      </w:r>
      <w:r w:rsidR="00220B65">
        <w:t xml:space="preserve">xpandir a sua presença no mercado </w:t>
      </w:r>
      <w:r w:rsidR="00A22D08">
        <w:t>para conseguir atingir</w:t>
      </w:r>
      <w:r w:rsidR="00AD6BCF">
        <w:t xml:space="preserve"> ainda</w:t>
      </w:r>
      <w:r w:rsidR="00012E54">
        <w:t xml:space="preserve"> </w:t>
      </w:r>
      <w:r w:rsidR="00A22D08">
        <w:t xml:space="preserve">mais clientes </w:t>
      </w:r>
      <w:r w:rsidR="00C248C5">
        <w:t xml:space="preserve">o que </w:t>
      </w:r>
      <w:r w:rsidR="000C0416">
        <w:t xml:space="preserve">começou </w:t>
      </w:r>
      <w:r w:rsidR="00182FAF">
        <w:t xml:space="preserve">a ser feito </w:t>
      </w:r>
      <w:r w:rsidR="008B54AA">
        <w:t>recentemente</w:t>
      </w:r>
      <w:r w:rsidR="00012E54">
        <w:t>,</w:t>
      </w:r>
      <w:r w:rsidR="008B54AA">
        <w:t xml:space="preserve"> mostra</w:t>
      </w:r>
      <w:r w:rsidR="00BB5E21">
        <w:t>ndo</w:t>
      </w:r>
      <w:r w:rsidR="008B54AA">
        <w:t xml:space="preserve"> </w:t>
      </w:r>
      <w:r w:rsidR="00DE2345">
        <w:t>um certo nível de flexibilidade por parte d</w:t>
      </w:r>
      <w:r w:rsidR="008B54AA">
        <w:t>a empresa</w:t>
      </w:r>
      <w:r w:rsidR="00BB5E21">
        <w:t xml:space="preserve"> </w:t>
      </w:r>
      <w:r w:rsidR="00DE2345">
        <w:t>porque</w:t>
      </w:r>
      <w:r w:rsidR="008B54AA">
        <w:t xml:space="preserve"> estará sempre </w:t>
      </w:r>
      <w:r w:rsidR="00F31402">
        <w:t xml:space="preserve">disposta </w:t>
      </w:r>
      <w:r w:rsidR="008B54AA">
        <w:t xml:space="preserve">a </w:t>
      </w:r>
      <w:r w:rsidR="008B54AA">
        <w:lastRenderedPageBreak/>
        <w:t>adaptar</w:t>
      </w:r>
      <w:r w:rsidR="00012E54">
        <w:t xml:space="preserve"> ao </w:t>
      </w:r>
      <w:r w:rsidR="00DE3310">
        <w:t>“</w:t>
      </w:r>
      <w:r w:rsidR="00012E54">
        <w:t>exterior</w:t>
      </w:r>
      <w:r w:rsidR="00DE3310">
        <w:t>”</w:t>
      </w:r>
      <w:r w:rsidR="00012E54">
        <w:t>.</w:t>
      </w:r>
      <w:r w:rsidR="00027225">
        <w:t xml:space="preserve"> </w:t>
      </w:r>
      <w:r w:rsidR="00A62643">
        <w:t>Também poderia haver u</w:t>
      </w:r>
      <w:r w:rsidR="00F24787">
        <w:t xml:space="preserve">m maior investimento no marketing </w:t>
      </w:r>
      <w:r w:rsidR="00572449">
        <w:t>da organização, pois pelo que se percebe</w:t>
      </w:r>
      <w:r w:rsidR="00A62643">
        <w:t>,</w:t>
      </w:r>
      <w:r w:rsidR="00572449">
        <w:t xml:space="preserve"> apesar de ser um nome forte no mercado e ser um</w:t>
      </w:r>
      <w:r w:rsidR="000B6869">
        <w:t>a</w:t>
      </w:r>
      <w:r w:rsidR="00572449">
        <w:t xml:space="preserve"> referência</w:t>
      </w:r>
      <w:r w:rsidR="006368CE">
        <w:t xml:space="preserve">, ainda luta pelo espaço e não é o mais conhecido apesar de ser o mais </w:t>
      </w:r>
      <w:r w:rsidR="000B6869">
        <w:t>completo</w:t>
      </w:r>
      <w:r w:rsidR="006368CE">
        <w:t>.</w:t>
      </w:r>
      <w:r w:rsidR="00152259">
        <w:t xml:space="preserve"> E apesar disso</w:t>
      </w:r>
      <w:r w:rsidR="00A62643">
        <w:t>,</w:t>
      </w:r>
      <w:r w:rsidR="00152259">
        <w:t xml:space="preserve"> </w:t>
      </w:r>
      <w:r w:rsidR="00A62643">
        <w:t>a organização</w:t>
      </w:r>
      <w:r w:rsidR="00152259">
        <w:t xml:space="preserve"> precisa </w:t>
      </w:r>
      <w:r w:rsidR="00A62643">
        <w:t xml:space="preserve">de </w:t>
      </w:r>
      <w:r w:rsidR="00152259">
        <w:t xml:space="preserve">sair da bolha, pois </w:t>
      </w:r>
      <w:r w:rsidR="002D045F">
        <w:t xml:space="preserve">nem mesmo a maioria dos estudantes conhecem </w:t>
      </w:r>
      <w:r w:rsidR="005C26A7">
        <w:t xml:space="preserve">os </w:t>
      </w:r>
      <w:r w:rsidR="0009034F">
        <w:t xml:space="preserve">produtos da </w:t>
      </w:r>
      <w:r w:rsidR="00DC0858">
        <w:rPr>
          <w:b/>
          <w:bCs/>
          <w:i/>
          <w:iCs/>
        </w:rPr>
        <w:t>C</w:t>
      </w:r>
      <w:r w:rsidR="0009034F" w:rsidRPr="0009034F">
        <w:rPr>
          <w:b/>
          <w:bCs/>
          <w:i/>
          <w:iCs/>
        </w:rPr>
        <w:t>odevision</w:t>
      </w:r>
      <w:r w:rsidR="0009034F" w:rsidRPr="009766E3">
        <w:t>.</w:t>
      </w:r>
      <w:r w:rsidR="006368CE">
        <w:t xml:space="preserve"> </w:t>
      </w:r>
    </w:p>
    <w:p w14:paraId="4E4CAFDF" w14:textId="4E57ACA7" w:rsidR="00CA01E1" w:rsidRPr="00BF413D" w:rsidRDefault="00A62643" w:rsidP="00182FAF">
      <w:pPr>
        <w:ind w:firstLine="720"/>
        <w:rPr>
          <w:u w:val="single"/>
        </w:rPr>
      </w:pPr>
      <w:r>
        <w:t xml:space="preserve">O grupo também considera que a </w:t>
      </w:r>
      <w:r w:rsidR="00CA7AC2">
        <w:t>o</w:t>
      </w:r>
      <w:r w:rsidR="00027225">
        <w:t>timiza</w:t>
      </w:r>
      <w:r w:rsidR="00CA7AC2">
        <w:t>ção</w:t>
      </w:r>
      <w:r w:rsidR="00027225">
        <w:t xml:space="preserve"> </w:t>
      </w:r>
      <w:r w:rsidR="00CA7AC2">
        <w:t>d</w:t>
      </w:r>
      <w:r w:rsidR="00027225">
        <w:t>o</w:t>
      </w:r>
      <w:r w:rsidR="00021D1B">
        <w:t xml:space="preserve"> seu</w:t>
      </w:r>
      <w:r w:rsidR="00027225">
        <w:t xml:space="preserve"> produto</w:t>
      </w:r>
      <w:r w:rsidR="001B1E9E">
        <w:t xml:space="preserve"> </w:t>
      </w:r>
      <w:r w:rsidR="001457C1">
        <w:t>de acordo</w:t>
      </w:r>
      <w:r w:rsidR="001B1E9E">
        <w:t xml:space="preserve"> </w:t>
      </w:r>
      <w:r w:rsidR="001457C1">
        <w:t>com os</w:t>
      </w:r>
      <w:r w:rsidR="001B1E9E">
        <w:t xml:space="preserve"> gostos dos consumidores</w:t>
      </w:r>
      <w:r w:rsidR="00CA7AC2">
        <w:t xml:space="preserve"> também seria uma melhoria a </w:t>
      </w:r>
      <w:r w:rsidR="00BC65E6">
        <w:t>fazer</w:t>
      </w:r>
      <w:r w:rsidR="00021D1B">
        <w:t>, ou seja, estar mais atento ao feedback para</w:t>
      </w:r>
      <w:r w:rsidR="001F39E0">
        <w:t xml:space="preserve"> conseguir engloba</w:t>
      </w:r>
      <w:r w:rsidR="001457C1">
        <w:t xml:space="preserve">r </w:t>
      </w:r>
      <w:r w:rsidR="003F43DE">
        <w:t>tudo</w:t>
      </w:r>
      <w:r w:rsidR="00706C54">
        <w:t xml:space="preserve"> </w:t>
      </w:r>
      <w:r w:rsidR="001F39E0">
        <w:t>numa</w:t>
      </w:r>
      <w:r w:rsidR="00706C54">
        <w:t xml:space="preserve"> só</w:t>
      </w:r>
      <w:r w:rsidR="001F39E0">
        <w:t xml:space="preserve"> aplicação sem </w:t>
      </w:r>
      <w:r w:rsidR="00B604A6">
        <w:t xml:space="preserve">ser </w:t>
      </w:r>
      <w:r w:rsidR="001F39E0">
        <w:t>precis</w:t>
      </w:r>
      <w:r w:rsidR="00B604A6">
        <w:t>o</w:t>
      </w:r>
      <w:r w:rsidR="001F39E0">
        <w:t xml:space="preserve"> out</w:t>
      </w:r>
      <w:r w:rsidR="00706C54">
        <w:t>ra</w:t>
      </w:r>
      <w:r w:rsidR="001F39E0">
        <w:t>.</w:t>
      </w:r>
      <w:r w:rsidR="008C7285">
        <w:t xml:space="preserve"> </w:t>
      </w:r>
      <w:r w:rsidR="00BC65E6">
        <w:t xml:space="preserve">Por fim, </w:t>
      </w:r>
      <w:r w:rsidR="00EB52A9">
        <w:t xml:space="preserve">outra melhoria seria </w:t>
      </w:r>
      <w:r w:rsidR="00C0492E">
        <w:t>uma interface mais amigável para cada tipo de utilizador, pois</w:t>
      </w:r>
      <w:r w:rsidR="00BF413D">
        <w:t xml:space="preserve"> dependendo da idade e posições t</w:t>
      </w:r>
      <w:r w:rsidR="00EB52A9">
        <w:t>ê</w:t>
      </w:r>
      <w:r w:rsidR="00BF413D">
        <w:t>m clientes que preferem coisas mais simples e outras mais complexas.</w:t>
      </w:r>
      <w:r w:rsidR="00A73314">
        <w:t xml:space="preserve">  </w:t>
      </w:r>
    </w:p>
    <w:p w14:paraId="005D24CE" w14:textId="77777777" w:rsidR="00CA01E1" w:rsidRDefault="00CA01E1" w:rsidP="00C811F8"/>
    <w:p w14:paraId="50C7C610" w14:textId="5DF9DD4C" w:rsidR="00964655" w:rsidRPr="00B731BA" w:rsidRDefault="00964655" w:rsidP="00B731BA">
      <w:pPr>
        <w:pStyle w:val="Heading1"/>
        <w:jc w:val="left"/>
        <w:rPr>
          <w:noProof/>
        </w:rPr>
      </w:pPr>
      <w:r>
        <w:br w:type="page"/>
      </w:r>
    </w:p>
    <w:bookmarkStart w:id="139" w:name="_Toc122008376" w:displacedByCustomXml="next"/>
    <w:bookmarkStart w:id="140" w:name="_Toc122190853" w:displacedByCustomXml="next"/>
    <w:sdt>
      <w:sdtPr>
        <w:rPr>
          <w:rFonts w:cs="Times , serif"/>
          <w:b w:val="0"/>
        </w:rPr>
        <w:id w:val="-163252312"/>
        <w:docPartObj>
          <w:docPartGallery w:val="Bibliographies"/>
          <w:docPartUnique/>
        </w:docPartObj>
      </w:sdtPr>
      <w:sdtContent>
        <w:p w14:paraId="3CC2730E" w14:textId="4191381E" w:rsidR="00423E48" w:rsidRDefault="00423E48" w:rsidP="002630F4">
          <w:pPr>
            <w:pStyle w:val="Heading1"/>
            <w:jc w:val="left"/>
          </w:pPr>
          <w:r>
            <w:t>Bibliografia</w:t>
          </w:r>
          <w:bookmarkEnd w:id="140"/>
          <w:bookmarkEnd w:id="139"/>
        </w:p>
        <w:sdt>
          <w:sdtPr>
            <w:id w:val="111145805"/>
            <w:bibliography/>
          </w:sdtPr>
          <w:sdtContent>
            <w:p w14:paraId="36D6CCEE" w14:textId="77777777" w:rsidR="009E01AD" w:rsidRDefault="00423E48">
              <w:pPr>
                <w:pStyle w:val="Bibliography"/>
                <w:ind w:left="720" w:hanging="720"/>
                <w:rPr>
                  <w:noProof/>
                  <w:sz w:val="24"/>
                </w:rPr>
              </w:pPr>
              <w:r>
                <w:fldChar w:fldCharType="begin"/>
              </w:r>
              <w:r w:rsidRPr="00B91FCA">
                <w:instrText>BIBLIOGRAPHY</w:instrText>
              </w:r>
              <w:r>
                <w:fldChar w:fldCharType="separate"/>
              </w:r>
              <w:r>
                <w:t xml:space="preserve">beqom. (30 de Novembro de 2021). </w:t>
              </w:r>
              <w:r w:rsidRPr="00B91FCA">
                <w:rPr>
                  <w:i/>
                  <w:lang w:val="en-GB"/>
                </w:rPr>
                <w:t>"Understanding Compensation Management: Long Term Incentives"</w:t>
              </w:r>
              <w:r w:rsidRPr="00B91FCA">
                <w:rPr>
                  <w:lang w:val="en-GB"/>
                </w:rPr>
                <w:t xml:space="preserve">. </w:t>
              </w:r>
              <w:r>
                <w:rPr>
                  <w:noProof/>
                </w:rPr>
                <w:t>Obtido de beqom: https://www.beqom.com/blog/understanding-compensation-management-long-term-incentives</w:t>
              </w:r>
            </w:p>
            <w:p w14:paraId="69808985" w14:textId="77777777" w:rsidR="009E01AD" w:rsidRDefault="00000000">
              <w:pPr>
                <w:pStyle w:val="Bibliography"/>
                <w:ind w:left="720" w:hanging="720"/>
                <w:rPr>
                  <w:noProof/>
                </w:rPr>
              </w:pPr>
              <w:proofErr w:type="spellStart"/>
              <w:r w:rsidRPr="00B91FCA">
                <w:rPr>
                  <w:lang w:val="en-GB"/>
                </w:rPr>
                <w:t>ClickUp</w:t>
              </w:r>
              <w:proofErr w:type="spellEnd"/>
              <w:r w:rsidRPr="00B91FCA">
                <w:rPr>
                  <w:lang w:val="en-GB"/>
                </w:rPr>
                <w:t>. (</w:t>
              </w:r>
              <w:proofErr w:type="spellStart"/>
              <w:r w:rsidRPr="00B91FCA">
                <w:rPr>
                  <w:lang w:val="en-GB"/>
                </w:rPr>
                <w:t>s.d.</w:t>
              </w:r>
              <w:proofErr w:type="spellEnd"/>
              <w:r w:rsidRPr="00B91FCA">
                <w:rPr>
                  <w:lang w:val="en-GB"/>
                </w:rPr>
                <w:t xml:space="preserve">). </w:t>
              </w:r>
              <w:r w:rsidRPr="00B91FCA">
                <w:rPr>
                  <w:i/>
                  <w:lang w:val="en-GB"/>
                </w:rPr>
                <w:t xml:space="preserve">About </w:t>
              </w:r>
              <w:proofErr w:type="spellStart"/>
              <w:r w:rsidRPr="00B91FCA">
                <w:rPr>
                  <w:i/>
                  <w:lang w:val="en-GB"/>
                </w:rPr>
                <w:t>ClickUp</w:t>
              </w:r>
              <w:proofErr w:type="spellEnd"/>
              <w:r w:rsidRPr="00B91FCA">
                <w:rPr>
                  <w:lang w:val="en-GB"/>
                </w:rPr>
                <w:t xml:space="preserve">. </w:t>
              </w:r>
              <w:r>
                <w:rPr>
                  <w:noProof/>
                </w:rPr>
                <w:t>Obtido de ClickUp: https://clickup.com/about</w:t>
              </w:r>
            </w:p>
            <w:p w14:paraId="0328A2F7" w14:textId="77777777" w:rsidR="009E01AD" w:rsidRDefault="00000000">
              <w:pPr>
                <w:pStyle w:val="Bibliography"/>
                <w:ind w:left="720" w:hanging="720"/>
                <w:rPr>
                  <w:noProof/>
                </w:rPr>
              </w:pPr>
              <w:r>
                <w:rPr>
                  <w:noProof/>
                </w:rPr>
                <w:t xml:space="preserve">Codevision. (2021). </w:t>
              </w:r>
              <w:r>
                <w:rPr>
                  <w:i/>
                  <w:iCs/>
                  <w:noProof/>
                </w:rPr>
                <w:t>RELATÓRIO &amp; CONTAS.</w:t>
              </w:r>
              <w:r>
                <w:rPr>
                  <w:noProof/>
                </w:rPr>
                <w:t xml:space="preserve"> </w:t>
              </w:r>
            </w:p>
            <w:p w14:paraId="49008392" w14:textId="77777777" w:rsidR="009E01AD" w:rsidRPr="00B91FCA" w:rsidRDefault="00000000">
              <w:pPr>
                <w:pStyle w:val="Bibliography"/>
                <w:ind w:left="720" w:hanging="720"/>
                <w:rPr>
                  <w:lang w:val="en-GB"/>
                </w:rPr>
              </w:pPr>
              <w:r>
                <w:rPr>
                  <w:noProof/>
                </w:rPr>
                <w:t xml:space="preserve">Codevision A. (2022). </w:t>
              </w:r>
              <w:proofErr w:type="spellStart"/>
              <w:r w:rsidRPr="00B91FCA">
                <w:rPr>
                  <w:i/>
                  <w:lang w:val="en-GB"/>
                </w:rPr>
                <w:t>Organograma</w:t>
              </w:r>
              <w:proofErr w:type="spellEnd"/>
              <w:r w:rsidRPr="00B91FCA">
                <w:rPr>
                  <w:i/>
                  <w:lang w:val="en-GB"/>
                </w:rPr>
                <w:t xml:space="preserve"> </w:t>
              </w:r>
              <w:proofErr w:type="spellStart"/>
              <w:r w:rsidRPr="00B91FCA">
                <w:rPr>
                  <w:i/>
                  <w:lang w:val="en-GB"/>
                </w:rPr>
                <w:t>Codevision</w:t>
              </w:r>
              <w:proofErr w:type="spellEnd"/>
              <w:r w:rsidRPr="00B91FCA">
                <w:rPr>
                  <w:i/>
                  <w:lang w:val="en-GB"/>
                </w:rPr>
                <w:t>.</w:t>
              </w:r>
              <w:r w:rsidRPr="00B91FCA">
                <w:rPr>
                  <w:lang w:val="en-GB"/>
                </w:rPr>
                <w:t xml:space="preserve"> </w:t>
              </w:r>
            </w:p>
            <w:p w14:paraId="33C44777" w14:textId="77777777" w:rsidR="009E01AD" w:rsidRDefault="00000000">
              <w:pPr>
                <w:pStyle w:val="Bibliography"/>
                <w:ind w:left="720" w:hanging="720"/>
                <w:rPr>
                  <w:noProof/>
                </w:rPr>
              </w:pPr>
              <w:proofErr w:type="spellStart"/>
              <w:r w:rsidRPr="00B91FCA">
                <w:rPr>
                  <w:lang w:val="en-GB"/>
                </w:rPr>
                <w:t>Codevision</w:t>
              </w:r>
              <w:proofErr w:type="spellEnd"/>
              <w:r w:rsidRPr="00B91FCA">
                <w:rPr>
                  <w:lang w:val="en-GB"/>
                </w:rPr>
                <w:t xml:space="preserve"> Innovating Education, SA. </w:t>
              </w:r>
              <w:r>
                <w:rPr>
                  <w:noProof/>
                </w:rPr>
                <w:t xml:space="preserve">(2021). </w:t>
              </w:r>
              <w:r>
                <w:rPr>
                  <w:i/>
                  <w:iCs/>
                  <w:noProof/>
                </w:rPr>
                <w:t>Plano de Atividades 2020_2021.</w:t>
              </w:r>
              <w:r>
                <w:rPr>
                  <w:noProof/>
                </w:rPr>
                <w:t xml:space="preserve"> Braga. Obtido em 20 de Outubro de 2022, de email de organização</w:t>
              </w:r>
            </w:p>
            <w:p w14:paraId="0BF67F65" w14:textId="77777777" w:rsidR="009E01AD" w:rsidRDefault="00000000">
              <w:pPr>
                <w:pStyle w:val="Bibliography"/>
                <w:ind w:left="720" w:hanging="720"/>
                <w:rPr>
                  <w:noProof/>
                </w:rPr>
              </w:pPr>
              <w:r>
                <w:rPr>
                  <w:noProof/>
                </w:rPr>
                <w:t xml:space="preserve">Codevision Innovating Education, SA. (04 de Outubro de 2022). </w:t>
              </w:r>
              <w:r>
                <w:rPr>
                  <w:i/>
                  <w:iCs/>
                  <w:noProof/>
                </w:rPr>
                <w:t>e-Schooling</w:t>
              </w:r>
              <w:r>
                <w:rPr>
                  <w:noProof/>
                </w:rPr>
                <w:t>. Obtido de e-Schooling: https://e-schooling.com/</w:t>
              </w:r>
            </w:p>
            <w:p w14:paraId="0A81ED08" w14:textId="77777777" w:rsidR="009E01AD" w:rsidRPr="00B91FCA" w:rsidRDefault="00000000">
              <w:pPr>
                <w:pStyle w:val="Bibliography"/>
                <w:ind w:left="720" w:hanging="720"/>
                <w:rPr>
                  <w:lang w:val="en-GB"/>
                </w:rPr>
              </w:pPr>
              <w:proofErr w:type="spellStart"/>
              <w:r w:rsidRPr="00B91FCA">
                <w:rPr>
                  <w:lang w:val="en-GB"/>
                </w:rPr>
                <w:t>Codevision</w:t>
              </w:r>
              <w:proofErr w:type="spellEnd"/>
              <w:r w:rsidRPr="00B91FCA">
                <w:rPr>
                  <w:lang w:val="en-GB"/>
                </w:rPr>
                <w:t>. (</w:t>
              </w:r>
              <w:proofErr w:type="spellStart"/>
              <w:r w:rsidRPr="00B91FCA">
                <w:rPr>
                  <w:lang w:val="en-GB"/>
                </w:rPr>
                <w:t>s.d.</w:t>
              </w:r>
              <w:proofErr w:type="spellEnd"/>
              <w:r w:rsidRPr="00B91FCA">
                <w:rPr>
                  <w:lang w:val="en-GB"/>
                </w:rPr>
                <w:t xml:space="preserve">). Onboarding Plan (DEV Team). </w:t>
              </w:r>
              <w:r w:rsidRPr="00B91FCA">
                <w:rPr>
                  <w:i/>
                  <w:lang w:val="en-GB"/>
                </w:rPr>
                <w:t>Onboarding Plan (DEV Team)</w:t>
              </w:r>
              <w:r w:rsidRPr="00B91FCA">
                <w:rPr>
                  <w:lang w:val="en-GB"/>
                </w:rPr>
                <w:t>, p. 13.</w:t>
              </w:r>
            </w:p>
            <w:p w14:paraId="356F0D3F" w14:textId="77777777" w:rsidR="009E01AD" w:rsidRDefault="00000000">
              <w:pPr>
                <w:pStyle w:val="Bibliography"/>
                <w:ind w:left="720" w:hanging="720"/>
                <w:rPr>
                  <w:noProof/>
                </w:rPr>
              </w:pPr>
              <w:r>
                <w:rPr>
                  <w:noProof/>
                </w:rPr>
                <w:t xml:space="preserve">factorial. (s.d.). </w:t>
              </w:r>
              <w:r>
                <w:rPr>
                  <w:i/>
                  <w:iCs/>
                  <w:noProof/>
                </w:rPr>
                <w:t>factorialhr</w:t>
              </w:r>
              <w:r>
                <w:rPr>
                  <w:noProof/>
                </w:rPr>
                <w:t>. Obtido de factorial: https://factorialhr.com</w:t>
              </w:r>
            </w:p>
            <w:p w14:paraId="005BEC5A" w14:textId="77777777" w:rsidR="009E01AD" w:rsidRDefault="00000000">
              <w:pPr>
                <w:pStyle w:val="Bibliography"/>
                <w:ind w:left="720" w:hanging="720"/>
                <w:rPr>
                  <w:noProof/>
                </w:rPr>
              </w:pPr>
              <w:r>
                <w:rPr>
                  <w:noProof/>
                </w:rPr>
                <w:t xml:space="preserve">GESTA1. (s.d.). Economia Circular. </w:t>
              </w:r>
              <w:r>
                <w:rPr>
                  <w:i/>
                  <w:iCs/>
                  <w:noProof/>
                </w:rPr>
                <w:t>Economia Circular</w:t>
              </w:r>
              <w:r>
                <w:rPr>
                  <w:noProof/>
                </w:rPr>
                <w:t>, p. 32. Obtido em 27 de Setembro de 2022, de https://moodle.isep.ipp.pt/pluginfile.php/229595/mod_page/content/39/Economia_circular.pdf</w:t>
              </w:r>
            </w:p>
            <w:p w14:paraId="7FE1E065" w14:textId="77777777" w:rsidR="009E01AD" w:rsidRDefault="00000000">
              <w:pPr>
                <w:pStyle w:val="Bibliography"/>
                <w:ind w:left="720" w:hanging="720"/>
                <w:rPr>
                  <w:noProof/>
                </w:rPr>
              </w:pPr>
              <w:r>
                <w:rPr>
                  <w:noProof/>
                </w:rPr>
                <w:t xml:space="preserve">GESTA2. (s.d.). Função Planeamento. </w:t>
              </w:r>
              <w:r>
                <w:rPr>
                  <w:i/>
                  <w:iCs/>
                  <w:noProof/>
                </w:rPr>
                <w:t>Função Planeamento</w:t>
              </w:r>
              <w:r>
                <w:rPr>
                  <w:noProof/>
                </w:rPr>
                <w:t>, p. 16. Obtido em 4 de Outubro de 2022, de https://moodle.isep.ipp.pt/pluginfile.php/229595/mod_page/content/39/Fun%C3%A7%C3%A3o%20Planeamento.pdf</w:t>
              </w:r>
            </w:p>
            <w:p w14:paraId="176A8A8A" w14:textId="77777777" w:rsidR="009E01AD" w:rsidRDefault="00000000">
              <w:pPr>
                <w:pStyle w:val="Bibliography"/>
                <w:ind w:left="720" w:hanging="720"/>
                <w:rPr>
                  <w:noProof/>
                </w:rPr>
              </w:pPr>
              <w:r>
                <w:rPr>
                  <w:noProof/>
                </w:rPr>
                <w:t xml:space="preserve">GESTA3. (s.d.). Planeamento Estratégico. </w:t>
              </w:r>
              <w:r>
                <w:rPr>
                  <w:i/>
                  <w:iCs/>
                  <w:noProof/>
                </w:rPr>
                <w:t>Planeamento Estratégico</w:t>
              </w:r>
              <w:r>
                <w:rPr>
                  <w:noProof/>
                </w:rPr>
                <w:t>, p. 20. Obtido em 11 de Outubro de 2022, de Moodle: https://moodle.isep.ipp.pt/pluginfile.php/229595/mod_page/content/39/Planeamento%20%28gest%C3%A3o%29%20estrat%C3%A9gico.pdf</w:t>
              </w:r>
            </w:p>
            <w:p w14:paraId="6D518FBF" w14:textId="77777777" w:rsidR="009E01AD" w:rsidRDefault="00000000">
              <w:pPr>
                <w:pStyle w:val="Bibliography"/>
                <w:ind w:left="720" w:hanging="720"/>
                <w:rPr>
                  <w:noProof/>
                </w:rPr>
              </w:pPr>
              <w:r>
                <w:rPr>
                  <w:noProof/>
                </w:rPr>
                <w:t xml:space="preserve">GESTA4. (s.d.). Promoção da produtividade. </w:t>
              </w:r>
              <w:r>
                <w:rPr>
                  <w:i/>
                  <w:iCs/>
                  <w:noProof/>
                </w:rPr>
                <w:t>Promoção da produtividade</w:t>
              </w:r>
              <w:r>
                <w:rPr>
                  <w:noProof/>
                </w:rPr>
                <w:t>, p. 18. Obtido em 20 de Setembro de 2022, de https://moodle.isep.ipp.pt/pluginfile.php/229595/mod_page/content/39/Promo%C3%A7%C3%A3o%20da%20produtividade.pdf</w:t>
              </w:r>
            </w:p>
            <w:p w14:paraId="6D047464" w14:textId="77777777" w:rsidR="009E01AD" w:rsidRDefault="00000000">
              <w:pPr>
                <w:pStyle w:val="Bibliography"/>
                <w:ind w:left="720" w:hanging="720"/>
                <w:rPr>
                  <w:noProof/>
                </w:rPr>
              </w:pPr>
              <w:r>
                <w:rPr>
                  <w:noProof/>
                </w:rPr>
                <w:t xml:space="preserve">GESTA5. (s.d.). Função Organização. </w:t>
              </w:r>
              <w:r>
                <w:rPr>
                  <w:i/>
                  <w:iCs/>
                  <w:noProof/>
                </w:rPr>
                <w:t>Função Organização</w:t>
              </w:r>
              <w:r>
                <w:rPr>
                  <w:noProof/>
                </w:rPr>
                <w:t>, p. 27.</w:t>
              </w:r>
            </w:p>
            <w:p w14:paraId="5EF210A5" w14:textId="77777777" w:rsidR="009E01AD" w:rsidRDefault="00000000">
              <w:pPr>
                <w:pStyle w:val="Bibliography"/>
                <w:ind w:left="720" w:hanging="720"/>
                <w:rPr>
                  <w:noProof/>
                </w:rPr>
              </w:pPr>
              <w:r>
                <w:rPr>
                  <w:noProof/>
                </w:rPr>
                <w:t xml:space="preserve">GESTA6. (s.d.). Função Controlo de Gestão. </w:t>
              </w:r>
              <w:r>
                <w:rPr>
                  <w:i/>
                  <w:iCs/>
                  <w:noProof/>
                </w:rPr>
                <w:t>Função Controlo de Gestão</w:t>
              </w:r>
              <w:r>
                <w:rPr>
                  <w:noProof/>
                </w:rPr>
                <w:t>, p. 21.</w:t>
              </w:r>
            </w:p>
            <w:p w14:paraId="07756E93" w14:textId="77777777" w:rsidR="009E01AD" w:rsidRDefault="00000000">
              <w:pPr>
                <w:pStyle w:val="Bibliography"/>
                <w:ind w:left="720" w:hanging="720"/>
                <w:rPr>
                  <w:noProof/>
                </w:rPr>
              </w:pPr>
              <w:r>
                <w:rPr>
                  <w:noProof/>
                </w:rPr>
                <w:t xml:space="preserve">GESTA7. (s.d.). Sistemas de Informação para a Gestão. </w:t>
              </w:r>
              <w:r>
                <w:rPr>
                  <w:i/>
                  <w:iCs/>
                  <w:noProof/>
                </w:rPr>
                <w:t>Sistemas de Informação para a Gestão</w:t>
              </w:r>
              <w:r>
                <w:rPr>
                  <w:noProof/>
                </w:rPr>
                <w:t>, p. 18.</w:t>
              </w:r>
            </w:p>
            <w:p w14:paraId="3F1FAEB5" w14:textId="77777777" w:rsidR="009E01AD" w:rsidRDefault="00000000">
              <w:pPr>
                <w:pStyle w:val="Bibliography"/>
                <w:ind w:left="720" w:hanging="720"/>
                <w:rPr>
                  <w:noProof/>
                </w:rPr>
              </w:pPr>
              <w:r>
                <w:rPr>
                  <w:noProof/>
                </w:rPr>
                <w:lastRenderedPageBreak/>
                <w:t xml:space="preserve">GESTA8. (s.d.). Função Direção. </w:t>
              </w:r>
              <w:r>
                <w:rPr>
                  <w:i/>
                  <w:iCs/>
                  <w:noProof/>
                </w:rPr>
                <w:t>Função Direção</w:t>
              </w:r>
              <w:r>
                <w:rPr>
                  <w:noProof/>
                </w:rPr>
                <w:t>, p. 24.</w:t>
              </w:r>
            </w:p>
            <w:p w14:paraId="2620D1E4" w14:textId="77777777" w:rsidR="009E01AD" w:rsidRDefault="00000000">
              <w:pPr>
                <w:pStyle w:val="Bibliography"/>
                <w:ind w:left="720" w:hanging="720"/>
                <w:rPr>
                  <w:noProof/>
                </w:rPr>
              </w:pPr>
              <w:r>
                <w:rPr>
                  <w:noProof/>
                </w:rPr>
                <w:t xml:space="preserve">GESTA9. (s.d.). </w:t>
              </w:r>
              <w:r>
                <w:rPr>
                  <w:i/>
                  <w:iCs/>
                  <w:noProof/>
                </w:rPr>
                <w:t>Introdução à Função Financeira.</w:t>
              </w:r>
              <w:r>
                <w:rPr>
                  <w:noProof/>
                </w:rPr>
                <w:t xml:space="preserve"> </w:t>
              </w:r>
            </w:p>
            <w:p w14:paraId="2FFDABB3" w14:textId="4336BDEC" w:rsidR="004F1A4B" w:rsidRDefault="004F1A4B" w:rsidP="004F1A4B">
              <w:pPr>
                <w:pStyle w:val="Bibliography"/>
                <w:ind w:left="720" w:hanging="720"/>
                <w:rPr>
                  <w:noProof/>
                </w:rPr>
              </w:pPr>
              <w:r>
                <w:rPr>
                  <w:noProof/>
                </w:rPr>
                <w:t xml:space="preserve">GESTA10. (s.d.). </w:t>
              </w:r>
              <w:r>
                <w:rPr>
                  <w:i/>
                  <w:iCs/>
                  <w:noProof/>
                </w:rPr>
                <w:t>Valores de referência para indicadores e rácios de análise financeira e económica.</w:t>
              </w:r>
              <w:r>
                <w:rPr>
                  <w:noProof/>
                </w:rPr>
                <w:t xml:space="preserve"> </w:t>
              </w:r>
            </w:p>
            <w:p w14:paraId="31B0C0C7" w14:textId="77777777" w:rsidR="004F1A4B" w:rsidRDefault="004F1A4B" w:rsidP="004F1A4B">
              <w:pPr>
                <w:pStyle w:val="Bibliography"/>
                <w:ind w:left="720" w:hanging="720"/>
                <w:rPr>
                  <w:noProof/>
                </w:rPr>
              </w:pPr>
              <w:r>
                <w:rPr>
                  <w:noProof/>
                </w:rPr>
                <w:t xml:space="preserve">GESTA11. (s.d.). </w:t>
              </w:r>
              <w:r>
                <w:rPr>
                  <w:i/>
                  <w:iCs/>
                  <w:noProof/>
                </w:rPr>
                <w:t>Cálculo financeiro e projetos de investimento.</w:t>
              </w:r>
              <w:r>
                <w:rPr>
                  <w:noProof/>
                </w:rPr>
                <w:t xml:space="preserve"> </w:t>
              </w:r>
            </w:p>
            <w:p w14:paraId="64E06875" w14:textId="77777777" w:rsidR="004F1A4B" w:rsidRDefault="004F1A4B" w:rsidP="004F1A4B">
              <w:pPr>
                <w:pStyle w:val="Bibliography"/>
                <w:ind w:left="720" w:hanging="720"/>
                <w:rPr>
                  <w:noProof/>
                </w:rPr>
              </w:pPr>
              <w:r>
                <w:rPr>
                  <w:noProof/>
                </w:rPr>
                <w:t xml:space="preserve">GESTA12. (s.d.). </w:t>
              </w:r>
              <w:r>
                <w:rPr>
                  <w:i/>
                  <w:iCs/>
                  <w:noProof/>
                </w:rPr>
                <w:t>Gestão de operações de produção e SCM.</w:t>
              </w:r>
              <w:r>
                <w:rPr>
                  <w:noProof/>
                </w:rPr>
                <w:t xml:space="preserve"> </w:t>
              </w:r>
            </w:p>
            <w:p w14:paraId="10144C5D" w14:textId="77777777" w:rsidR="004F1A4B" w:rsidRDefault="004F1A4B" w:rsidP="004F1A4B">
              <w:pPr>
                <w:pStyle w:val="Bibliography"/>
                <w:ind w:left="720" w:hanging="720"/>
                <w:rPr>
                  <w:noProof/>
                </w:rPr>
              </w:pPr>
              <w:r>
                <w:rPr>
                  <w:noProof/>
                </w:rPr>
                <w:t xml:space="preserve">GESTA12. (s.d.). </w:t>
              </w:r>
              <w:r>
                <w:rPr>
                  <w:i/>
                  <w:iCs/>
                  <w:noProof/>
                </w:rPr>
                <w:t>Marketing.</w:t>
              </w:r>
              <w:r>
                <w:rPr>
                  <w:noProof/>
                </w:rPr>
                <w:t xml:space="preserve"> </w:t>
              </w:r>
            </w:p>
            <w:p w14:paraId="2A318BB5" w14:textId="77777777" w:rsidR="009E01AD" w:rsidRDefault="00000000">
              <w:pPr>
                <w:pStyle w:val="Bibliography"/>
                <w:ind w:left="720" w:hanging="720"/>
                <w:rPr>
                  <w:noProof/>
                </w:rPr>
              </w:pPr>
              <w:r>
                <w:rPr>
                  <w:noProof/>
                </w:rPr>
                <w:t>Gomes, M., &amp; Gomes, R. (Novembro 2022). Segunda Entrevista Codevision [Grupo3 gravado].</w:t>
              </w:r>
            </w:p>
            <w:p w14:paraId="49C9621D" w14:textId="77777777" w:rsidR="009E01AD" w:rsidRDefault="00000000">
              <w:pPr>
                <w:pStyle w:val="Bibliography"/>
                <w:ind w:left="720" w:hanging="720"/>
                <w:rPr>
                  <w:noProof/>
                </w:rPr>
              </w:pPr>
              <w:r>
                <w:rPr>
                  <w:noProof/>
                </w:rPr>
                <w:t>Gomes, M., &amp; Gomes, R. (Novembro 2022). Terceira Entrevista Codevision [Grupo3 gravado].</w:t>
              </w:r>
            </w:p>
            <w:p w14:paraId="4DC5D7B0" w14:textId="77777777" w:rsidR="009E01AD" w:rsidRDefault="00000000">
              <w:pPr>
                <w:pStyle w:val="Bibliography"/>
                <w:ind w:left="720" w:hanging="720"/>
                <w:rPr>
                  <w:noProof/>
                </w:rPr>
              </w:pPr>
              <w:r>
                <w:rPr>
                  <w:noProof/>
                </w:rPr>
                <w:t>Gomes, R., &amp; Gomes, M. (Outubro 2022). Primeira Entrevista Codevision [Grupo3 gravado].</w:t>
              </w:r>
            </w:p>
            <w:p w14:paraId="39F05D05" w14:textId="77777777" w:rsidR="009E01AD" w:rsidRDefault="00000000">
              <w:pPr>
                <w:pStyle w:val="Bibliography"/>
                <w:ind w:left="720" w:hanging="720"/>
                <w:rPr>
                  <w:noProof/>
                </w:rPr>
              </w:pPr>
              <w:r>
                <w:rPr>
                  <w:noProof/>
                </w:rPr>
                <w:t xml:space="preserve">Hayes, A. (20 de Março de 2022). </w:t>
              </w:r>
              <w:r w:rsidRPr="00B91FCA">
                <w:rPr>
                  <w:i/>
                  <w:lang w:val="en-GB"/>
                </w:rPr>
                <w:t>What Is an Invoice? It's Parts and Why They Are Important</w:t>
              </w:r>
              <w:r w:rsidRPr="00B91FCA">
                <w:rPr>
                  <w:lang w:val="en-GB"/>
                </w:rPr>
                <w:t xml:space="preserve">. </w:t>
              </w:r>
              <w:r>
                <w:rPr>
                  <w:noProof/>
                </w:rPr>
                <w:t>Obtido de Investopedia: https://www.investopedia.com/terms/i/invoice.asp</w:t>
              </w:r>
            </w:p>
            <w:p w14:paraId="552D59BD" w14:textId="77777777" w:rsidR="009E01AD" w:rsidRDefault="00000000">
              <w:pPr>
                <w:pStyle w:val="Bibliography"/>
                <w:ind w:left="720" w:hanging="720"/>
                <w:rPr>
                  <w:noProof/>
                </w:rPr>
              </w:pPr>
              <w:r>
                <w:rPr>
                  <w:noProof/>
                </w:rPr>
                <w:t xml:space="preserve">Marques, J. R. (26 de Agosto de 2019). </w:t>
              </w:r>
              <w:r>
                <w:rPr>
                  <w:i/>
                  <w:iCs/>
                  <w:noProof/>
                </w:rPr>
                <w:t>Entenda o conceito de organização formal e informal</w:t>
              </w:r>
              <w:r>
                <w:rPr>
                  <w:noProof/>
                </w:rPr>
                <w:t>. Obtido de Instituto Brasileiro de Coaching: https://www.ibccoaching.com.br/portal/entenda-o-conceito-de-organizacao-formal-e-informal</w:t>
              </w:r>
            </w:p>
            <w:p w14:paraId="47D88818" w14:textId="77777777" w:rsidR="009E01AD" w:rsidRDefault="00000000">
              <w:pPr>
                <w:pStyle w:val="Bibliography"/>
                <w:ind w:left="720" w:hanging="720"/>
                <w:rPr>
                  <w:noProof/>
                </w:rPr>
              </w:pPr>
              <w:r>
                <w:rPr>
                  <w:noProof/>
                </w:rPr>
                <w:t>Paula, G. B. (8 de Novembro de 2015). Obtido de Treasy: https://www.treasy.com.br/blog/5w2h/</w:t>
              </w:r>
            </w:p>
            <w:p w14:paraId="58E9D1CA" w14:textId="77777777" w:rsidR="009E01AD" w:rsidRDefault="00000000">
              <w:pPr>
                <w:pStyle w:val="Bibliography"/>
                <w:ind w:left="720" w:hanging="720"/>
                <w:rPr>
                  <w:noProof/>
                </w:rPr>
              </w:pPr>
              <w:proofErr w:type="spellStart"/>
              <w:r w:rsidRPr="00B91FCA">
                <w:rPr>
                  <w:lang w:val="en-GB"/>
                </w:rPr>
                <w:t>PipeDrive</w:t>
              </w:r>
              <w:proofErr w:type="spellEnd"/>
              <w:r w:rsidRPr="00B91FCA">
                <w:rPr>
                  <w:lang w:val="en-GB"/>
                </w:rPr>
                <w:t>. (</w:t>
              </w:r>
              <w:proofErr w:type="spellStart"/>
              <w:r w:rsidRPr="00B91FCA">
                <w:rPr>
                  <w:lang w:val="en-GB"/>
                </w:rPr>
                <w:t>s.d.</w:t>
              </w:r>
              <w:proofErr w:type="spellEnd"/>
              <w:r w:rsidRPr="00B91FCA">
                <w:rPr>
                  <w:lang w:val="en-GB"/>
                </w:rPr>
                <w:t xml:space="preserve">). </w:t>
              </w:r>
              <w:r w:rsidRPr="00B91FCA">
                <w:rPr>
                  <w:i/>
                  <w:lang w:val="en-GB"/>
                </w:rPr>
                <w:t>Sales System Software</w:t>
              </w:r>
              <w:r w:rsidRPr="00B91FCA">
                <w:rPr>
                  <w:lang w:val="en-GB"/>
                </w:rPr>
                <w:t xml:space="preserve">. </w:t>
              </w:r>
              <w:r>
                <w:rPr>
                  <w:noProof/>
                </w:rPr>
                <w:t>Obtido de PipeDrive: https://www.pipedrive.com/en/features/sales-system</w:t>
              </w:r>
            </w:p>
            <w:p w14:paraId="1D2220C1" w14:textId="77777777" w:rsidR="009E01AD" w:rsidRDefault="00000000">
              <w:pPr>
                <w:pStyle w:val="Bibliography"/>
                <w:ind w:left="720" w:hanging="720"/>
                <w:rPr>
                  <w:noProof/>
                </w:rPr>
              </w:pPr>
              <w:r>
                <w:rPr>
                  <w:noProof/>
                </w:rPr>
                <w:t xml:space="preserve">Sabi. (s.d.). </w:t>
              </w:r>
              <w:r>
                <w:rPr>
                  <w:i/>
                  <w:iCs/>
                  <w:noProof/>
                </w:rPr>
                <w:t>Sabi</w:t>
              </w:r>
              <w:r>
                <w:rPr>
                  <w:noProof/>
                </w:rPr>
                <w:t>. Obtido em 7 de Outubro de 2022, de Sabi: https://sabi.bvdinfo.com/ip</w:t>
              </w:r>
            </w:p>
            <w:p w14:paraId="0AC4B43C" w14:textId="12EDA2F4" w:rsidR="00423E48" w:rsidRDefault="00423E48" w:rsidP="006E413B">
              <w:r>
                <w:rPr>
                  <w:b/>
                  <w:bCs/>
                </w:rPr>
                <w:fldChar w:fldCharType="end"/>
              </w:r>
            </w:p>
          </w:sdtContent>
        </w:sdt>
      </w:sdtContent>
    </w:sdt>
    <w:p w14:paraId="6626032C" w14:textId="770EA83D" w:rsidR="009D5E63" w:rsidRDefault="009D5E63" w:rsidP="00B87832">
      <w:pPr>
        <w:pStyle w:val="Heading1"/>
        <w:jc w:val="both"/>
        <w:rPr>
          <w:rFonts w:eastAsia="Arial Narrow"/>
          <w:sz w:val="28"/>
          <w:szCs w:val="28"/>
        </w:rPr>
      </w:pPr>
      <w:bookmarkStart w:id="141" w:name="_Toc121578361"/>
    </w:p>
    <w:p w14:paraId="58EBCBF7" w14:textId="77777777" w:rsidR="009D5E63" w:rsidRDefault="009D5E63" w:rsidP="00B87832">
      <w:pPr>
        <w:pStyle w:val="Heading1"/>
        <w:jc w:val="both"/>
        <w:rPr>
          <w:rFonts w:eastAsia="Arial Narrow"/>
          <w:sz w:val="28"/>
          <w:szCs w:val="28"/>
        </w:rPr>
      </w:pPr>
    </w:p>
    <w:p w14:paraId="35525B59" w14:textId="77777777" w:rsidR="003B1AC9" w:rsidRDefault="003B1AC9" w:rsidP="00B731BA">
      <w:pPr>
        <w:pStyle w:val="BodyText1"/>
        <w:rPr>
          <w:rFonts w:eastAsia="Arial Narrow"/>
        </w:rPr>
      </w:pPr>
    </w:p>
    <w:p w14:paraId="3EE13545" w14:textId="77777777" w:rsidR="009D5E63" w:rsidRDefault="009D5E63" w:rsidP="00B87832">
      <w:pPr>
        <w:pStyle w:val="Heading1"/>
        <w:jc w:val="both"/>
        <w:rPr>
          <w:rFonts w:eastAsia="Arial Narrow"/>
          <w:sz w:val="28"/>
          <w:szCs w:val="28"/>
        </w:rPr>
      </w:pPr>
    </w:p>
    <w:p w14:paraId="12873942" w14:textId="77777777" w:rsidR="009D5E63" w:rsidRDefault="009D5E63" w:rsidP="00B87832">
      <w:pPr>
        <w:pStyle w:val="Heading1"/>
        <w:jc w:val="both"/>
        <w:rPr>
          <w:rFonts w:eastAsia="Arial Narrow"/>
          <w:sz w:val="28"/>
          <w:szCs w:val="28"/>
        </w:rPr>
      </w:pPr>
    </w:p>
    <w:p w14:paraId="34993457" w14:textId="77777777" w:rsidR="009D5E63" w:rsidRDefault="009D5E63" w:rsidP="00B87832">
      <w:pPr>
        <w:pStyle w:val="Heading1"/>
        <w:jc w:val="both"/>
        <w:rPr>
          <w:rFonts w:eastAsia="Arial Narrow"/>
          <w:sz w:val="28"/>
          <w:szCs w:val="28"/>
        </w:rPr>
      </w:pPr>
    </w:p>
    <w:bookmarkEnd w:id="141"/>
    <w:p w14:paraId="7D7262C4" w14:textId="77777777" w:rsidR="009D5E63" w:rsidRDefault="009D5E63" w:rsidP="00B87832">
      <w:pPr>
        <w:pStyle w:val="Heading1"/>
        <w:jc w:val="both"/>
        <w:rPr>
          <w:rFonts w:eastAsia="Arial Narrow"/>
          <w:sz w:val="28"/>
          <w:szCs w:val="28"/>
        </w:rPr>
      </w:pPr>
    </w:p>
    <w:p w14:paraId="266686CF" w14:textId="6F8CC20F" w:rsidR="00816728" w:rsidRPr="00BD4907" w:rsidRDefault="00816728" w:rsidP="00B87832">
      <w:pPr>
        <w:pStyle w:val="Heading1"/>
        <w:jc w:val="both"/>
        <w:rPr>
          <w:rFonts w:eastAsia="Arial Narrow"/>
          <w:sz w:val="28"/>
          <w:szCs w:val="28"/>
        </w:rPr>
      </w:pPr>
    </w:p>
    <w:sectPr w:rsidR="00816728" w:rsidRPr="00BD4907" w:rsidSect="006E379F">
      <w:pgSz w:w="12240" w:h="15840" w:code="1"/>
      <w:pgMar w:top="1417" w:right="1701" w:bottom="1417" w:left="1701" w:header="720" w:footer="7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F0577" w14:textId="77777777" w:rsidR="00A10A76" w:rsidRDefault="00A10A76">
      <w:r>
        <w:separator/>
      </w:r>
    </w:p>
  </w:endnote>
  <w:endnote w:type="continuationSeparator" w:id="0">
    <w:p w14:paraId="46E186CC" w14:textId="77777777" w:rsidR="00A10A76" w:rsidRDefault="00A10A76">
      <w:r>
        <w:continuationSeparator/>
      </w:r>
    </w:p>
  </w:endnote>
  <w:endnote w:type="continuationNotice" w:id="1">
    <w:p w14:paraId="0DA287E6" w14:textId="77777777" w:rsidR="00A10A76" w:rsidRDefault="00A10A76">
      <w:pPr>
        <w:spacing w:line="240" w:lineRule="auto"/>
      </w:pPr>
    </w:p>
  </w:endnote>
  <w:endnote w:id="2">
    <w:p w14:paraId="307147D1" w14:textId="6A80A8F4" w:rsidR="3E8CF2EE" w:rsidRDefault="3E8CF2EE" w:rsidP="3E8CF2EE">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 serif">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pple-system-fon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B263F" w:rsidRPr="001F5F0C" w14:paraId="2D915BDB" w14:textId="77777777" w:rsidTr="00386789">
      <w:tc>
        <w:tcPr>
          <w:tcW w:w="4500" w:type="pct"/>
          <w:tcBorders>
            <w:top w:val="single" w:sz="4" w:space="0" w:color="000000"/>
          </w:tcBorders>
        </w:tcPr>
        <w:p w14:paraId="24520171" w14:textId="48111DE6" w:rsidR="003B263F" w:rsidRPr="001F5F0C" w:rsidRDefault="003B263F" w:rsidP="003B263F">
          <w:pPr>
            <w:pStyle w:val="Footer"/>
            <w:jc w:val="right"/>
            <w:rPr>
              <w:sz w:val="20"/>
              <w:szCs w:val="20"/>
            </w:rPr>
          </w:pPr>
          <w:r w:rsidRPr="001F5F0C">
            <w:rPr>
              <w:sz w:val="20"/>
              <w:szCs w:val="20"/>
            </w:rPr>
            <w:t xml:space="preserve">Relatório </w:t>
          </w:r>
          <w:r w:rsidR="00CA01E1">
            <w:rPr>
              <w:sz w:val="20"/>
              <w:szCs w:val="20"/>
            </w:rPr>
            <w:t xml:space="preserve">Grupo </w:t>
          </w:r>
          <w:r w:rsidR="002268CC">
            <w:rPr>
              <w:sz w:val="20"/>
              <w:szCs w:val="20"/>
            </w:rPr>
            <w:t>3</w:t>
          </w:r>
          <w:r w:rsidR="00CA01E1">
            <w:rPr>
              <w:sz w:val="20"/>
              <w:szCs w:val="20"/>
            </w:rPr>
            <w:t xml:space="preserve"> Turma </w:t>
          </w:r>
          <w:r w:rsidR="00765E7A">
            <w:rPr>
              <w:sz w:val="20"/>
              <w:szCs w:val="20"/>
            </w:rPr>
            <w:t>3</w:t>
          </w:r>
          <w:r w:rsidR="00847980">
            <w:rPr>
              <w:sz w:val="20"/>
              <w:szCs w:val="20"/>
            </w:rPr>
            <w:t>DG</w:t>
          </w:r>
          <w:r w:rsidRPr="001F5F0C">
            <w:rPr>
              <w:sz w:val="20"/>
              <w:szCs w:val="20"/>
            </w:rPr>
            <w:t xml:space="preserve">| </w:t>
          </w:r>
        </w:p>
      </w:tc>
      <w:tc>
        <w:tcPr>
          <w:tcW w:w="500" w:type="pct"/>
          <w:tcBorders>
            <w:top w:val="single" w:sz="4" w:space="0" w:color="C0504D"/>
          </w:tcBorders>
          <w:shd w:val="clear" w:color="auto" w:fill="C2794C"/>
        </w:tcPr>
        <w:p w14:paraId="790E1D92" w14:textId="77777777" w:rsidR="003B263F" w:rsidRPr="001F5F0C" w:rsidRDefault="003B263F" w:rsidP="003B263F">
          <w:pPr>
            <w:pStyle w:val="Header"/>
            <w:jc w:val="center"/>
            <w:rPr>
              <w:rFonts w:ascii="Calibri" w:hAnsi="Calibri"/>
              <w:b/>
              <w:color w:val="FFFFFF"/>
              <w:sz w:val="20"/>
              <w:szCs w:val="20"/>
            </w:rPr>
          </w:pPr>
          <w:r w:rsidRPr="001F5F0C">
            <w:rPr>
              <w:rFonts w:ascii="Calibri" w:hAnsi="Calibri"/>
              <w:b/>
              <w:sz w:val="20"/>
              <w:szCs w:val="20"/>
            </w:rPr>
            <w:fldChar w:fldCharType="begin"/>
          </w:r>
          <w:r w:rsidRPr="001F5F0C">
            <w:rPr>
              <w:rFonts w:ascii="Calibri" w:hAnsi="Calibri"/>
              <w:b/>
              <w:sz w:val="20"/>
              <w:szCs w:val="20"/>
            </w:rPr>
            <w:instrText>PAGE   \* MERGEFORMAT</w:instrText>
          </w:r>
          <w:r w:rsidRPr="001F5F0C">
            <w:rPr>
              <w:rFonts w:ascii="Calibri" w:hAnsi="Calibri"/>
              <w:b/>
              <w:sz w:val="20"/>
              <w:szCs w:val="20"/>
            </w:rPr>
            <w:fldChar w:fldCharType="separate"/>
          </w:r>
          <w:r w:rsidR="0024535E" w:rsidRPr="0024535E">
            <w:rPr>
              <w:rFonts w:ascii="Calibri" w:hAnsi="Calibri"/>
              <w:b/>
              <w:noProof/>
              <w:color w:val="FFFFFF"/>
              <w:sz w:val="20"/>
              <w:szCs w:val="20"/>
            </w:rPr>
            <w:t>7</w:t>
          </w:r>
          <w:r w:rsidRPr="001F5F0C">
            <w:rPr>
              <w:rFonts w:ascii="Calibri" w:hAnsi="Calibri"/>
              <w:b/>
              <w:color w:val="FFFFFF"/>
              <w:sz w:val="20"/>
              <w:szCs w:val="20"/>
            </w:rPr>
            <w:fldChar w:fldCharType="end"/>
          </w:r>
        </w:p>
      </w:tc>
    </w:tr>
  </w:tbl>
  <w:p w14:paraId="3C7DB71A" w14:textId="77777777" w:rsidR="003B263F" w:rsidRPr="001F5F0C" w:rsidRDefault="003B263F">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954"/>
      <w:gridCol w:w="884"/>
    </w:tblGrid>
    <w:tr w:rsidR="003B263F" w:rsidRPr="001F5F0C" w14:paraId="35833A22" w14:textId="77777777" w:rsidTr="00386789">
      <w:tc>
        <w:tcPr>
          <w:tcW w:w="4500" w:type="pct"/>
          <w:tcBorders>
            <w:top w:val="single" w:sz="4" w:space="0" w:color="000000"/>
          </w:tcBorders>
        </w:tcPr>
        <w:p w14:paraId="114339BA" w14:textId="420F89AE" w:rsidR="003B263F" w:rsidRPr="001F5F0C" w:rsidRDefault="003B263F" w:rsidP="003B263F">
          <w:pPr>
            <w:pStyle w:val="Footer"/>
            <w:jc w:val="right"/>
            <w:rPr>
              <w:sz w:val="20"/>
              <w:szCs w:val="20"/>
            </w:rPr>
          </w:pPr>
          <w:r w:rsidRPr="001F5F0C">
            <w:rPr>
              <w:sz w:val="20"/>
              <w:szCs w:val="20"/>
            </w:rPr>
            <w:t xml:space="preserve">Relatório </w:t>
          </w:r>
          <w:r w:rsidR="00CA01E1">
            <w:rPr>
              <w:sz w:val="20"/>
              <w:szCs w:val="20"/>
            </w:rPr>
            <w:t xml:space="preserve">Grupo </w:t>
          </w:r>
          <w:r w:rsidR="002268CC">
            <w:rPr>
              <w:sz w:val="20"/>
              <w:szCs w:val="20"/>
            </w:rPr>
            <w:t>3</w:t>
          </w:r>
          <w:r w:rsidR="00CA01E1">
            <w:rPr>
              <w:sz w:val="20"/>
              <w:szCs w:val="20"/>
            </w:rPr>
            <w:t xml:space="preserve"> Turma </w:t>
          </w:r>
          <w:r w:rsidR="00765E7A">
            <w:rPr>
              <w:sz w:val="20"/>
              <w:szCs w:val="20"/>
            </w:rPr>
            <w:t>3</w:t>
          </w:r>
          <w:r w:rsidR="00847980">
            <w:rPr>
              <w:sz w:val="20"/>
              <w:szCs w:val="20"/>
            </w:rPr>
            <w:t>DG</w:t>
          </w:r>
          <w:r w:rsidRPr="001F5F0C">
            <w:rPr>
              <w:sz w:val="20"/>
              <w:szCs w:val="20"/>
            </w:rPr>
            <w:t xml:space="preserve">| </w:t>
          </w:r>
        </w:p>
      </w:tc>
      <w:tc>
        <w:tcPr>
          <w:tcW w:w="500" w:type="pct"/>
          <w:tcBorders>
            <w:top w:val="single" w:sz="4" w:space="0" w:color="C0504D"/>
          </w:tcBorders>
          <w:shd w:val="clear" w:color="auto" w:fill="C2794C"/>
        </w:tcPr>
        <w:p w14:paraId="5B0A4EF0" w14:textId="77777777" w:rsidR="003B263F" w:rsidRPr="001F5F0C" w:rsidRDefault="003B263F" w:rsidP="003B263F">
          <w:pPr>
            <w:pStyle w:val="Header"/>
            <w:jc w:val="center"/>
            <w:rPr>
              <w:rFonts w:ascii="Calibri" w:hAnsi="Calibri"/>
              <w:b/>
              <w:color w:val="FFFFFF"/>
              <w:sz w:val="20"/>
              <w:szCs w:val="20"/>
            </w:rPr>
          </w:pPr>
          <w:r w:rsidRPr="001F5F0C">
            <w:rPr>
              <w:rFonts w:ascii="Calibri" w:hAnsi="Calibri"/>
              <w:b/>
              <w:sz w:val="20"/>
              <w:szCs w:val="20"/>
            </w:rPr>
            <w:fldChar w:fldCharType="begin"/>
          </w:r>
          <w:r w:rsidRPr="001F5F0C">
            <w:rPr>
              <w:rFonts w:ascii="Calibri" w:hAnsi="Calibri"/>
              <w:b/>
              <w:sz w:val="20"/>
              <w:szCs w:val="20"/>
            </w:rPr>
            <w:instrText>PAGE   \* MERGEFORMAT</w:instrText>
          </w:r>
          <w:r w:rsidRPr="001F5F0C">
            <w:rPr>
              <w:rFonts w:ascii="Calibri" w:hAnsi="Calibri"/>
              <w:b/>
              <w:sz w:val="20"/>
              <w:szCs w:val="20"/>
            </w:rPr>
            <w:fldChar w:fldCharType="separate"/>
          </w:r>
          <w:r w:rsidR="0024535E" w:rsidRPr="0024535E">
            <w:rPr>
              <w:rFonts w:ascii="Calibri" w:hAnsi="Calibri"/>
              <w:b/>
              <w:noProof/>
              <w:color w:val="FFFFFF"/>
              <w:sz w:val="20"/>
              <w:szCs w:val="20"/>
            </w:rPr>
            <w:t>7</w:t>
          </w:r>
          <w:r w:rsidRPr="001F5F0C">
            <w:rPr>
              <w:rFonts w:ascii="Calibri" w:hAnsi="Calibri"/>
              <w:b/>
              <w:color w:val="FFFFFF"/>
              <w:sz w:val="20"/>
              <w:szCs w:val="20"/>
            </w:rPr>
            <w:fldChar w:fldCharType="end"/>
          </w:r>
        </w:p>
      </w:tc>
    </w:tr>
  </w:tbl>
  <w:p w14:paraId="4F759629" w14:textId="77777777" w:rsidR="00DC0858" w:rsidRDefault="00DC0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74D63" w14:textId="77777777" w:rsidR="00A10A76" w:rsidRDefault="00A10A76">
      <w:r>
        <w:separator/>
      </w:r>
    </w:p>
  </w:footnote>
  <w:footnote w:type="continuationSeparator" w:id="0">
    <w:p w14:paraId="0C9F8DDE" w14:textId="77777777" w:rsidR="00A10A76" w:rsidRDefault="00A10A76">
      <w:r>
        <w:continuationSeparator/>
      </w:r>
    </w:p>
  </w:footnote>
  <w:footnote w:type="continuationNotice" w:id="1">
    <w:p w14:paraId="344CB1CC" w14:textId="77777777" w:rsidR="00A10A76" w:rsidRDefault="00A10A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0CF363" w14:paraId="5408CCC8" w14:textId="77777777" w:rsidTr="610CF363">
      <w:tc>
        <w:tcPr>
          <w:tcW w:w="3120" w:type="dxa"/>
        </w:tcPr>
        <w:p w14:paraId="01455002" w14:textId="18D8879B" w:rsidR="610CF363" w:rsidRDefault="610CF363" w:rsidP="610CF363">
          <w:pPr>
            <w:pStyle w:val="Header"/>
            <w:ind w:left="-115"/>
            <w:jc w:val="left"/>
          </w:pPr>
        </w:p>
      </w:tc>
      <w:tc>
        <w:tcPr>
          <w:tcW w:w="3120" w:type="dxa"/>
        </w:tcPr>
        <w:p w14:paraId="6FE8ED4F" w14:textId="50712BDE" w:rsidR="610CF363" w:rsidRDefault="610CF363" w:rsidP="610CF363">
          <w:pPr>
            <w:pStyle w:val="Header"/>
            <w:jc w:val="center"/>
          </w:pPr>
        </w:p>
      </w:tc>
      <w:tc>
        <w:tcPr>
          <w:tcW w:w="3120" w:type="dxa"/>
        </w:tcPr>
        <w:p w14:paraId="3DF2042C" w14:textId="47827804" w:rsidR="610CF363" w:rsidRDefault="610CF363" w:rsidP="610CF363">
          <w:pPr>
            <w:pStyle w:val="Header"/>
            <w:ind w:right="-115"/>
            <w:jc w:val="right"/>
          </w:pPr>
        </w:p>
      </w:tc>
    </w:tr>
  </w:tbl>
  <w:p w14:paraId="6BEC232E" w14:textId="24E499E9" w:rsidR="00A66B1B" w:rsidRDefault="00A66B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1F82" w14:textId="530EBB52" w:rsidR="00B161F5" w:rsidRDefault="00B161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6F5"/>
    <w:multiLevelType w:val="hybridMultilevel"/>
    <w:tmpl w:val="5D5C17D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382336F"/>
    <w:multiLevelType w:val="hybridMultilevel"/>
    <w:tmpl w:val="EFE0F0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A9A6886"/>
    <w:multiLevelType w:val="hybridMultilevel"/>
    <w:tmpl w:val="B7385C38"/>
    <w:lvl w:ilvl="0" w:tplc="DC7AB0A2">
      <w:start w:val="1"/>
      <w:numFmt w:val="decimal"/>
      <w:lvlText w:val="%1."/>
      <w:lvlJc w:val="left"/>
      <w:pPr>
        <w:ind w:left="720" w:hanging="360"/>
      </w:pPr>
      <w:rPr>
        <w:rFonts w:ascii="Arial" w:eastAsia="Arial" w:hAnsi="Arial" w:cs="Arial" w:hint="default"/>
        <w:b/>
        <w:sz w:val="1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032B33"/>
    <w:multiLevelType w:val="hybridMultilevel"/>
    <w:tmpl w:val="81AE9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E337EB7"/>
    <w:multiLevelType w:val="hybridMultilevel"/>
    <w:tmpl w:val="257EB2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7112820"/>
    <w:multiLevelType w:val="hybridMultilevel"/>
    <w:tmpl w:val="27147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840003"/>
    <w:multiLevelType w:val="hybridMultilevel"/>
    <w:tmpl w:val="F4F87E3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16D1A23"/>
    <w:multiLevelType w:val="hybridMultilevel"/>
    <w:tmpl w:val="B5260F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2B465ED6"/>
    <w:multiLevelType w:val="hybridMultilevel"/>
    <w:tmpl w:val="FDD6923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2B49503A"/>
    <w:multiLevelType w:val="hybridMultilevel"/>
    <w:tmpl w:val="44DE455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FFF0E38"/>
    <w:multiLevelType w:val="hybridMultilevel"/>
    <w:tmpl w:val="E3B67B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0039CE3"/>
    <w:multiLevelType w:val="hybridMultilevel"/>
    <w:tmpl w:val="FFFFFFFF"/>
    <w:lvl w:ilvl="0" w:tplc="8EDADC7A">
      <w:start w:val="1"/>
      <w:numFmt w:val="bullet"/>
      <w:lvlText w:val="·"/>
      <w:lvlJc w:val="left"/>
      <w:pPr>
        <w:ind w:left="1440" w:hanging="360"/>
      </w:pPr>
      <w:rPr>
        <w:rFonts w:ascii="Symbol" w:hAnsi="Symbol" w:hint="default"/>
      </w:rPr>
    </w:lvl>
    <w:lvl w:ilvl="1" w:tplc="CAD00CDC">
      <w:start w:val="1"/>
      <w:numFmt w:val="bullet"/>
      <w:lvlText w:val="o"/>
      <w:lvlJc w:val="left"/>
      <w:pPr>
        <w:ind w:left="2160" w:hanging="360"/>
      </w:pPr>
      <w:rPr>
        <w:rFonts w:ascii="Courier New" w:hAnsi="Courier New" w:hint="default"/>
      </w:rPr>
    </w:lvl>
    <w:lvl w:ilvl="2" w:tplc="BAD63330">
      <w:start w:val="1"/>
      <w:numFmt w:val="bullet"/>
      <w:lvlText w:val=""/>
      <w:lvlJc w:val="left"/>
      <w:pPr>
        <w:ind w:left="2880" w:hanging="360"/>
      </w:pPr>
      <w:rPr>
        <w:rFonts w:ascii="Wingdings" w:hAnsi="Wingdings" w:hint="default"/>
      </w:rPr>
    </w:lvl>
    <w:lvl w:ilvl="3" w:tplc="24F4E6BA">
      <w:start w:val="1"/>
      <w:numFmt w:val="bullet"/>
      <w:lvlText w:val=""/>
      <w:lvlJc w:val="left"/>
      <w:pPr>
        <w:ind w:left="3600" w:hanging="360"/>
      </w:pPr>
      <w:rPr>
        <w:rFonts w:ascii="Symbol" w:hAnsi="Symbol" w:hint="default"/>
      </w:rPr>
    </w:lvl>
    <w:lvl w:ilvl="4" w:tplc="23143E72">
      <w:start w:val="1"/>
      <w:numFmt w:val="bullet"/>
      <w:lvlText w:val="o"/>
      <w:lvlJc w:val="left"/>
      <w:pPr>
        <w:ind w:left="4320" w:hanging="360"/>
      </w:pPr>
      <w:rPr>
        <w:rFonts w:ascii="Courier New" w:hAnsi="Courier New" w:hint="default"/>
      </w:rPr>
    </w:lvl>
    <w:lvl w:ilvl="5" w:tplc="13864A6A">
      <w:start w:val="1"/>
      <w:numFmt w:val="bullet"/>
      <w:lvlText w:val=""/>
      <w:lvlJc w:val="left"/>
      <w:pPr>
        <w:ind w:left="5040" w:hanging="360"/>
      </w:pPr>
      <w:rPr>
        <w:rFonts w:ascii="Wingdings" w:hAnsi="Wingdings" w:hint="default"/>
      </w:rPr>
    </w:lvl>
    <w:lvl w:ilvl="6" w:tplc="5A722EE6">
      <w:start w:val="1"/>
      <w:numFmt w:val="bullet"/>
      <w:lvlText w:val=""/>
      <w:lvlJc w:val="left"/>
      <w:pPr>
        <w:ind w:left="5760" w:hanging="360"/>
      </w:pPr>
      <w:rPr>
        <w:rFonts w:ascii="Symbol" w:hAnsi="Symbol" w:hint="default"/>
      </w:rPr>
    </w:lvl>
    <w:lvl w:ilvl="7" w:tplc="911AF496">
      <w:start w:val="1"/>
      <w:numFmt w:val="bullet"/>
      <w:lvlText w:val="o"/>
      <w:lvlJc w:val="left"/>
      <w:pPr>
        <w:ind w:left="6480" w:hanging="360"/>
      </w:pPr>
      <w:rPr>
        <w:rFonts w:ascii="Courier New" w:hAnsi="Courier New" w:hint="default"/>
      </w:rPr>
    </w:lvl>
    <w:lvl w:ilvl="8" w:tplc="AB764E9E">
      <w:start w:val="1"/>
      <w:numFmt w:val="bullet"/>
      <w:lvlText w:val=""/>
      <w:lvlJc w:val="left"/>
      <w:pPr>
        <w:ind w:left="7200" w:hanging="360"/>
      </w:pPr>
      <w:rPr>
        <w:rFonts w:ascii="Wingdings" w:hAnsi="Wingdings" w:hint="default"/>
      </w:rPr>
    </w:lvl>
  </w:abstractNum>
  <w:abstractNum w:abstractNumId="12" w15:restartNumberingAfterBreak="0">
    <w:nsid w:val="30770400"/>
    <w:multiLevelType w:val="hybridMultilevel"/>
    <w:tmpl w:val="20C699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A71498"/>
    <w:multiLevelType w:val="hybridMultilevel"/>
    <w:tmpl w:val="8C0C424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4" w15:restartNumberingAfterBreak="0">
    <w:nsid w:val="3734725A"/>
    <w:multiLevelType w:val="hybridMultilevel"/>
    <w:tmpl w:val="839A184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376C647B"/>
    <w:multiLevelType w:val="hybridMultilevel"/>
    <w:tmpl w:val="416C5C8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3C8A3297"/>
    <w:multiLevelType w:val="hybridMultilevel"/>
    <w:tmpl w:val="15DAC7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EB27E80"/>
    <w:multiLevelType w:val="hybridMultilevel"/>
    <w:tmpl w:val="E066237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18" w15:restartNumberingAfterBreak="0">
    <w:nsid w:val="46B00E75"/>
    <w:multiLevelType w:val="hybridMultilevel"/>
    <w:tmpl w:val="C63CA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7541B22"/>
    <w:multiLevelType w:val="multilevel"/>
    <w:tmpl w:val="BA2E0D68"/>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0" w15:restartNumberingAfterBreak="0">
    <w:nsid w:val="4F2E5023"/>
    <w:multiLevelType w:val="hybridMultilevel"/>
    <w:tmpl w:val="10FE61C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505A44"/>
    <w:multiLevelType w:val="hybridMultilevel"/>
    <w:tmpl w:val="2F08B822"/>
    <w:lvl w:ilvl="0" w:tplc="8AD0E144">
      <w:start w:val="1"/>
      <w:numFmt w:val="bullet"/>
      <w:lvlText w:val=""/>
      <w:lvlJc w:val="left"/>
      <w:pPr>
        <w:ind w:left="720" w:hanging="360"/>
      </w:pPr>
      <w:rPr>
        <w:rFonts w:ascii="Symbol" w:hAnsi="Symbol" w:hint="default"/>
      </w:rPr>
    </w:lvl>
    <w:lvl w:ilvl="1" w:tplc="A02EB0F4">
      <w:start w:val="1"/>
      <w:numFmt w:val="bullet"/>
      <w:lvlText w:val="o"/>
      <w:lvlJc w:val="left"/>
      <w:pPr>
        <w:ind w:left="1440" w:hanging="360"/>
      </w:pPr>
      <w:rPr>
        <w:rFonts w:ascii="Courier New" w:hAnsi="Courier New" w:hint="default"/>
      </w:rPr>
    </w:lvl>
    <w:lvl w:ilvl="2" w:tplc="0BE6E20C">
      <w:start w:val="1"/>
      <w:numFmt w:val="bullet"/>
      <w:lvlText w:val=""/>
      <w:lvlJc w:val="left"/>
      <w:pPr>
        <w:ind w:left="2160" w:hanging="360"/>
      </w:pPr>
      <w:rPr>
        <w:rFonts w:ascii="Wingdings" w:hAnsi="Wingdings" w:hint="default"/>
      </w:rPr>
    </w:lvl>
    <w:lvl w:ilvl="3" w:tplc="77940748">
      <w:start w:val="1"/>
      <w:numFmt w:val="bullet"/>
      <w:lvlText w:val=""/>
      <w:lvlJc w:val="left"/>
      <w:pPr>
        <w:ind w:left="2880" w:hanging="360"/>
      </w:pPr>
      <w:rPr>
        <w:rFonts w:ascii="Symbol" w:hAnsi="Symbol" w:hint="default"/>
      </w:rPr>
    </w:lvl>
    <w:lvl w:ilvl="4" w:tplc="CCE4D9AC">
      <w:start w:val="1"/>
      <w:numFmt w:val="bullet"/>
      <w:lvlText w:val="o"/>
      <w:lvlJc w:val="left"/>
      <w:pPr>
        <w:ind w:left="3600" w:hanging="360"/>
      </w:pPr>
      <w:rPr>
        <w:rFonts w:ascii="Courier New" w:hAnsi="Courier New" w:hint="default"/>
      </w:rPr>
    </w:lvl>
    <w:lvl w:ilvl="5" w:tplc="2348C942">
      <w:start w:val="1"/>
      <w:numFmt w:val="bullet"/>
      <w:lvlText w:val=""/>
      <w:lvlJc w:val="left"/>
      <w:pPr>
        <w:ind w:left="4320" w:hanging="360"/>
      </w:pPr>
      <w:rPr>
        <w:rFonts w:ascii="Wingdings" w:hAnsi="Wingdings" w:hint="default"/>
      </w:rPr>
    </w:lvl>
    <w:lvl w:ilvl="6" w:tplc="6046DCA2">
      <w:start w:val="1"/>
      <w:numFmt w:val="bullet"/>
      <w:lvlText w:val=""/>
      <w:lvlJc w:val="left"/>
      <w:pPr>
        <w:ind w:left="5040" w:hanging="360"/>
      </w:pPr>
      <w:rPr>
        <w:rFonts w:ascii="Symbol" w:hAnsi="Symbol" w:hint="default"/>
      </w:rPr>
    </w:lvl>
    <w:lvl w:ilvl="7" w:tplc="E87A54CC">
      <w:start w:val="1"/>
      <w:numFmt w:val="bullet"/>
      <w:lvlText w:val="o"/>
      <w:lvlJc w:val="left"/>
      <w:pPr>
        <w:ind w:left="5760" w:hanging="360"/>
      </w:pPr>
      <w:rPr>
        <w:rFonts w:ascii="Courier New" w:hAnsi="Courier New" w:hint="default"/>
      </w:rPr>
    </w:lvl>
    <w:lvl w:ilvl="8" w:tplc="8E745B12">
      <w:start w:val="1"/>
      <w:numFmt w:val="bullet"/>
      <w:lvlText w:val=""/>
      <w:lvlJc w:val="left"/>
      <w:pPr>
        <w:ind w:left="6480" w:hanging="360"/>
      </w:pPr>
      <w:rPr>
        <w:rFonts w:ascii="Wingdings" w:hAnsi="Wingdings" w:hint="default"/>
      </w:rPr>
    </w:lvl>
  </w:abstractNum>
  <w:abstractNum w:abstractNumId="22" w15:restartNumberingAfterBreak="0">
    <w:nsid w:val="55764C09"/>
    <w:multiLevelType w:val="hybridMultilevel"/>
    <w:tmpl w:val="37122FC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6112139"/>
    <w:multiLevelType w:val="hybridMultilevel"/>
    <w:tmpl w:val="07349B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581B5644"/>
    <w:multiLevelType w:val="hybridMultilevel"/>
    <w:tmpl w:val="7B42204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5BE36084"/>
    <w:multiLevelType w:val="hybridMultilevel"/>
    <w:tmpl w:val="0B285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62AC230A"/>
    <w:multiLevelType w:val="hybridMultilevel"/>
    <w:tmpl w:val="D0FA91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5D977EF"/>
    <w:multiLevelType w:val="hybridMultilevel"/>
    <w:tmpl w:val="C17C3D3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65F07DBB"/>
    <w:multiLevelType w:val="hybridMultilevel"/>
    <w:tmpl w:val="547A2A0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C5134CD"/>
    <w:multiLevelType w:val="hybridMultilevel"/>
    <w:tmpl w:val="BFE693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D5B04AA"/>
    <w:multiLevelType w:val="hybridMultilevel"/>
    <w:tmpl w:val="453456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F6B3278"/>
    <w:multiLevelType w:val="hybridMultilevel"/>
    <w:tmpl w:val="C5AE572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72DD6A29"/>
    <w:multiLevelType w:val="hybridMultilevel"/>
    <w:tmpl w:val="2D465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DB708E"/>
    <w:multiLevelType w:val="hybridMultilevel"/>
    <w:tmpl w:val="CB3092B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64A582A"/>
    <w:multiLevelType w:val="hybridMultilevel"/>
    <w:tmpl w:val="57AE07C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EB37CD3"/>
    <w:multiLevelType w:val="hybridMultilevel"/>
    <w:tmpl w:val="BE9E5C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8759569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6589091">
    <w:abstractNumId w:val="19"/>
  </w:num>
  <w:num w:numId="3" w16cid:durableId="994836597">
    <w:abstractNumId w:val="8"/>
  </w:num>
  <w:num w:numId="4" w16cid:durableId="294869239">
    <w:abstractNumId w:val="13"/>
  </w:num>
  <w:num w:numId="5" w16cid:durableId="1043284074">
    <w:abstractNumId w:val="26"/>
  </w:num>
  <w:num w:numId="6" w16cid:durableId="1357393177">
    <w:abstractNumId w:val="28"/>
  </w:num>
  <w:num w:numId="7" w16cid:durableId="990326862">
    <w:abstractNumId w:val="25"/>
  </w:num>
  <w:num w:numId="8" w16cid:durableId="742223123">
    <w:abstractNumId w:val="16"/>
  </w:num>
  <w:num w:numId="9" w16cid:durableId="2097554562">
    <w:abstractNumId w:val="4"/>
  </w:num>
  <w:num w:numId="10" w16cid:durableId="33845799">
    <w:abstractNumId w:val="7"/>
  </w:num>
  <w:num w:numId="11" w16cid:durableId="726799458">
    <w:abstractNumId w:val="15"/>
  </w:num>
  <w:num w:numId="12" w16cid:durableId="1989286095">
    <w:abstractNumId w:val="0"/>
  </w:num>
  <w:num w:numId="13" w16cid:durableId="2008440573">
    <w:abstractNumId w:val="32"/>
  </w:num>
  <w:num w:numId="14" w16cid:durableId="1647583638">
    <w:abstractNumId w:val="17"/>
  </w:num>
  <w:num w:numId="15" w16cid:durableId="1145661954">
    <w:abstractNumId w:val="11"/>
  </w:num>
  <w:num w:numId="16" w16cid:durableId="796948340">
    <w:abstractNumId w:val="36"/>
  </w:num>
  <w:num w:numId="17" w16cid:durableId="4602815">
    <w:abstractNumId w:val="6"/>
  </w:num>
  <w:num w:numId="18" w16cid:durableId="1029841127">
    <w:abstractNumId w:val="35"/>
  </w:num>
  <w:num w:numId="19" w16cid:durableId="883367656">
    <w:abstractNumId w:val="33"/>
  </w:num>
  <w:num w:numId="20" w16cid:durableId="1878812596">
    <w:abstractNumId w:val="31"/>
  </w:num>
  <w:num w:numId="21" w16cid:durableId="1039933707">
    <w:abstractNumId w:val="9"/>
  </w:num>
  <w:num w:numId="22" w16cid:durableId="1721133013">
    <w:abstractNumId w:val="1"/>
  </w:num>
  <w:num w:numId="23" w16cid:durableId="1750804097">
    <w:abstractNumId w:val="27"/>
  </w:num>
  <w:num w:numId="24" w16cid:durableId="1609652493">
    <w:abstractNumId w:val="21"/>
  </w:num>
  <w:num w:numId="25" w16cid:durableId="1850943393">
    <w:abstractNumId w:val="29"/>
  </w:num>
  <w:num w:numId="26" w16cid:durableId="2061634567">
    <w:abstractNumId w:val="18"/>
  </w:num>
  <w:num w:numId="27" w16cid:durableId="1193350019">
    <w:abstractNumId w:val="14"/>
  </w:num>
  <w:num w:numId="28" w16cid:durableId="20981963">
    <w:abstractNumId w:val="12"/>
  </w:num>
  <w:num w:numId="29" w16cid:durableId="158011273">
    <w:abstractNumId w:val="30"/>
  </w:num>
  <w:num w:numId="30" w16cid:durableId="27486971">
    <w:abstractNumId w:val="5"/>
  </w:num>
  <w:num w:numId="31" w16cid:durableId="1230309178">
    <w:abstractNumId w:val="2"/>
  </w:num>
  <w:num w:numId="32" w16cid:durableId="1967616825">
    <w:abstractNumId w:val="22"/>
  </w:num>
  <w:num w:numId="33" w16cid:durableId="1513766183">
    <w:abstractNumId w:val="3"/>
  </w:num>
  <w:num w:numId="34" w16cid:durableId="2045321411">
    <w:abstractNumId w:val="23"/>
  </w:num>
  <w:num w:numId="35" w16cid:durableId="1843933768">
    <w:abstractNumId w:val="20"/>
  </w:num>
  <w:num w:numId="36" w16cid:durableId="349455710">
    <w:abstractNumId w:val="34"/>
  </w:num>
  <w:num w:numId="37" w16cid:durableId="47815705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403"/>
    <w:rsid w:val="00000555"/>
    <w:rsid w:val="000008F9"/>
    <w:rsid w:val="00000DC3"/>
    <w:rsid w:val="00001F0D"/>
    <w:rsid w:val="000020A5"/>
    <w:rsid w:val="000020F7"/>
    <w:rsid w:val="00003B3A"/>
    <w:rsid w:val="000044A9"/>
    <w:rsid w:val="00005349"/>
    <w:rsid w:val="00005652"/>
    <w:rsid w:val="000056AE"/>
    <w:rsid w:val="00005CE9"/>
    <w:rsid w:val="00005E5A"/>
    <w:rsid w:val="0000656E"/>
    <w:rsid w:val="00006647"/>
    <w:rsid w:val="000067A1"/>
    <w:rsid w:val="000101EA"/>
    <w:rsid w:val="000104CA"/>
    <w:rsid w:val="000108A9"/>
    <w:rsid w:val="00010929"/>
    <w:rsid w:val="00012E54"/>
    <w:rsid w:val="00014285"/>
    <w:rsid w:val="0001483F"/>
    <w:rsid w:val="00014CE8"/>
    <w:rsid w:val="00015064"/>
    <w:rsid w:val="00015696"/>
    <w:rsid w:val="000158AF"/>
    <w:rsid w:val="00015A36"/>
    <w:rsid w:val="00015FCD"/>
    <w:rsid w:val="000167FC"/>
    <w:rsid w:val="000174CB"/>
    <w:rsid w:val="00017749"/>
    <w:rsid w:val="0001780C"/>
    <w:rsid w:val="0001791C"/>
    <w:rsid w:val="00020023"/>
    <w:rsid w:val="000205E1"/>
    <w:rsid w:val="00020854"/>
    <w:rsid w:val="00020CF7"/>
    <w:rsid w:val="000211DD"/>
    <w:rsid w:val="00021972"/>
    <w:rsid w:val="00021D1B"/>
    <w:rsid w:val="000227E4"/>
    <w:rsid w:val="000231B4"/>
    <w:rsid w:val="000231C2"/>
    <w:rsid w:val="0002404E"/>
    <w:rsid w:val="00024528"/>
    <w:rsid w:val="00024552"/>
    <w:rsid w:val="000246B7"/>
    <w:rsid w:val="000249B1"/>
    <w:rsid w:val="000250EF"/>
    <w:rsid w:val="000255B1"/>
    <w:rsid w:val="00025CDB"/>
    <w:rsid w:val="00026452"/>
    <w:rsid w:val="0002672B"/>
    <w:rsid w:val="00026C73"/>
    <w:rsid w:val="00027225"/>
    <w:rsid w:val="00027595"/>
    <w:rsid w:val="00027D77"/>
    <w:rsid w:val="00030677"/>
    <w:rsid w:val="00030954"/>
    <w:rsid w:val="00031A35"/>
    <w:rsid w:val="000336FB"/>
    <w:rsid w:val="00033A6F"/>
    <w:rsid w:val="00033F6F"/>
    <w:rsid w:val="00034DAE"/>
    <w:rsid w:val="000353EF"/>
    <w:rsid w:val="000355C6"/>
    <w:rsid w:val="00036849"/>
    <w:rsid w:val="0003711C"/>
    <w:rsid w:val="00040855"/>
    <w:rsid w:val="00040ABD"/>
    <w:rsid w:val="00040BCE"/>
    <w:rsid w:val="00041444"/>
    <w:rsid w:val="000415AA"/>
    <w:rsid w:val="000419D5"/>
    <w:rsid w:val="00041BAF"/>
    <w:rsid w:val="00041FEF"/>
    <w:rsid w:val="00042938"/>
    <w:rsid w:val="00044077"/>
    <w:rsid w:val="00045951"/>
    <w:rsid w:val="000460CB"/>
    <w:rsid w:val="00046FD3"/>
    <w:rsid w:val="00047440"/>
    <w:rsid w:val="00047871"/>
    <w:rsid w:val="00047BB0"/>
    <w:rsid w:val="000500FA"/>
    <w:rsid w:val="00050472"/>
    <w:rsid w:val="00050A0C"/>
    <w:rsid w:val="00050BE7"/>
    <w:rsid w:val="00051032"/>
    <w:rsid w:val="00051255"/>
    <w:rsid w:val="00052E76"/>
    <w:rsid w:val="0005358C"/>
    <w:rsid w:val="000536B1"/>
    <w:rsid w:val="00053C2C"/>
    <w:rsid w:val="00053E1E"/>
    <w:rsid w:val="00054B6B"/>
    <w:rsid w:val="00055113"/>
    <w:rsid w:val="0005512A"/>
    <w:rsid w:val="000556BE"/>
    <w:rsid w:val="00055C6E"/>
    <w:rsid w:val="00055E23"/>
    <w:rsid w:val="00056004"/>
    <w:rsid w:val="0005640C"/>
    <w:rsid w:val="00056743"/>
    <w:rsid w:val="00056B64"/>
    <w:rsid w:val="0006022E"/>
    <w:rsid w:val="00060E73"/>
    <w:rsid w:val="00061208"/>
    <w:rsid w:val="000613A4"/>
    <w:rsid w:val="00061BF8"/>
    <w:rsid w:val="000631F1"/>
    <w:rsid w:val="0006367C"/>
    <w:rsid w:val="000641C8"/>
    <w:rsid w:val="000659C8"/>
    <w:rsid w:val="000660CE"/>
    <w:rsid w:val="000664FE"/>
    <w:rsid w:val="00066EAA"/>
    <w:rsid w:val="0006727C"/>
    <w:rsid w:val="00070964"/>
    <w:rsid w:val="00070CBF"/>
    <w:rsid w:val="00070F03"/>
    <w:rsid w:val="00071989"/>
    <w:rsid w:val="00071BFB"/>
    <w:rsid w:val="000723A4"/>
    <w:rsid w:val="000731EB"/>
    <w:rsid w:val="00073251"/>
    <w:rsid w:val="00073427"/>
    <w:rsid w:val="0007360D"/>
    <w:rsid w:val="00074155"/>
    <w:rsid w:val="000745B6"/>
    <w:rsid w:val="000748BE"/>
    <w:rsid w:val="00075172"/>
    <w:rsid w:val="00075A99"/>
    <w:rsid w:val="00075C16"/>
    <w:rsid w:val="00076D88"/>
    <w:rsid w:val="00077A03"/>
    <w:rsid w:val="00077F9C"/>
    <w:rsid w:val="00080FAB"/>
    <w:rsid w:val="0008109E"/>
    <w:rsid w:val="0008117E"/>
    <w:rsid w:val="000815B2"/>
    <w:rsid w:val="00082990"/>
    <w:rsid w:val="00083FE4"/>
    <w:rsid w:val="000844FD"/>
    <w:rsid w:val="000845E7"/>
    <w:rsid w:val="000848DA"/>
    <w:rsid w:val="00084F1A"/>
    <w:rsid w:val="000868AA"/>
    <w:rsid w:val="0009034F"/>
    <w:rsid w:val="000903C6"/>
    <w:rsid w:val="00090D44"/>
    <w:rsid w:val="00090DCF"/>
    <w:rsid w:val="00091B11"/>
    <w:rsid w:val="00092A78"/>
    <w:rsid w:val="00092CB6"/>
    <w:rsid w:val="0009315B"/>
    <w:rsid w:val="00093A1C"/>
    <w:rsid w:val="000945CE"/>
    <w:rsid w:val="0009467E"/>
    <w:rsid w:val="0009618D"/>
    <w:rsid w:val="00096220"/>
    <w:rsid w:val="0009652B"/>
    <w:rsid w:val="000968DA"/>
    <w:rsid w:val="00096D5E"/>
    <w:rsid w:val="0009712E"/>
    <w:rsid w:val="00097270"/>
    <w:rsid w:val="00097CA5"/>
    <w:rsid w:val="000A0908"/>
    <w:rsid w:val="000A0AC2"/>
    <w:rsid w:val="000A0EE0"/>
    <w:rsid w:val="000A24E1"/>
    <w:rsid w:val="000A30EA"/>
    <w:rsid w:val="000A3385"/>
    <w:rsid w:val="000A350B"/>
    <w:rsid w:val="000A36BD"/>
    <w:rsid w:val="000A3B9E"/>
    <w:rsid w:val="000A3F20"/>
    <w:rsid w:val="000A5723"/>
    <w:rsid w:val="000A5F0B"/>
    <w:rsid w:val="000A6EE0"/>
    <w:rsid w:val="000A7124"/>
    <w:rsid w:val="000A7615"/>
    <w:rsid w:val="000A76B3"/>
    <w:rsid w:val="000A7CB2"/>
    <w:rsid w:val="000B014B"/>
    <w:rsid w:val="000B1522"/>
    <w:rsid w:val="000B224F"/>
    <w:rsid w:val="000B32CC"/>
    <w:rsid w:val="000B36C4"/>
    <w:rsid w:val="000B4576"/>
    <w:rsid w:val="000B4E7E"/>
    <w:rsid w:val="000B641A"/>
    <w:rsid w:val="000B682F"/>
    <w:rsid w:val="000B6869"/>
    <w:rsid w:val="000B7E03"/>
    <w:rsid w:val="000C00D7"/>
    <w:rsid w:val="000C0416"/>
    <w:rsid w:val="000C043B"/>
    <w:rsid w:val="000C1B35"/>
    <w:rsid w:val="000C1FFB"/>
    <w:rsid w:val="000C24D8"/>
    <w:rsid w:val="000C2AE2"/>
    <w:rsid w:val="000C327F"/>
    <w:rsid w:val="000C36D4"/>
    <w:rsid w:val="000C46D6"/>
    <w:rsid w:val="000C4BEB"/>
    <w:rsid w:val="000C4DD3"/>
    <w:rsid w:val="000C586E"/>
    <w:rsid w:val="000C6B66"/>
    <w:rsid w:val="000C6CF6"/>
    <w:rsid w:val="000C6EB4"/>
    <w:rsid w:val="000C7138"/>
    <w:rsid w:val="000C78AC"/>
    <w:rsid w:val="000D00EE"/>
    <w:rsid w:val="000D0380"/>
    <w:rsid w:val="000D0385"/>
    <w:rsid w:val="000D0B64"/>
    <w:rsid w:val="000D0C32"/>
    <w:rsid w:val="000D1739"/>
    <w:rsid w:val="000D22B5"/>
    <w:rsid w:val="000D28ED"/>
    <w:rsid w:val="000D2A46"/>
    <w:rsid w:val="000D3266"/>
    <w:rsid w:val="000D34E6"/>
    <w:rsid w:val="000D407C"/>
    <w:rsid w:val="000D4CBF"/>
    <w:rsid w:val="000D5507"/>
    <w:rsid w:val="000D5716"/>
    <w:rsid w:val="000D6276"/>
    <w:rsid w:val="000D6314"/>
    <w:rsid w:val="000D64E4"/>
    <w:rsid w:val="000D7566"/>
    <w:rsid w:val="000D7EEC"/>
    <w:rsid w:val="000D7F1B"/>
    <w:rsid w:val="000E0B60"/>
    <w:rsid w:val="000E2BE6"/>
    <w:rsid w:val="000E3FC4"/>
    <w:rsid w:val="000E52D0"/>
    <w:rsid w:val="000E55CE"/>
    <w:rsid w:val="000E6424"/>
    <w:rsid w:val="000E6FF6"/>
    <w:rsid w:val="000E748A"/>
    <w:rsid w:val="000E7B06"/>
    <w:rsid w:val="000E7CA9"/>
    <w:rsid w:val="000F0BF7"/>
    <w:rsid w:val="000F151F"/>
    <w:rsid w:val="000F1D51"/>
    <w:rsid w:val="000F225B"/>
    <w:rsid w:val="000F237D"/>
    <w:rsid w:val="000F2445"/>
    <w:rsid w:val="000F38EE"/>
    <w:rsid w:val="000F4177"/>
    <w:rsid w:val="000F427B"/>
    <w:rsid w:val="000F42A0"/>
    <w:rsid w:val="000F500C"/>
    <w:rsid w:val="000F614A"/>
    <w:rsid w:val="000F635B"/>
    <w:rsid w:val="000F69A0"/>
    <w:rsid w:val="000F6C8E"/>
    <w:rsid w:val="000F77E4"/>
    <w:rsid w:val="00100147"/>
    <w:rsid w:val="00100274"/>
    <w:rsid w:val="00100778"/>
    <w:rsid w:val="00100816"/>
    <w:rsid w:val="001011EC"/>
    <w:rsid w:val="001019E6"/>
    <w:rsid w:val="00101C53"/>
    <w:rsid w:val="00101C9E"/>
    <w:rsid w:val="001022C9"/>
    <w:rsid w:val="00102F3A"/>
    <w:rsid w:val="001038D5"/>
    <w:rsid w:val="00103B40"/>
    <w:rsid w:val="00104AA1"/>
    <w:rsid w:val="00104B6A"/>
    <w:rsid w:val="00106258"/>
    <w:rsid w:val="001063CA"/>
    <w:rsid w:val="00106F30"/>
    <w:rsid w:val="00107F4C"/>
    <w:rsid w:val="00111013"/>
    <w:rsid w:val="001117E9"/>
    <w:rsid w:val="00111882"/>
    <w:rsid w:val="00111CE5"/>
    <w:rsid w:val="00111F5E"/>
    <w:rsid w:val="001125C6"/>
    <w:rsid w:val="00112DAF"/>
    <w:rsid w:val="001132D4"/>
    <w:rsid w:val="001140BC"/>
    <w:rsid w:val="001143D6"/>
    <w:rsid w:val="00114504"/>
    <w:rsid w:val="00114801"/>
    <w:rsid w:val="00114F2D"/>
    <w:rsid w:val="001156D4"/>
    <w:rsid w:val="00115911"/>
    <w:rsid w:val="00115C07"/>
    <w:rsid w:val="00116356"/>
    <w:rsid w:val="00116956"/>
    <w:rsid w:val="00116ADB"/>
    <w:rsid w:val="0011756A"/>
    <w:rsid w:val="001205AB"/>
    <w:rsid w:val="00120C16"/>
    <w:rsid w:val="00120D18"/>
    <w:rsid w:val="00123960"/>
    <w:rsid w:val="00123C96"/>
    <w:rsid w:val="001245F2"/>
    <w:rsid w:val="00125063"/>
    <w:rsid w:val="00126052"/>
    <w:rsid w:val="00126746"/>
    <w:rsid w:val="001267FA"/>
    <w:rsid w:val="001268EC"/>
    <w:rsid w:val="00127725"/>
    <w:rsid w:val="001277D5"/>
    <w:rsid w:val="00127FB8"/>
    <w:rsid w:val="001311D8"/>
    <w:rsid w:val="00131373"/>
    <w:rsid w:val="0013144C"/>
    <w:rsid w:val="001316BC"/>
    <w:rsid w:val="00132383"/>
    <w:rsid w:val="0013344E"/>
    <w:rsid w:val="001334AF"/>
    <w:rsid w:val="00133D5D"/>
    <w:rsid w:val="00133F94"/>
    <w:rsid w:val="00134709"/>
    <w:rsid w:val="0013500B"/>
    <w:rsid w:val="0013560C"/>
    <w:rsid w:val="00135B20"/>
    <w:rsid w:val="001376A2"/>
    <w:rsid w:val="001400FB"/>
    <w:rsid w:val="001404DE"/>
    <w:rsid w:val="00140B77"/>
    <w:rsid w:val="0014247E"/>
    <w:rsid w:val="001426EF"/>
    <w:rsid w:val="00143570"/>
    <w:rsid w:val="00143B55"/>
    <w:rsid w:val="0014404F"/>
    <w:rsid w:val="00144081"/>
    <w:rsid w:val="001455B1"/>
    <w:rsid w:val="001457C1"/>
    <w:rsid w:val="00145C17"/>
    <w:rsid w:val="00145D99"/>
    <w:rsid w:val="00146C8C"/>
    <w:rsid w:val="00151539"/>
    <w:rsid w:val="00151991"/>
    <w:rsid w:val="00151A51"/>
    <w:rsid w:val="00152259"/>
    <w:rsid w:val="001525C8"/>
    <w:rsid w:val="001525F4"/>
    <w:rsid w:val="00152F1E"/>
    <w:rsid w:val="001530CA"/>
    <w:rsid w:val="001536C8"/>
    <w:rsid w:val="0015572F"/>
    <w:rsid w:val="00156028"/>
    <w:rsid w:val="001573B4"/>
    <w:rsid w:val="001576B9"/>
    <w:rsid w:val="00160110"/>
    <w:rsid w:val="00160129"/>
    <w:rsid w:val="00160D8C"/>
    <w:rsid w:val="00161E3C"/>
    <w:rsid w:val="00161ED5"/>
    <w:rsid w:val="00162DB2"/>
    <w:rsid w:val="0016346F"/>
    <w:rsid w:val="001635F4"/>
    <w:rsid w:val="001636E4"/>
    <w:rsid w:val="001643A7"/>
    <w:rsid w:val="00165167"/>
    <w:rsid w:val="001657D8"/>
    <w:rsid w:val="00166869"/>
    <w:rsid w:val="00167A68"/>
    <w:rsid w:val="00167BAA"/>
    <w:rsid w:val="00167C57"/>
    <w:rsid w:val="00170AA3"/>
    <w:rsid w:val="00170B25"/>
    <w:rsid w:val="00170D12"/>
    <w:rsid w:val="00171919"/>
    <w:rsid w:val="001720DE"/>
    <w:rsid w:val="00172134"/>
    <w:rsid w:val="00172E21"/>
    <w:rsid w:val="0017336F"/>
    <w:rsid w:val="00174B34"/>
    <w:rsid w:val="001750B4"/>
    <w:rsid w:val="00175BB8"/>
    <w:rsid w:val="00175EDF"/>
    <w:rsid w:val="00176678"/>
    <w:rsid w:val="00176887"/>
    <w:rsid w:val="001771C2"/>
    <w:rsid w:val="00177813"/>
    <w:rsid w:val="001806C3"/>
    <w:rsid w:val="001809C1"/>
    <w:rsid w:val="00180CA4"/>
    <w:rsid w:val="00180DE8"/>
    <w:rsid w:val="00180E29"/>
    <w:rsid w:val="00181643"/>
    <w:rsid w:val="0018212F"/>
    <w:rsid w:val="00182A91"/>
    <w:rsid w:val="00182FAF"/>
    <w:rsid w:val="00183D85"/>
    <w:rsid w:val="00183FD7"/>
    <w:rsid w:val="001844D4"/>
    <w:rsid w:val="001847D0"/>
    <w:rsid w:val="00184876"/>
    <w:rsid w:val="00185490"/>
    <w:rsid w:val="001854C1"/>
    <w:rsid w:val="00185AD0"/>
    <w:rsid w:val="00187AA4"/>
    <w:rsid w:val="00190D42"/>
    <w:rsid w:val="0019109D"/>
    <w:rsid w:val="001915FA"/>
    <w:rsid w:val="00191864"/>
    <w:rsid w:val="0019209E"/>
    <w:rsid w:val="00192658"/>
    <w:rsid w:val="00194666"/>
    <w:rsid w:val="00194FD1"/>
    <w:rsid w:val="001956A2"/>
    <w:rsid w:val="00195CD3"/>
    <w:rsid w:val="00197562"/>
    <w:rsid w:val="001A0065"/>
    <w:rsid w:val="001A0735"/>
    <w:rsid w:val="001A0A86"/>
    <w:rsid w:val="001A0D46"/>
    <w:rsid w:val="001A21F1"/>
    <w:rsid w:val="001A3066"/>
    <w:rsid w:val="001A3CCB"/>
    <w:rsid w:val="001A4A43"/>
    <w:rsid w:val="001A5708"/>
    <w:rsid w:val="001A585B"/>
    <w:rsid w:val="001A5AFA"/>
    <w:rsid w:val="001A637B"/>
    <w:rsid w:val="001A7293"/>
    <w:rsid w:val="001B041F"/>
    <w:rsid w:val="001B1E9E"/>
    <w:rsid w:val="001B2746"/>
    <w:rsid w:val="001B2819"/>
    <w:rsid w:val="001B3335"/>
    <w:rsid w:val="001B346F"/>
    <w:rsid w:val="001B438B"/>
    <w:rsid w:val="001B4D10"/>
    <w:rsid w:val="001B58C5"/>
    <w:rsid w:val="001B5A58"/>
    <w:rsid w:val="001B5C19"/>
    <w:rsid w:val="001B7D06"/>
    <w:rsid w:val="001C07B4"/>
    <w:rsid w:val="001C09CE"/>
    <w:rsid w:val="001C12BA"/>
    <w:rsid w:val="001C1A49"/>
    <w:rsid w:val="001C31C7"/>
    <w:rsid w:val="001C393E"/>
    <w:rsid w:val="001C40E4"/>
    <w:rsid w:val="001C4177"/>
    <w:rsid w:val="001C48DC"/>
    <w:rsid w:val="001C4E22"/>
    <w:rsid w:val="001C58AC"/>
    <w:rsid w:val="001C6F23"/>
    <w:rsid w:val="001D049D"/>
    <w:rsid w:val="001D0D3E"/>
    <w:rsid w:val="001D173B"/>
    <w:rsid w:val="001D31C2"/>
    <w:rsid w:val="001D38C1"/>
    <w:rsid w:val="001D538D"/>
    <w:rsid w:val="001D570A"/>
    <w:rsid w:val="001D59DC"/>
    <w:rsid w:val="001D60BA"/>
    <w:rsid w:val="001D617E"/>
    <w:rsid w:val="001D6208"/>
    <w:rsid w:val="001D664E"/>
    <w:rsid w:val="001D68F2"/>
    <w:rsid w:val="001D6D6C"/>
    <w:rsid w:val="001D731C"/>
    <w:rsid w:val="001D790C"/>
    <w:rsid w:val="001D7B28"/>
    <w:rsid w:val="001E0784"/>
    <w:rsid w:val="001E0F5D"/>
    <w:rsid w:val="001E1403"/>
    <w:rsid w:val="001E1D12"/>
    <w:rsid w:val="001E24B6"/>
    <w:rsid w:val="001E32BD"/>
    <w:rsid w:val="001E58A4"/>
    <w:rsid w:val="001E6C0F"/>
    <w:rsid w:val="001E7CC3"/>
    <w:rsid w:val="001F0556"/>
    <w:rsid w:val="001F0FCA"/>
    <w:rsid w:val="001F199E"/>
    <w:rsid w:val="001F39E0"/>
    <w:rsid w:val="001F4282"/>
    <w:rsid w:val="001F4BDB"/>
    <w:rsid w:val="001F5F0C"/>
    <w:rsid w:val="001F6B32"/>
    <w:rsid w:val="001F6D23"/>
    <w:rsid w:val="001F6EE2"/>
    <w:rsid w:val="001F7186"/>
    <w:rsid w:val="001F7B92"/>
    <w:rsid w:val="00200B05"/>
    <w:rsid w:val="00201554"/>
    <w:rsid w:val="00201AF1"/>
    <w:rsid w:val="00202574"/>
    <w:rsid w:val="002030CD"/>
    <w:rsid w:val="00203447"/>
    <w:rsid w:val="00203A50"/>
    <w:rsid w:val="00203D88"/>
    <w:rsid w:val="002048AF"/>
    <w:rsid w:val="0020502B"/>
    <w:rsid w:val="002054C4"/>
    <w:rsid w:val="002054EF"/>
    <w:rsid w:val="00205B68"/>
    <w:rsid w:val="00205BB3"/>
    <w:rsid w:val="00205C7C"/>
    <w:rsid w:val="00205CE5"/>
    <w:rsid w:val="00205E66"/>
    <w:rsid w:val="00206C4C"/>
    <w:rsid w:val="00207399"/>
    <w:rsid w:val="00207FE8"/>
    <w:rsid w:val="002103F3"/>
    <w:rsid w:val="00210926"/>
    <w:rsid w:val="00211593"/>
    <w:rsid w:val="00211D47"/>
    <w:rsid w:val="002121CA"/>
    <w:rsid w:val="0021314C"/>
    <w:rsid w:val="0021365B"/>
    <w:rsid w:val="0021400E"/>
    <w:rsid w:val="00215394"/>
    <w:rsid w:val="002159AF"/>
    <w:rsid w:val="00215B26"/>
    <w:rsid w:val="00215E45"/>
    <w:rsid w:val="002165AF"/>
    <w:rsid w:val="00220A7F"/>
    <w:rsid w:val="00220B65"/>
    <w:rsid w:val="00220E80"/>
    <w:rsid w:val="00221BFB"/>
    <w:rsid w:val="002226BD"/>
    <w:rsid w:val="00222844"/>
    <w:rsid w:val="00222892"/>
    <w:rsid w:val="002229C0"/>
    <w:rsid w:val="00223691"/>
    <w:rsid w:val="002239A6"/>
    <w:rsid w:val="00223ECC"/>
    <w:rsid w:val="00224168"/>
    <w:rsid w:val="0022466C"/>
    <w:rsid w:val="002249F2"/>
    <w:rsid w:val="00224DAC"/>
    <w:rsid w:val="00224FB9"/>
    <w:rsid w:val="00225505"/>
    <w:rsid w:val="00225566"/>
    <w:rsid w:val="002255AF"/>
    <w:rsid w:val="00225E24"/>
    <w:rsid w:val="00226439"/>
    <w:rsid w:val="002268CC"/>
    <w:rsid w:val="00227656"/>
    <w:rsid w:val="00230802"/>
    <w:rsid w:val="0023095B"/>
    <w:rsid w:val="002315CB"/>
    <w:rsid w:val="00232000"/>
    <w:rsid w:val="002326F0"/>
    <w:rsid w:val="00232814"/>
    <w:rsid w:val="00232CDE"/>
    <w:rsid w:val="00232CF7"/>
    <w:rsid w:val="002338EF"/>
    <w:rsid w:val="0023395A"/>
    <w:rsid w:val="0023413F"/>
    <w:rsid w:val="00234140"/>
    <w:rsid w:val="0023463E"/>
    <w:rsid w:val="00234BAC"/>
    <w:rsid w:val="00234DFD"/>
    <w:rsid w:val="0023582C"/>
    <w:rsid w:val="00235BEE"/>
    <w:rsid w:val="00236BFA"/>
    <w:rsid w:val="00237EEE"/>
    <w:rsid w:val="00241316"/>
    <w:rsid w:val="00242BCC"/>
    <w:rsid w:val="00242C8F"/>
    <w:rsid w:val="00242F0E"/>
    <w:rsid w:val="002432FC"/>
    <w:rsid w:val="00243572"/>
    <w:rsid w:val="00243FD9"/>
    <w:rsid w:val="0024535E"/>
    <w:rsid w:val="00245A0A"/>
    <w:rsid w:val="00245EB5"/>
    <w:rsid w:val="00246D32"/>
    <w:rsid w:val="00246EE8"/>
    <w:rsid w:val="00247209"/>
    <w:rsid w:val="0024741F"/>
    <w:rsid w:val="00247566"/>
    <w:rsid w:val="00247D3B"/>
    <w:rsid w:val="002500D6"/>
    <w:rsid w:val="00250E8C"/>
    <w:rsid w:val="00251988"/>
    <w:rsid w:val="00253FCF"/>
    <w:rsid w:val="002563AA"/>
    <w:rsid w:val="00257049"/>
    <w:rsid w:val="00257AB6"/>
    <w:rsid w:val="00257BF5"/>
    <w:rsid w:val="0026021E"/>
    <w:rsid w:val="002608A9"/>
    <w:rsid w:val="00261C72"/>
    <w:rsid w:val="00261E31"/>
    <w:rsid w:val="002630F4"/>
    <w:rsid w:val="00263686"/>
    <w:rsid w:val="00263DB8"/>
    <w:rsid w:val="00263F84"/>
    <w:rsid w:val="002642D7"/>
    <w:rsid w:val="00264C42"/>
    <w:rsid w:val="002655C9"/>
    <w:rsid w:val="00265673"/>
    <w:rsid w:val="00265697"/>
    <w:rsid w:val="002669F3"/>
    <w:rsid w:val="00266ADC"/>
    <w:rsid w:val="002671E5"/>
    <w:rsid w:val="00267B82"/>
    <w:rsid w:val="00270E85"/>
    <w:rsid w:val="00271117"/>
    <w:rsid w:val="0027115F"/>
    <w:rsid w:val="002711EB"/>
    <w:rsid w:val="00271D1C"/>
    <w:rsid w:val="00271D61"/>
    <w:rsid w:val="002726E4"/>
    <w:rsid w:val="00272CA0"/>
    <w:rsid w:val="00273396"/>
    <w:rsid w:val="0027442B"/>
    <w:rsid w:val="0027484E"/>
    <w:rsid w:val="00274A51"/>
    <w:rsid w:val="00274C57"/>
    <w:rsid w:val="00275A97"/>
    <w:rsid w:val="00276959"/>
    <w:rsid w:val="00277341"/>
    <w:rsid w:val="00277980"/>
    <w:rsid w:val="00277D41"/>
    <w:rsid w:val="00277D42"/>
    <w:rsid w:val="00280857"/>
    <w:rsid w:val="002817AE"/>
    <w:rsid w:val="00281EAB"/>
    <w:rsid w:val="0028200D"/>
    <w:rsid w:val="00282E5A"/>
    <w:rsid w:val="002830B3"/>
    <w:rsid w:val="00283707"/>
    <w:rsid w:val="002839FA"/>
    <w:rsid w:val="002848A1"/>
    <w:rsid w:val="00284B79"/>
    <w:rsid w:val="0028522D"/>
    <w:rsid w:val="002852BD"/>
    <w:rsid w:val="002854C7"/>
    <w:rsid w:val="00285E68"/>
    <w:rsid w:val="00286653"/>
    <w:rsid w:val="00286C1A"/>
    <w:rsid w:val="00287277"/>
    <w:rsid w:val="002905B4"/>
    <w:rsid w:val="00290E43"/>
    <w:rsid w:val="00291533"/>
    <w:rsid w:val="002923CC"/>
    <w:rsid w:val="00292DA6"/>
    <w:rsid w:val="00292E99"/>
    <w:rsid w:val="002936A9"/>
    <w:rsid w:val="00293746"/>
    <w:rsid w:val="00293FD8"/>
    <w:rsid w:val="0029400A"/>
    <w:rsid w:val="002940E5"/>
    <w:rsid w:val="00294415"/>
    <w:rsid w:val="0029481A"/>
    <w:rsid w:val="00294C97"/>
    <w:rsid w:val="002956C4"/>
    <w:rsid w:val="0029574D"/>
    <w:rsid w:val="00295DCA"/>
    <w:rsid w:val="00296AF6"/>
    <w:rsid w:val="0029724B"/>
    <w:rsid w:val="002972FD"/>
    <w:rsid w:val="00297B86"/>
    <w:rsid w:val="00297EFD"/>
    <w:rsid w:val="002A0313"/>
    <w:rsid w:val="002A10DC"/>
    <w:rsid w:val="002A1349"/>
    <w:rsid w:val="002A13DD"/>
    <w:rsid w:val="002A22E5"/>
    <w:rsid w:val="002A24DF"/>
    <w:rsid w:val="002A34FA"/>
    <w:rsid w:val="002A3B35"/>
    <w:rsid w:val="002A44DE"/>
    <w:rsid w:val="002A494F"/>
    <w:rsid w:val="002A4BF7"/>
    <w:rsid w:val="002A55A7"/>
    <w:rsid w:val="002A5A71"/>
    <w:rsid w:val="002A5F85"/>
    <w:rsid w:val="002A659A"/>
    <w:rsid w:val="002A659B"/>
    <w:rsid w:val="002A66DB"/>
    <w:rsid w:val="002A6FF2"/>
    <w:rsid w:val="002A7FB3"/>
    <w:rsid w:val="002B14A2"/>
    <w:rsid w:val="002B157E"/>
    <w:rsid w:val="002B2729"/>
    <w:rsid w:val="002B2F52"/>
    <w:rsid w:val="002B308D"/>
    <w:rsid w:val="002B308F"/>
    <w:rsid w:val="002B31F6"/>
    <w:rsid w:val="002B3F9A"/>
    <w:rsid w:val="002B4D9A"/>
    <w:rsid w:val="002B51C8"/>
    <w:rsid w:val="002B526A"/>
    <w:rsid w:val="002B55AF"/>
    <w:rsid w:val="002B59DF"/>
    <w:rsid w:val="002B5ECE"/>
    <w:rsid w:val="002B6D1F"/>
    <w:rsid w:val="002B6DB5"/>
    <w:rsid w:val="002B6DC4"/>
    <w:rsid w:val="002B71D9"/>
    <w:rsid w:val="002B7941"/>
    <w:rsid w:val="002B7A7B"/>
    <w:rsid w:val="002C15CF"/>
    <w:rsid w:val="002C1F5B"/>
    <w:rsid w:val="002C305C"/>
    <w:rsid w:val="002C5F9C"/>
    <w:rsid w:val="002C7007"/>
    <w:rsid w:val="002C7B61"/>
    <w:rsid w:val="002C7DB1"/>
    <w:rsid w:val="002D045F"/>
    <w:rsid w:val="002D0768"/>
    <w:rsid w:val="002D1965"/>
    <w:rsid w:val="002D240E"/>
    <w:rsid w:val="002D2810"/>
    <w:rsid w:val="002D2DBB"/>
    <w:rsid w:val="002D386F"/>
    <w:rsid w:val="002D3E40"/>
    <w:rsid w:val="002D3FC2"/>
    <w:rsid w:val="002D4B66"/>
    <w:rsid w:val="002D5B7B"/>
    <w:rsid w:val="002D65E3"/>
    <w:rsid w:val="002D69C8"/>
    <w:rsid w:val="002D748C"/>
    <w:rsid w:val="002E033B"/>
    <w:rsid w:val="002E08CE"/>
    <w:rsid w:val="002E0AF8"/>
    <w:rsid w:val="002E0D3D"/>
    <w:rsid w:val="002E1327"/>
    <w:rsid w:val="002E132D"/>
    <w:rsid w:val="002E1591"/>
    <w:rsid w:val="002E186F"/>
    <w:rsid w:val="002E1D67"/>
    <w:rsid w:val="002E210C"/>
    <w:rsid w:val="002E2915"/>
    <w:rsid w:val="002E297C"/>
    <w:rsid w:val="002E364F"/>
    <w:rsid w:val="002E4B73"/>
    <w:rsid w:val="002E5730"/>
    <w:rsid w:val="002E5BDD"/>
    <w:rsid w:val="002E613F"/>
    <w:rsid w:val="002E64FD"/>
    <w:rsid w:val="002E75D1"/>
    <w:rsid w:val="002E7852"/>
    <w:rsid w:val="002E7D3E"/>
    <w:rsid w:val="002F084B"/>
    <w:rsid w:val="002F0FE2"/>
    <w:rsid w:val="002F11B4"/>
    <w:rsid w:val="002F1AF0"/>
    <w:rsid w:val="002F1D5D"/>
    <w:rsid w:val="002F22A2"/>
    <w:rsid w:val="002F242D"/>
    <w:rsid w:val="002F29B6"/>
    <w:rsid w:val="002F2AC3"/>
    <w:rsid w:val="002F3339"/>
    <w:rsid w:val="002F3469"/>
    <w:rsid w:val="002F37B8"/>
    <w:rsid w:val="002F38A9"/>
    <w:rsid w:val="002F59E4"/>
    <w:rsid w:val="002F5CE3"/>
    <w:rsid w:val="002F5CF6"/>
    <w:rsid w:val="002F63E6"/>
    <w:rsid w:val="002F69EB"/>
    <w:rsid w:val="002F6EF2"/>
    <w:rsid w:val="002F7D05"/>
    <w:rsid w:val="0030073B"/>
    <w:rsid w:val="00300BE2"/>
    <w:rsid w:val="00300F1B"/>
    <w:rsid w:val="00301078"/>
    <w:rsid w:val="00301376"/>
    <w:rsid w:val="00301799"/>
    <w:rsid w:val="00301F49"/>
    <w:rsid w:val="00302801"/>
    <w:rsid w:val="00303006"/>
    <w:rsid w:val="00303D52"/>
    <w:rsid w:val="003044B4"/>
    <w:rsid w:val="00304EA0"/>
    <w:rsid w:val="00304FE6"/>
    <w:rsid w:val="00305BF4"/>
    <w:rsid w:val="00305EDE"/>
    <w:rsid w:val="0030651F"/>
    <w:rsid w:val="00306F62"/>
    <w:rsid w:val="00307670"/>
    <w:rsid w:val="00307A79"/>
    <w:rsid w:val="0031035D"/>
    <w:rsid w:val="00310390"/>
    <w:rsid w:val="00310698"/>
    <w:rsid w:val="00310CB3"/>
    <w:rsid w:val="00311FC6"/>
    <w:rsid w:val="00312F57"/>
    <w:rsid w:val="00313AF9"/>
    <w:rsid w:val="00313F76"/>
    <w:rsid w:val="00314AF4"/>
    <w:rsid w:val="003162FD"/>
    <w:rsid w:val="00317562"/>
    <w:rsid w:val="003177AD"/>
    <w:rsid w:val="00317893"/>
    <w:rsid w:val="00317B6C"/>
    <w:rsid w:val="003216C4"/>
    <w:rsid w:val="00321BEB"/>
    <w:rsid w:val="003226C7"/>
    <w:rsid w:val="00322FC3"/>
    <w:rsid w:val="00323C52"/>
    <w:rsid w:val="003248BA"/>
    <w:rsid w:val="00325AE3"/>
    <w:rsid w:val="00325E72"/>
    <w:rsid w:val="00327372"/>
    <w:rsid w:val="00327A14"/>
    <w:rsid w:val="00327C25"/>
    <w:rsid w:val="00327DBC"/>
    <w:rsid w:val="00327E9B"/>
    <w:rsid w:val="0032F627"/>
    <w:rsid w:val="00330A8D"/>
    <w:rsid w:val="00330D55"/>
    <w:rsid w:val="00330FB6"/>
    <w:rsid w:val="00331BED"/>
    <w:rsid w:val="00331DBF"/>
    <w:rsid w:val="003329D5"/>
    <w:rsid w:val="00333300"/>
    <w:rsid w:val="00333311"/>
    <w:rsid w:val="003350CA"/>
    <w:rsid w:val="0033518E"/>
    <w:rsid w:val="003358BB"/>
    <w:rsid w:val="003358FF"/>
    <w:rsid w:val="00335AA4"/>
    <w:rsid w:val="003361F9"/>
    <w:rsid w:val="0033650C"/>
    <w:rsid w:val="003377C0"/>
    <w:rsid w:val="00337A23"/>
    <w:rsid w:val="00340468"/>
    <w:rsid w:val="003409D6"/>
    <w:rsid w:val="00340A07"/>
    <w:rsid w:val="003413D2"/>
    <w:rsid w:val="00341DEB"/>
    <w:rsid w:val="003431AC"/>
    <w:rsid w:val="003461A6"/>
    <w:rsid w:val="00346B19"/>
    <w:rsid w:val="00346D7C"/>
    <w:rsid w:val="00347258"/>
    <w:rsid w:val="003474ED"/>
    <w:rsid w:val="00350F1F"/>
    <w:rsid w:val="0035103D"/>
    <w:rsid w:val="00351625"/>
    <w:rsid w:val="003520F2"/>
    <w:rsid w:val="00352161"/>
    <w:rsid w:val="003521B5"/>
    <w:rsid w:val="0035245D"/>
    <w:rsid w:val="00353E68"/>
    <w:rsid w:val="0035410C"/>
    <w:rsid w:val="00354320"/>
    <w:rsid w:val="00354DC1"/>
    <w:rsid w:val="003556D1"/>
    <w:rsid w:val="00355BF1"/>
    <w:rsid w:val="00355E87"/>
    <w:rsid w:val="003567AA"/>
    <w:rsid w:val="00357265"/>
    <w:rsid w:val="003575F1"/>
    <w:rsid w:val="00357638"/>
    <w:rsid w:val="00360A32"/>
    <w:rsid w:val="00360B99"/>
    <w:rsid w:val="00360C99"/>
    <w:rsid w:val="00361432"/>
    <w:rsid w:val="003631C9"/>
    <w:rsid w:val="0036352B"/>
    <w:rsid w:val="003637AB"/>
    <w:rsid w:val="00364A41"/>
    <w:rsid w:val="0036544E"/>
    <w:rsid w:val="00365C14"/>
    <w:rsid w:val="00365C8C"/>
    <w:rsid w:val="00366128"/>
    <w:rsid w:val="00366153"/>
    <w:rsid w:val="003664DD"/>
    <w:rsid w:val="00366C03"/>
    <w:rsid w:val="0036774F"/>
    <w:rsid w:val="00367F7A"/>
    <w:rsid w:val="00370672"/>
    <w:rsid w:val="00370707"/>
    <w:rsid w:val="0037073A"/>
    <w:rsid w:val="00370A93"/>
    <w:rsid w:val="00371A90"/>
    <w:rsid w:val="00372403"/>
    <w:rsid w:val="00372664"/>
    <w:rsid w:val="00372A6C"/>
    <w:rsid w:val="00372B97"/>
    <w:rsid w:val="003731AD"/>
    <w:rsid w:val="003748C4"/>
    <w:rsid w:val="00376CF3"/>
    <w:rsid w:val="003807CD"/>
    <w:rsid w:val="003813B7"/>
    <w:rsid w:val="0038150A"/>
    <w:rsid w:val="00381B33"/>
    <w:rsid w:val="00381D2A"/>
    <w:rsid w:val="003820CF"/>
    <w:rsid w:val="003823C7"/>
    <w:rsid w:val="00382933"/>
    <w:rsid w:val="003833F4"/>
    <w:rsid w:val="003834E4"/>
    <w:rsid w:val="003837F3"/>
    <w:rsid w:val="00383D30"/>
    <w:rsid w:val="00383DD5"/>
    <w:rsid w:val="00383E7B"/>
    <w:rsid w:val="003842C5"/>
    <w:rsid w:val="0038455E"/>
    <w:rsid w:val="00384784"/>
    <w:rsid w:val="00386789"/>
    <w:rsid w:val="00386A02"/>
    <w:rsid w:val="00386E06"/>
    <w:rsid w:val="00387420"/>
    <w:rsid w:val="0038772C"/>
    <w:rsid w:val="00387954"/>
    <w:rsid w:val="00387AF9"/>
    <w:rsid w:val="00387C7A"/>
    <w:rsid w:val="003900BD"/>
    <w:rsid w:val="0039021C"/>
    <w:rsid w:val="003902D6"/>
    <w:rsid w:val="00390705"/>
    <w:rsid w:val="003914C0"/>
    <w:rsid w:val="00391CFF"/>
    <w:rsid w:val="003924CA"/>
    <w:rsid w:val="00392971"/>
    <w:rsid w:val="00392FCE"/>
    <w:rsid w:val="003930C7"/>
    <w:rsid w:val="0039315D"/>
    <w:rsid w:val="003934F2"/>
    <w:rsid w:val="00393575"/>
    <w:rsid w:val="0039427D"/>
    <w:rsid w:val="0039430E"/>
    <w:rsid w:val="00396ABA"/>
    <w:rsid w:val="00396E20"/>
    <w:rsid w:val="00396E59"/>
    <w:rsid w:val="00397BE1"/>
    <w:rsid w:val="003A1723"/>
    <w:rsid w:val="003A2443"/>
    <w:rsid w:val="003A2A2A"/>
    <w:rsid w:val="003A30B1"/>
    <w:rsid w:val="003A3327"/>
    <w:rsid w:val="003A40E7"/>
    <w:rsid w:val="003A4335"/>
    <w:rsid w:val="003A4914"/>
    <w:rsid w:val="003A4ED4"/>
    <w:rsid w:val="003A524B"/>
    <w:rsid w:val="003A5447"/>
    <w:rsid w:val="003A5575"/>
    <w:rsid w:val="003A57BC"/>
    <w:rsid w:val="003A5AA0"/>
    <w:rsid w:val="003A625B"/>
    <w:rsid w:val="003A6C41"/>
    <w:rsid w:val="003A71C3"/>
    <w:rsid w:val="003A74B1"/>
    <w:rsid w:val="003A7C83"/>
    <w:rsid w:val="003B0D30"/>
    <w:rsid w:val="003B0DC7"/>
    <w:rsid w:val="003B16D6"/>
    <w:rsid w:val="003B180F"/>
    <w:rsid w:val="003B18E0"/>
    <w:rsid w:val="003B1AC9"/>
    <w:rsid w:val="003B263F"/>
    <w:rsid w:val="003B26F2"/>
    <w:rsid w:val="003B2FF5"/>
    <w:rsid w:val="003B391A"/>
    <w:rsid w:val="003B39A6"/>
    <w:rsid w:val="003B3AE4"/>
    <w:rsid w:val="003B3C01"/>
    <w:rsid w:val="003B3C47"/>
    <w:rsid w:val="003B3C70"/>
    <w:rsid w:val="003B3E5C"/>
    <w:rsid w:val="003B4234"/>
    <w:rsid w:val="003B5458"/>
    <w:rsid w:val="003B6232"/>
    <w:rsid w:val="003B6ECD"/>
    <w:rsid w:val="003B744B"/>
    <w:rsid w:val="003B7C2B"/>
    <w:rsid w:val="003B7CBD"/>
    <w:rsid w:val="003C0740"/>
    <w:rsid w:val="003C0889"/>
    <w:rsid w:val="003C0BA1"/>
    <w:rsid w:val="003C10F9"/>
    <w:rsid w:val="003C1327"/>
    <w:rsid w:val="003C146D"/>
    <w:rsid w:val="003C1CBF"/>
    <w:rsid w:val="003C2351"/>
    <w:rsid w:val="003C3036"/>
    <w:rsid w:val="003C331B"/>
    <w:rsid w:val="003C3CCA"/>
    <w:rsid w:val="003C40DE"/>
    <w:rsid w:val="003C41FB"/>
    <w:rsid w:val="003C42C0"/>
    <w:rsid w:val="003C5D9D"/>
    <w:rsid w:val="003C5E61"/>
    <w:rsid w:val="003C6414"/>
    <w:rsid w:val="003C6C22"/>
    <w:rsid w:val="003C6D9A"/>
    <w:rsid w:val="003C7224"/>
    <w:rsid w:val="003C7294"/>
    <w:rsid w:val="003C7746"/>
    <w:rsid w:val="003C77C4"/>
    <w:rsid w:val="003D0860"/>
    <w:rsid w:val="003D0BC6"/>
    <w:rsid w:val="003D0D6B"/>
    <w:rsid w:val="003D0DB1"/>
    <w:rsid w:val="003D172B"/>
    <w:rsid w:val="003D21EF"/>
    <w:rsid w:val="003D2850"/>
    <w:rsid w:val="003D2BD7"/>
    <w:rsid w:val="003D2F47"/>
    <w:rsid w:val="003D3467"/>
    <w:rsid w:val="003D364F"/>
    <w:rsid w:val="003D39E6"/>
    <w:rsid w:val="003D3A12"/>
    <w:rsid w:val="003D3EBB"/>
    <w:rsid w:val="003D4B13"/>
    <w:rsid w:val="003D4FFE"/>
    <w:rsid w:val="003D57CE"/>
    <w:rsid w:val="003D59C4"/>
    <w:rsid w:val="003D62D9"/>
    <w:rsid w:val="003D6505"/>
    <w:rsid w:val="003D68B4"/>
    <w:rsid w:val="003D6A61"/>
    <w:rsid w:val="003D6BC0"/>
    <w:rsid w:val="003D7F73"/>
    <w:rsid w:val="003E03A1"/>
    <w:rsid w:val="003E0A8A"/>
    <w:rsid w:val="003E12C1"/>
    <w:rsid w:val="003E1407"/>
    <w:rsid w:val="003E14BA"/>
    <w:rsid w:val="003E1FFB"/>
    <w:rsid w:val="003E282C"/>
    <w:rsid w:val="003E3830"/>
    <w:rsid w:val="003E473B"/>
    <w:rsid w:val="003E47E6"/>
    <w:rsid w:val="003E4D2F"/>
    <w:rsid w:val="003E5A46"/>
    <w:rsid w:val="003E5E72"/>
    <w:rsid w:val="003E61E2"/>
    <w:rsid w:val="003E6A1E"/>
    <w:rsid w:val="003E7207"/>
    <w:rsid w:val="003E795A"/>
    <w:rsid w:val="003E7FB3"/>
    <w:rsid w:val="003F16DA"/>
    <w:rsid w:val="003F223C"/>
    <w:rsid w:val="003F2258"/>
    <w:rsid w:val="003F302E"/>
    <w:rsid w:val="003F3408"/>
    <w:rsid w:val="003F3BB4"/>
    <w:rsid w:val="003F3D53"/>
    <w:rsid w:val="003F3DA8"/>
    <w:rsid w:val="003F43DE"/>
    <w:rsid w:val="003F4E0C"/>
    <w:rsid w:val="003F54DB"/>
    <w:rsid w:val="003F5C28"/>
    <w:rsid w:val="003F6A01"/>
    <w:rsid w:val="003F6AEB"/>
    <w:rsid w:val="003F6DF6"/>
    <w:rsid w:val="003F72E7"/>
    <w:rsid w:val="003F7E68"/>
    <w:rsid w:val="00400784"/>
    <w:rsid w:val="00400909"/>
    <w:rsid w:val="00400C15"/>
    <w:rsid w:val="00401960"/>
    <w:rsid w:val="004023CE"/>
    <w:rsid w:val="00402B05"/>
    <w:rsid w:val="00403522"/>
    <w:rsid w:val="00403542"/>
    <w:rsid w:val="00403A6E"/>
    <w:rsid w:val="0040409D"/>
    <w:rsid w:val="00404B2B"/>
    <w:rsid w:val="00406319"/>
    <w:rsid w:val="0040649D"/>
    <w:rsid w:val="0041072D"/>
    <w:rsid w:val="00411A91"/>
    <w:rsid w:val="00412681"/>
    <w:rsid w:val="004126ED"/>
    <w:rsid w:val="00412BFA"/>
    <w:rsid w:val="00412E1F"/>
    <w:rsid w:val="0041311E"/>
    <w:rsid w:val="0041336B"/>
    <w:rsid w:val="00414E1F"/>
    <w:rsid w:val="004150F9"/>
    <w:rsid w:val="00416040"/>
    <w:rsid w:val="00416C82"/>
    <w:rsid w:val="00416D17"/>
    <w:rsid w:val="004170AF"/>
    <w:rsid w:val="0041750D"/>
    <w:rsid w:val="00417B89"/>
    <w:rsid w:val="00417CB5"/>
    <w:rsid w:val="00417EBC"/>
    <w:rsid w:val="00420D13"/>
    <w:rsid w:val="00420E6E"/>
    <w:rsid w:val="00421799"/>
    <w:rsid w:val="004219BF"/>
    <w:rsid w:val="00422050"/>
    <w:rsid w:val="004227AB"/>
    <w:rsid w:val="00422826"/>
    <w:rsid w:val="00422F8A"/>
    <w:rsid w:val="00423D16"/>
    <w:rsid w:val="00423D4C"/>
    <w:rsid w:val="00423E48"/>
    <w:rsid w:val="004240F1"/>
    <w:rsid w:val="004241F0"/>
    <w:rsid w:val="00424441"/>
    <w:rsid w:val="0042458C"/>
    <w:rsid w:val="00424D4D"/>
    <w:rsid w:val="00424E23"/>
    <w:rsid w:val="00424F43"/>
    <w:rsid w:val="004251E2"/>
    <w:rsid w:val="00425552"/>
    <w:rsid w:val="00425710"/>
    <w:rsid w:val="004259F0"/>
    <w:rsid w:val="00425A30"/>
    <w:rsid w:val="0042611C"/>
    <w:rsid w:val="00426334"/>
    <w:rsid w:val="0042726D"/>
    <w:rsid w:val="004274C9"/>
    <w:rsid w:val="0042766B"/>
    <w:rsid w:val="00427792"/>
    <w:rsid w:val="004303BF"/>
    <w:rsid w:val="004304C1"/>
    <w:rsid w:val="00430AC1"/>
    <w:rsid w:val="00431E4E"/>
    <w:rsid w:val="00432070"/>
    <w:rsid w:val="00432211"/>
    <w:rsid w:val="00432527"/>
    <w:rsid w:val="004327FC"/>
    <w:rsid w:val="00433CCE"/>
    <w:rsid w:val="00433CEB"/>
    <w:rsid w:val="00433FB0"/>
    <w:rsid w:val="00434994"/>
    <w:rsid w:val="004349E0"/>
    <w:rsid w:val="00434C3A"/>
    <w:rsid w:val="00436063"/>
    <w:rsid w:val="004360A2"/>
    <w:rsid w:val="004360BD"/>
    <w:rsid w:val="00436B58"/>
    <w:rsid w:val="00436CEF"/>
    <w:rsid w:val="0043750D"/>
    <w:rsid w:val="0043791E"/>
    <w:rsid w:val="00437FC8"/>
    <w:rsid w:val="00440752"/>
    <w:rsid w:val="0044095B"/>
    <w:rsid w:val="00441E01"/>
    <w:rsid w:val="00443E4D"/>
    <w:rsid w:val="00443E57"/>
    <w:rsid w:val="00444077"/>
    <w:rsid w:val="004444E5"/>
    <w:rsid w:val="004450AC"/>
    <w:rsid w:val="00445508"/>
    <w:rsid w:val="00445B99"/>
    <w:rsid w:val="00445BE2"/>
    <w:rsid w:val="00447349"/>
    <w:rsid w:val="00450990"/>
    <w:rsid w:val="004511B3"/>
    <w:rsid w:val="00451417"/>
    <w:rsid w:val="00451F87"/>
    <w:rsid w:val="00452588"/>
    <w:rsid w:val="00452768"/>
    <w:rsid w:val="004534BB"/>
    <w:rsid w:val="00454050"/>
    <w:rsid w:val="00454539"/>
    <w:rsid w:val="00454BB9"/>
    <w:rsid w:val="00455154"/>
    <w:rsid w:val="00455823"/>
    <w:rsid w:val="0045661D"/>
    <w:rsid w:val="00457D2B"/>
    <w:rsid w:val="0046043E"/>
    <w:rsid w:val="0046224E"/>
    <w:rsid w:val="00462A20"/>
    <w:rsid w:val="00462C47"/>
    <w:rsid w:val="00462DFA"/>
    <w:rsid w:val="00462E2A"/>
    <w:rsid w:val="00463248"/>
    <w:rsid w:val="004632AE"/>
    <w:rsid w:val="0046378B"/>
    <w:rsid w:val="00463936"/>
    <w:rsid w:val="00463DD2"/>
    <w:rsid w:val="00463FB9"/>
    <w:rsid w:val="00465326"/>
    <w:rsid w:val="004656B8"/>
    <w:rsid w:val="004657CB"/>
    <w:rsid w:val="00465AD8"/>
    <w:rsid w:val="00466109"/>
    <w:rsid w:val="0046628F"/>
    <w:rsid w:val="00466811"/>
    <w:rsid w:val="00467091"/>
    <w:rsid w:val="00467441"/>
    <w:rsid w:val="00467E84"/>
    <w:rsid w:val="00467FEF"/>
    <w:rsid w:val="004705A7"/>
    <w:rsid w:val="004707AB"/>
    <w:rsid w:val="00470C32"/>
    <w:rsid w:val="00470EBA"/>
    <w:rsid w:val="00471080"/>
    <w:rsid w:val="0047136E"/>
    <w:rsid w:val="0047154A"/>
    <w:rsid w:val="00471841"/>
    <w:rsid w:val="00471C44"/>
    <w:rsid w:val="00471DC7"/>
    <w:rsid w:val="00472654"/>
    <w:rsid w:val="00472961"/>
    <w:rsid w:val="00472A80"/>
    <w:rsid w:val="004730BA"/>
    <w:rsid w:val="004732E0"/>
    <w:rsid w:val="00474473"/>
    <w:rsid w:val="00474916"/>
    <w:rsid w:val="00474C77"/>
    <w:rsid w:val="0047562D"/>
    <w:rsid w:val="00475739"/>
    <w:rsid w:val="00476653"/>
    <w:rsid w:val="0047768A"/>
    <w:rsid w:val="0048025A"/>
    <w:rsid w:val="0048025E"/>
    <w:rsid w:val="00480EDC"/>
    <w:rsid w:val="00481964"/>
    <w:rsid w:val="00482A82"/>
    <w:rsid w:val="00483A67"/>
    <w:rsid w:val="00485066"/>
    <w:rsid w:val="00485396"/>
    <w:rsid w:val="0048572E"/>
    <w:rsid w:val="00485A46"/>
    <w:rsid w:val="00486133"/>
    <w:rsid w:val="00486E56"/>
    <w:rsid w:val="004873C1"/>
    <w:rsid w:val="00487574"/>
    <w:rsid w:val="00490566"/>
    <w:rsid w:val="00490E4E"/>
    <w:rsid w:val="0049105B"/>
    <w:rsid w:val="00491835"/>
    <w:rsid w:val="00491858"/>
    <w:rsid w:val="00491AA0"/>
    <w:rsid w:val="00491E3E"/>
    <w:rsid w:val="00491F4B"/>
    <w:rsid w:val="004928A5"/>
    <w:rsid w:val="0049332A"/>
    <w:rsid w:val="00494B10"/>
    <w:rsid w:val="00495E69"/>
    <w:rsid w:val="00495F94"/>
    <w:rsid w:val="004965F4"/>
    <w:rsid w:val="004971CF"/>
    <w:rsid w:val="00497FA9"/>
    <w:rsid w:val="004A0A77"/>
    <w:rsid w:val="004A0E72"/>
    <w:rsid w:val="004A220A"/>
    <w:rsid w:val="004A23DB"/>
    <w:rsid w:val="004A2C72"/>
    <w:rsid w:val="004A3136"/>
    <w:rsid w:val="004A4204"/>
    <w:rsid w:val="004A4AF1"/>
    <w:rsid w:val="004A521D"/>
    <w:rsid w:val="004A521F"/>
    <w:rsid w:val="004A52BD"/>
    <w:rsid w:val="004A552B"/>
    <w:rsid w:val="004A5FBB"/>
    <w:rsid w:val="004A634D"/>
    <w:rsid w:val="004A6765"/>
    <w:rsid w:val="004A6A0F"/>
    <w:rsid w:val="004A6F4A"/>
    <w:rsid w:val="004A6F90"/>
    <w:rsid w:val="004A7591"/>
    <w:rsid w:val="004A7D72"/>
    <w:rsid w:val="004B0375"/>
    <w:rsid w:val="004B08F3"/>
    <w:rsid w:val="004B12C4"/>
    <w:rsid w:val="004B2018"/>
    <w:rsid w:val="004B2B56"/>
    <w:rsid w:val="004B33A7"/>
    <w:rsid w:val="004B3A5D"/>
    <w:rsid w:val="004B3AE1"/>
    <w:rsid w:val="004B3B8C"/>
    <w:rsid w:val="004B3C4A"/>
    <w:rsid w:val="004B405E"/>
    <w:rsid w:val="004B59FE"/>
    <w:rsid w:val="004B63A9"/>
    <w:rsid w:val="004B67A3"/>
    <w:rsid w:val="004B6CB2"/>
    <w:rsid w:val="004B7600"/>
    <w:rsid w:val="004B7C2D"/>
    <w:rsid w:val="004C0486"/>
    <w:rsid w:val="004C0813"/>
    <w:rsid w:val="004C1ED7"/>
    <w:rsid w:val="004C2065"/>
    <w:rsid w:val="004C22FE"/>
    <w:rsid w:val="004C37CF"/>
    <w:rsid w:val="004C38F4"/>
    <w:rsid w:val="004C3B3A"/>
    <w:rsid w:val="004C539D"/>
    <w:rsid w:val="004C56C0"/>
    <w:rsid w:val="004C57E3"/>
    <w:rsid w:val="004C5FC3"/>
    <w:rsid w:val="004C6727"/>
    <w:rsid w:val="004C6C93"/>
    <w:rsid w:val="004C6DA6"/>
    <w:rsid w:val="004D0A5E"/>
    <w:rsid w:val="004D1697"/>
    <w:rsid w:val="004D23A7"/>
    <w:rsid w:val="004D25B0"/>
    <w:rsid w:val="004D29C7"/>
    <w:rsid w:val="004D2B42"/>
    <w:rsid w:val="004D2FB3"/>
    <w:rsid w:val="004D3064"/>
    <w:rsid w:val="004D6894"/>
    <w:rsid w:val="004D78D2"/>
    <w:rsid w:val="004E0B5A"/>
    <w:rsid w:val="004E120D"/>
    <w:rsid w:val="004E29DE"/>
    <w:rsid w:val="004E2B2C"/>
    <w:rsid w:val="004E3098"/>
    <w:rsid w:val="004E3FDE"/>
    <w:rsid w:val="004E53EE"/>
    <w:rsid w:val="004E6284"/>
    <w:rsid w:val="004E714B"/>
    <w:rsid w:val="004E717B"/>
    <w:rsid w:val="004E78C4"/>
    <w:rsid w:val="004F0031"/>
    <w:rsid w:val="004F1990"/>
    <w:rsid w:val="004F1A4B"/>
    <w:rsid w:val="004F1E56"/>
    <w:rsid w:val="004F21A8"/>
    <w:rsid w:val="004F2D14"/>
    <w:rsid w:val="004F3698"/>
    <w:rsid w:val="004F3930"/>
    <w:rsid w:val="004F3CCA"/>
    <w:rsid w:val="004F4092"/>
    <w:rsid w:val="004F4B71"/>
    <w:rsid w:val="004F54FF"/>
    <w:rsid w:val="004F56A6"/>
    <w:rsid w:val="004F57B8"/>
    <w:rsid w:val="004F679A"/>
    <w:rsid w:val="004F797B"/>
    <w:rsid w:val="004F7B4A"/>
    <w:rsid w:val="004F9BFE"/>
    <w:rsid w:val="005002E9"/>
    <w:rsid w:val="00500420"/>
    <w:rsid w:val="00500977"/>
    <w:rsid w:val="00500C06"/>
    <w:rsid w:val="00500F1A"/>
    <w:rsid w:val="0050158D"/>
    <w:rsid w:val="00501CA0"/>
    <w:rsid w:val="00502169"/>
    <w:rsid w:val="00502291"/>
    <w:rsid w:val="00502C0E"/>
    <w:rsid w:val="00502EBD"/>
    <w:rsid w:val="00504815"/>
    <w:rsid w:val="005054A5"/>
    <w:rsid w:val="005059B3"/>
    <w:rsid w:val="00506216"/>
    <w:rsid w:val="00507296"/>
    <w:rsid w:val="00507499"/>
    <w:rsid w:val="0050795E"/>
    <w:rsid w:val="005100D0"/>
    <w:rsid w:val="00510D07"/>
    <w:rsid w:val="00511CB5"/>
    <w:rsid w:val="0051255E"/>
    <w:rsid w:val="005126F2"/>
    <w:rsid w:val="00512E05"/>
    <w:rsid w:val="00512EF7"/>
    <w:rsid w:val="0051356F"/>
    <w:rsid w:val="0051429A"/>
    <w:rsid w:val="00514E91"/>
    <w:rsid w:val="00514EDC"/>
    <w:rsid w:val="00514FC3"/>
    <w:rsid w:val="00515A16"/>
    <w:rsid w:val="00515A81"/>
    <w:rsid w:val="00516871"/>
    <w:rsid w:val="00516BBA"/>
    <w:rsid w:val="00517320"/>
    <w:rsid w:val="005177BC"/>
    <w:rsid w:val="00520156"/>
    <w:rsid w:val="0052186A"/>
    <w:rsid w:val="00521D6B"/>
    <w:rsid w:val="00523709"/>
    <w:rsid w:val="00524797"/>
    <w:rsid w:val="00524A9E"/>
    <w:rsid w:val="00524D1E"/>
    <w:rsid w:val="005253C7"/>
    <w:rsid w:val="00526093"/>
    <w:rsid w:val="00527407"/>
    <w:rsid w:val="00527731"/>
    <w:rsid w:val="005277B4"/>
    <w:rsid w:val="00527AFA"/>
    <w:rsid w:val="00527C49"/>
    <w:rsid w:val="005302F9"/>
    <w:rsid w:val="00530B42"/>
    <w:rsid w:val="00530E5D"/>
    <w:rsid w:val="00531505"/>
    <w:rsid w:val="00531AF5"/>
    <w:rsid w:val="0053281F"/>
    <w:rsid w:val="00532D7A"/>
    <w:rsid w:val="00533052"/>
    <w:rsid w:val="00533388"/>
    <w:rsid w:val="00533439"/>
    <w:rsid w:val="00533CAC"/>
    <w:rsid w:val="00533EA1"/>
    <w:rsid w:val="00533FB3"/>
    <w:rsid w:val="005346FD"/>
    <w:rsid w:val="00534EBE"/>
    <w:rsid w:val="00535238"/>
    <w:rsid w:val="00535ACE"/>
    <w:rsid w:val="00535D61"/>
    <w:rsid w:val="00535DC8"/>
    <w:rsid w:val="00536111"/>
    <w:rsid w:val="00536B87"/>
    <w:rsid w:val="0053753A"/>
    <w:rsid w:val="0054115B"/>
    <w:rsid w:val="00541D6C"/>
    <w:rsid w:val="005429E5"/>
    <w:rsid w:val="00542F30"/>
    <w:rsid w:val="0054415C"/>
    <w:rsid w:val="005450EA"/>
    <w:rsid w:val="005452DB"/>
    <w:rsid w:val="0054575D"/>
    <w:rsid w:val="00545783"/>
    <w:rsid w:val="005464F9"/>
    <w:rsid w:val="0054692A"/>
    <w:rsid w:val="00550084"/>
    <w:rsid w:val="00550387"/>
    <w:rsid w:val="005512E7"/>
    <w:rsid w:val="00551B93"/>
    <w:rsid w:val="0055295B"/>
    <w:rsid w:val="00552AD9"/>
    <w:rsid w:val="0055329A"/>
    <w:rsid w:val="00554E69"/>
    <w:rsid w:val="005554CD"/>
    <w:rsid w:val="005559B9"/>
    <w:rsid w:val="00555BDE"/>
    <w:rsid w:val="00555E85"/>
    <w:rsid w:val="00555FAC"/>
    <w:rsid w:val="0055636E"/>
    <w:rsid w:val="005563F9"/>
    <w:rsid w:val="00556820"/>
    <w:rsid w:val="00557311"/>
    <w:rsid w:val="0055740F"/>
    <w:rsid w:val="00560D94"/>
    <w:rsid w:val="00561EAD"/>
    <w:rsid w:val="00562514"/>
    <w:rsid w:val="005631EC"/>
    <w:rsid w:val="00563878"/>
    <w:rsid w:val="00563B0E"/>
    <w:rsid w:val="005649BC"/>
    <w:rsid w:val="00564F30"/>
    <w:rsid w:val="00565BA8"/>
    <w:rsid w:val="00565FD3"/>
    <w:rsid w:val="00566498"/>
    <w:rsid w:val="005664A5"/>
    <w:rsid w:val="00566D70"/>
    <w:rsid w:val="00566EAB"/>
    <w:rsid w:val="00567DD9"/>
    <w:rsid w:val="00567FAC"/>
    <w:rsid w:val="00568162"/>
    <w:rsid w:val="005700A9"/>
    <w:rsid w:val="00571174"/>
    <w:rsid w:val="00571618"/>
    <w:rsid w:val="00572449"/>
    <w:rsid w:val="00572A0A"/>
    <w:rsid w:val="00573543"/>
    <w:rsid w:val="0057386E"/>
    <w:rsid w:val="005738F9"/>
    <w:rsid w:val="00574A4E"/>
    <w:rsid w:val="00574D76"/>
    <w:rsid w:val="00575D61"/>
    <w:rsid w:val="005769A8"/>
    <w:rsid w:val="00576ADD"/>
    <w:rsid w:val="00576CB2"/>
    <w:rsid w:val="00577B98"/>
    <w:rsid w:val="00580E36"/>
    <w:rsid w:val="00581AFB"/>
    <w:rsid w:val="00581CE3"/>
    <w:rsid w:val="00581EA4"/>
    <w:rsid w:val="0058219C"/>
    <w:rsid w:val="00582EFF"/>
    <w:rsid w:val="00583231"/>
    <w:rsid w:val="00583252"/>
    <w:rsid w:val="005840F6"/>
    <w:rsid w:val="005843F5"/>
    <w:rsid w:val="00584667"/>
    <w:rsid w:val="005847BD"/>
    <w:rsid w:val="00584D25"/>
    <w:rsid w:val="00584E44"/>
    <w:rsid w:val="00585FB5"/>
    <w:rsid w:val="00586170"/>
    <w:rsid w:val="0058641D"/>
    <w:rsid w:val="00586459"/>
    <w:rsid w:val="00586756"/>
    <w:rsid w:val="0058681A"/>
    <w:rsid w:val="00586D9D"/>
    <w:rsid w:val="005875F9"/>
    <w:rsid w:val="00590814"/>
    <w:rsid w:val="005911EC"/>
    <w:rsid w:val="00591CBB"/>
    <w:rsid w:val="005922D3"/>
    <w:rsid w:val="0059258D"/>
    <w:rsid w:val="00592802"/>
    <w:rsid w:val="0059344B"/>
    <w:rsid w:val="00594931"/>
    <w:rsid w:val="00594CE2"/>
    <w:rsid w:val="00595D2C"/>
    <w:rsid w:val="0059608D"/>
    <w:rsid w:val="0059667B"/>
    <w:rsid w:val="005966E8"/>
    <w:rsid w:val="00596F2D"/>
    <w:rsid w:val="00597024"/>
    <w:rsid w:val="005973AA"/>
    <w:rsid w:val="00597776"/>
    <w:rsid w:val="005A0F5B"/>
    <w:rsid w:val="005A210D"/>
    <w:rsid w:val="005A2508"/>
    <w:rsid w:val="005A42D2"/>
    <w:rsid w:val="005A4DDD"/>
    <w:rsid w:val="005A5047"/>
    <w:rsid w:val="005A52E2"/>
    <w:rsid w:val="005A59E4"/>
    <w:rsid w:val="005A605B"/>
    <w:rsid w:val="005A61DA"/>
    <w:rsid w:val="005A6768"/>
    <w:rsid w:val="005A7F5B"/>
    <w:rsid w:val="005B05D6"/>
    <w:rsid w:val="005B0F60"/>
    <w:rsid w:val="005B1727"/>
    <w:rsid w:val="005B1814"/>
    <w:rsid w:val="005B216C"/>
    <w:rsid w:val="005B2583"/>
    <w:rsid w:val="005B4E02"/>
    <w:rsid w:val="005B5A4A"/>
    <w:rsid w:val="005B67FA"/>
    <w:rsid w:val="005B6E9F"/>
    <w:rsid w:val="005B70FE"/>
    <w:rsid w:val="005B7161"/>
    <w:rsid w:val="005C0156"/>
    <w:rsid w:val="005C0583"/>
    <w:rsid w:val="005C09B1"/>
    <w:rsid w:val="005C1F2F"/>
    <w:rsid w:val="005C26A7"/>
    <w:rsid w:val="005C3235"/>
    <w:rsid w:val="005C3766"/>
    <w:rsid w:val="005C4CA6"/>
    <w:rsid w:val="005C531F"/>
    <w:rsid w:val="005C59A5"/>
    <w:rsid w:val="005C5DF2"/>
    <w:rsid w:val="005C6877"/>
    <w:rsid w:val="005C720B"/>
    <w:rsid w:val="005C724F"/>
    <w:rsid w:val="005C7E3D"/>
    <w:rsid w:val="005C7F45"/>
    <w:rsid w:val="005D01DD"/>
    <w:rsid w:val="005D0486"/>
    <w:rsid w:val="005D07BD"/>
    <w:rsid w:val="005D1DA2"/>
    <w:rsid w:val="005D1FBE"/>
    <w:rsid w:val="005D2672"/>
    <w:rsid w:val="005D2B6D"/>
    <w:rsid w:val="005D2C70"/>
    <w:rsid w:val="005D3D2D"/>
    <w:rsid w:val="005D5AA3"/>
    <w:rsid w:val="005D62AD"/>
    <w:rsid w:val="005D7886"/>
    <w:rsid w:val="005E0A0C"/>
    <w:rsid w:val="005E0C81"/>
    <w:rsid w:val="005E1D47"/>
    <w:rsid w:val="005E32AD"/>
    <w:rsid w:val="005E3B66"/>
    <w:rsid w:val="005E4972"/>
    <w:rsid w:val="005E4EB6"/>
    <w:rsid w:val="005E5523"/>
    <w:rsid w:val="005E5584"/>
    <w:rsid w:val="005E562A"/>
    <w:rsid w:val="005E7B13"/>
    <w:rsid w:val="005E7CC4"/>
    <w:rsid w:val="005F02E7"/>
    <w:rsid w:val="005F09AF"/>
    <w:rsid w:val="005F09DA"/>
    <w:rsid w:val="005F16AE"/>
    <w:rsid w:val="005F236F"/>
    <w:rsid w:val="005F241F"/>
    <w:rsid w:val="005F4518"/>
    <w:rsid w:val="005F494F"/>
    <w:rsid w:val="005F5579"/>
    <w:rsid w:val="005F59C6"/>
    <w:rsid w:val="005F695F"/>
    <w:rsid w:val="005F7619"/>
    <w:rsid w:val="005F768F"/>
    <w:rsid w:val="0060018F"/>
    <w:rsid w:val="00600660"/>
    <w:rsid w:val="00600B27"/>
    <w:rsid w:val="00601181"/>
    <w:rsid w:val="00601718"/>
    <w:rsid w:val="00603953"/>
    <w:rsid w:val="0060478E"/>
    <w:rsid w:val="00604FD8"/>
    <w:rsid w:val="00605610"/>
    <w:rsid w:val="006067F5"/>
    <w:rsid w:val="00606BD9"/>
    <w:rsid w:val="00607988"/>
    <w:rsid w:val="00607F41"/>
    <w:rsid w:val="00610613"/>
    <w:rsid w:val="0061062A"/>
    <w:rsid w:val="00611915"/>
    <w:rsid w:val="0061219C"/>
    <w:rsid w:val="00612B19"/>
    <w:rsid w:val="00612C1C"/>
    <w:rsid w:val="00612EB9"/>
    <w:rsid w:val="0061320B"/>
    <w:rsid w:val="00613219"/>
    <w:rsid w:val="006138E7"/>
    <w:rsid w:val="006138F6"/>
    <w:rsid w:val="0061407A"/>
    <w:rsid w:val="006143F2"/>
    <w:rsid w:val="00615547"/>
    <w:rsid w:val="00615948"/>
    <w:rsid w:val="00615CAD"/>
    <w:rsid w:val="00615E5C"/>
    <w:rsid w:val="006160B9"/>
    <w:rsid w:val="00617048"/>
    <w:rsid w:val="0061782F"/>
    <w:rsid w:val="00617B77"/>
    <w:rsid w:val="00617E49"/>
    <w:rsid w:val="006203DD"/>
    <w:rsid w:val="00620789"/>
    <w:rsid w:val="006208F3"/>
    <w:rsid w:val="00620B08"/>
    <w:rsid w:val="00620F73"/>
    <w:rsid w:val="00620F75"/>
    <w:rsid w:val="0062179A"/>
    <w:rsid w:val="00621D7A"/>
    <w:rsid w:val="00621F4D"/>
    <w:rsid w:val="00622BC8"/>
    <w:rsid w:val="006238E6"/>
    <w:rsid w:val="00624659"/>
    <w:rsid w:val="006255EC"/>
    <w:rsid w:val="00625C74"/>
    <w:rsid w:val="00626058"/>
    <w:rsid w:val="006272C5"/>
    <w:rsid w:val="006278F3"/>
    <w:rsid w:val="00627DBF"/>
    <w:rsid w:val="006318A2"/>
    <w:rsid w:val="00631921"/>
    <w:rsid w:val="00632811"/>
    <w:rsid w:val="00632AD5"/>
    <w:rsid w:val="00632BB4"/>
    <w:rsid w:val="00633E0F"/>
    <w:rsid w:val="0063441C"/>
    <w:rsid w:val="00634D76"/>
    <w:rsid w:val="0063681D"/>
    <w:rsid w:val="006368CE"/>
    <w:rsid w:val="00636F16"/>
    <w:rsid w:val="00637000"/>
    <w:rsid w:val="00637384"/>
    <w:rsid w:val="006377F3"/>
    <w:rsid w:val="00637901"/>
    <w:rsid w:val="006379A2"/>
    <w:rsid w:val="00637D8B"/>
    <w:rsid w:val="00637DBE"/>
    <w:rsid w:val="00639E85"/>
    <w:rsid w:val="006401D4"/>
    <w:rsid w:val="0064146E"/>
    <w:rsid w:val="00641A10"/>
    <w:rsid w:val="00642D76"/>
    <w:rsid w:val="00643792"/>
    <w:rsid w:val="00645AE2"/>
    <w:rsid w:val="006464FF"/>
    <w:rsid w:val="0064699D"/>
    <w:rsid w:val="00646B82"/>
    <w:rsid w:val="006471A2"/>
    <w:rsid w:val="00647814"/>
    <w:rsid w:val="00647B43"/>
    <w:rsid w:val="0065044B"/>
    <w:rsid w:val="00650650"/>
    <w:rsid w:val="006514B9"/>
    <w:rsid w:val="00651675"/>
    <w:rsid w:val="00651993"/>
    <w:rsid w:val="00651B28"/>
    <w:rsid w:val="00652320"/>
    <w:rsid w:val="00652487"/>
    <w:rsid w:val="00652BE8"/>
    <w:rsid w:val="006530A2"/>
    <w:rsid w:val="00653ED2"/>
    <w:rsid w:val="00654080"/>
    <w:rsid w:val="006549B0"/>
    <w:rsid w:val="00654C2B"/>
    <w:rsid w:val="0065580E"/>
    <w:rsid w:val="006564F0"/>
    <w:rsid w:val="0065677E"/>
    <w:rsid w:val="00656FC9"/>
    <w:rsid w:val="00657023"/>
    <w:rsid w:val="006570BA"/>
    <w:rsid w:val="00657337"/>
    <w:rsid w:val="00657976"/>
    <w:rsid w:val="00657A3D"/>
    <w:rsid w:val="00657C5D"/>
    <w:rsid w:val="00661C39"/>
    <w:rsid w:val="006633FD"/>
    <w:rsid w:val="00663640"/>
    <w:rsid w:val="00663B9A"/>
    <w:rsid w:val="00663C43"/>
    <w:rsid w:val="00663EA7"/>
    <w:rsid w:val="006655A2"/>
    <w:rsid w:val="00665BBA"/>
    <w:rsid w:val="00666740"/>
    <w:rsid w:val="00667226"/>
    <w:rsid w:val="00667767"/>
    <w:rsid w:val="00667D4C"/>
    <w:rsid w:val="00670979"/>
    <w:rsid w:val="00671ABD"/>
    <w:rsid w:val="00671B6B"/>
    <w:rsid w:val="00671D32"/>
    <w:rsid w:val="00672183"/>
    <w:rsid w:val="00672606"/>
    <w:rsid w:val="00672746"/>
    <w:rsid w:val="00672AD6"/>
    <w:rsid w:val="006733EC"/>
    <w:rsid w:val="006762DF"/>
    <w:rsid w:val="00677A93"/>
    <w:rsid w:val="0068008F"/>
    <w:rsid w:val="00680484"/>
    <w:rsid w:val="00680573"/>
    <w:rsid w:val="00681061"/>
    <w:rsid w:val="0068109D"/>
    <w:rsid w:val="006810D8"/>
    <w:rsid w:val="0068188C"/>
    <w:rsid w:val="00681895"/>
    <w:rsid w:val="00681E93"/>
    <w:rsid w:val="00682125"/>
    <w:rsid w:val="00683653"/>
    <w:rsid w:val="00683A4C"/>
    <w:rsid w:val="00683BEF"/>
    <w:rsid w:val="00684A98"/>
    <w:rsid w:val="00685153"/>
    <w:rsid w:val="006851A5"/>
    <w:rsid w:val="00685916"/>
    <w:rsid w:val="00685E86"/>
    <w:rsid w:val="00686555"/>
    <w:rsid w:val="0068781D"/>
    <w:rsid w:val="0068F67C"/>
    <w:rsid w:val="00690311"/>
    <w:rsid w:val="00691278"/>
    <w:rsid w:val="006912C5"/>
    <w:rsid w:val="00691335"/>
    <w:rsid w:val="00691987"/>
    <w:rsid w:val="00691BAD"/>
    <w:rsid w:val="0069209C"/>
    <w:rsid w:val="00692CE1"/>
    <w:rsid w:val="00692FD1"/>
    <w:rsid w:val="00694E35"/>
    <w:rsid w:val="00694E84"/>
    <w:rsid w:val="006953A0"/>
    <w:rsid w:val="00695444"/>
    <w:rsid w:val="006954A8"/>
    <w:rsid w:val="006963D6"/>
    <w:rsid w:val="006969E6"/>
    <w:rsid w:val="00696FB1"/>
    <w:rsid w:val="006971A0"/>
    <w:rsid w:val="00697A95"/>
    <w:rsid w:val="00697D5F"/>
    <w:rsid w:val="00697EE3"/>
    <w:rsid w:val="006A0795"/>
    <w:rsid w:val="006A091F"/>
    <w:rsid w:val="006A13D1"/>
    <w:rsid w:val="006A1EDA"/>
    <w:rsid w:val="006A26C1"/>
    <w:rsid w:val="006A3F28"/>
    <w:rsid w:val="006A400D"/>
    <w:rsid w:val="006A43A3"/>
    <w:rsid w:val="006A44C4"/>
    <w:rsid w:val="006A53B5"/>
    <w:rsid w:val="006A5780"/>
    <w:rsid w:val="006A6F7B"/>
    <w:rsid w:val="006B01B7"/>
    <w:rsid w:val="006B10DE"/>
    <w:rsid w:val="006B1841"/>
    <w:rsid w:val="006B1EE3"/>
    <w:rsid w:val="006B2C58"/>
    <w:rsid w:val="006B3345"/>
    <w:rsid w:val="006B3ACC"/>
    <w:rsid w:val="006B4E52"/>
    <w:rsid w:val="006B635A"/>
    <w:rsid w:val="006B6B6B"/>
    <w:rsid w:val="006B7594"/>
    <w:rsid w:val="006B7F0F"/>
    <w:rsid w:val="006C047C"/>
    <w:rsid w:val="006C0535"/>
    <w:rsid w:val="006C0EE6"/>
    <w:rsid w:val="006C0F86"/>
    <w:rsid w:val="006C12E4"/>
    <w:rsid w:val="006C1B8B"/>
    <w:rsid w:val="006C2B0E"/>
    <w:rsid w:val="006C3402"/>
    <w:rsid w:val="006C3A98"/>
    <w:rsid w:val="006C3C48"/>
    <w:rsid w:val="006C4A0D"/>
    <w:rsid w:val="006C5978"/>
    <w:rsid w:val="006C780F"/>
    <w:rsid w:val="006D07E8"/>
    <w:rsid w:val="006D08CC"/>
    <w:rsid w:val="006D090B"/>
    <w:rsid w:val="006D0E01"/>
    <w:rsid w:val="006D124A"/>
    <w:rsid w:val="006D1BC6"/>
    <w:rsid w:val="006D327F"/>
    <w:rsid w:val="006D3432"/>
    <w:rsid w:val="006D345B"/>
    <w:rsid w:val="006D3D9E"/>
    <w:rsid w:val="006D3F04"/>
    <w:rsid w:val="006D4E2A"/>
    <w:rsid w:val="006D52FF"/>
    <w:rsid w:val="006D590B"/>
    <w:rsid w:val="006D5974"/>
    <w:rsid w:val="006D5F74"/>
    <w:rsid w:val="006D74A3"/>
    <w:rsid w:val="006D797C"/>
    <w:rsid w:val="006D7A3C"/>
    <w:rsid w:val="006E03AA"/>
    <w:rsid w:val="006E03FE"/>
    <w:rsid w:val="006E08EB"/>
    <w:rsid w:val="006E0B0E"/>
    <w:rsid w:val="006E0C82"/>
    <w:rsid w:val="006E0D9D"/>
    <w:rsid w:val="006E1F74"/>
    <w:rsid w:val="006E29BB"/>
    <w:rsid w:val="006E2E1C"/>
    <w:rsid w:val="006E3249"/>
    <w:rsid w:val="006E379F"/>
    <w:rsid w:val="006E413B"/>
    <w:rsid w:val="006E4450"/>
    <w:rsid w:val="006E4539"/>
    <w:rsid w:val="006E4653"/>
    <w:rsid w:val="006E4780"/>
    <w:rsid w:val="006E4D55"/>
    <w:rsid w:val="006E54E8"/>
    <w:rsid w:val="006E5B91"/>
    <w:rsid w:val="006E5D0B"/>
    <w:rsid w:val="006E6112"/>
    <w:rsid w:val="006E6619"/>
    <w:rsid w:val="006E7106"/>
    <w:rsid w:val="006E7812"/>
    <w:rsid w:val="006E7E2B"/>
    <w:rsid w:val="006F06C6"/>
    <w:rsid w:val="006F171A"/>
    <w:rsid w:val="006F1F8B"/>
    <w:rsid w:val="006F26C4"/>
    <w:rsid w:val="006F29BA"/>
    <w:rsid w:val="006F2F2F"/>
    <w:rsid w:val="006F307B"/>
    <w:rsid w:val="006F345C"/>
    <w:rsid w:val="006F3E9C"/>
    <w:rsid w:val="006F433C"/>
    <w:rsid w:val="006F449E"/>
    <w:rsid w:val="006F459B"/>
    <w:rsid w:val="006F478A"/>
    <w:rsid w:val="006F4CD1"/>
    <w:rsid w:val="006F4F02"/>
    <w:rsid w:val="006F55DF"/>
    <w:rsid w:val="006F67D9"/>
    <w:rsid w:val="006F7612"/>
    <w:rsid w:val="006F7BB2"/>
    <w:rsid w:val="0070025E"/>
    <w:rsid w:val="00702616"/>
    <w:rsid w:val="00702BD6"/>
    <w:rsid w:val="00702D9D"/>
    <w:rsid w:val="00702E4A"/>
    <w:rsid w:val="007042CF"/>
    <w:rsid w:val="007047DE"/>
    <w:rsid w:val="00704EB0"/>
    <w:rsid w:val="0070653B"/>
    <w:rsid w:val="007065F0"/>
    <w:rsid w:val="00706C54"/>
    <w:rsid w:val="00707FAF"/>
    <w:rsid w:val="007106B9"/>
    <w:rsid w:val="0071098D"/>
    <w:rsid w:val="007112A4"/>
    <w:rsid w:val="007112B3"/>
    <w:rsid w:val="00711480"/>
    <w:rsid w:val="00711D0A"/>
    <w:rsid w:val="00711DD5"/>
    <w:rsid w:val="00711E2C"/>
    <w:rsid w:val="00711FD7"/>
    <w:rsid w:val="00712055"/>
    <w:rsid w:val="007120FD"/>
    <w:rsid w:val="007126F3"/>
    <w:rsid w:val="0071334A"/>
    <w:rsid w:val="007135DE"/>
    <w:rsid w:val="00713EB6"/>
    <w:rsid w:val="00714417"/>
    <w:rsid w:val="00714478"/>
    <w:rsid w:val="007144AB"/>
    <w:rsid w:val="00714A87"/>
    <w:rsid w:val="00714E45"/>
    <w:rsid w:val="00714EF0"/>
    <w:rsid w:val="0071624A"/>
    <w:rsid w:val="007167D4"/>
    <w:rsid w:val="007168FF"/>
    <w:rsid w:val="00716B4E"/>
    <w:rsid w:val="007172C4"/>
    <w:rsid w:val="0071754C"/>
    <w:rsid w:val="00717810"/>
    <w:rsid w:val="00720A66"/>
    <w:rsid w:val="00720ABA"/>
    <w:rsid w:val="00721084"/>
    <w:rsid w:val="007218D5"/>
    <w:rsid w:val="00721BF0"/>
    <w:rsid w:val="00721CAA"/>
    <w:rsid w:val="00722C01"/>
    <w:rsid w:val="007233B6"/>
    <w:rsid w:val="00724399"/>
    <w:rsid w:val="007256C3"/>
    <w:rsid w:val="0072577E"/>
    <w:rsid w:val="007257F2"/>
    <w:rsid w:val="00725D87"/>
    <w:rsid w:val="0072618D"/>
    <w:rsid w:val="007267E4"/>
    <w:rsid w:val="00726875"/>
    <w:rsid w:val="007268C3"/>
    <w:rsid w:val="00726923"/>
    <w:rsid w:val="0072732A"/>
    <w:rsid w:val="0072749E"/>
    <w:rsid w:val="0072759C"/>
    <w:rsid w:val="00727E5E"/>
    <w:rsid w:val="0073028A"/>
    <w:rsid w:val="007302AD"/>
    <w:rsid w:val="00730E45"/>
    <w:rsid w:val="0073158E"/>
    <w:rsid w:val="0073210C"/>
    <w:rsid w:val="00732132"/>
    <w:rsid w:val="00732AA6"/>
    <w:rsid w:val="00732B3D"/>
    <w:rsid w:val="0073407C"/>
    <w:rsid w:val="00734963"/>
    <w:rsid w:val="00734A2C"/>
    <w:rsid w:val="007356DE"/>
    <w:rsid w:val="0073640F"/>
    <w:rsid w:val="007410A9"/>
    <w:rsid w:val="00741BFF"/>
    <w:rsid w:val="007429F6"/>
    <w:rsid w:val="00742DB6"/>
    <w:rsid w:val="0074303F"/>
    <w:rsid w:val="00743487"/>
    <w:rsid w:val="00744042"/>
    <w:rsid w:val="007444E6"/>
    <w:rsid w:val="007445D6"/>
    <w:rsid w:val="007455F1"/>
    <w:rsid w:val="00745A35"/>
    <w:rsid w:val="00745E36"/>
    <w:rsid w:val="007460F6"/>
    <w:rsid w:val="00746A01"/>
    <w:rsid w:val="007474CD"/>
    <w:rsid w:val="00747EF5"/>
    <w:rsid w:val="00750048"/>
    <w:rsid w:val="007503F3"/>
    <w:rsid w:val="00750683"/>
    <w:rsid w:val="007508AE"/>
    <w:rsid w:val="00751CC4"/>
    <w:rsid w:val="00751F3D"/>
    <w:rsid w:val="00751F53"/>
    <w:rsid w:val="00752762"/>
    <w:rsid w:val="00753124"/>
    <w:rsid w:val="00753A9A"/>
    <w:rsid w:val="007555FE"/>
    <w:rsid w:val="007564F0"/>
    <w:rsid w:val="00756E63"/>
    <w:rsid w:val="00756E87"/>
    <w:rsid w:val="007600D4"/>
    <w:rsid w:val="007603BB"/>
    <w:rsid w:val="00760919"/>
    <w:rsid w:val="00761211"/>
    <w:rsid w:val="00762052"/>
    <w:rsid w:val="007624B8"/>
    <w:rsid w:val="0076334C"/>
    <w:rsid w:val="007638A3"/>
    <w:rsid w:val="0076433C"/>
    <w:rsid w:val="007645AA"/>
    <w:rsid w:val="00764C82"/>
    <w:rsid w:val="00765E2A"/>
    <w:rsid w:val="00765E7A"/>
    <w:rsid w:val="0076680A"/>
    <w:rsid w:val="0076688D"/>
    <w:rsid w:val="0076728B"/>
    <w:rsid w:val="0076757E"/>
    <w:rsid w:val="00770106"/>
    <w:rsid w:val="00770400"/>
    <w:rsid w:val="007706C1"/>
    <w:rsid w:val="007709D6"/>
    <w:rsid w:val="00771023"/>
    <w:rsid w:val="007714D5"/>
    <w:rsid w:val="00772562"/>
    <w:rsid w:val="007735C3"/>
    <w:rsid w:val="0077388D"/>
    <w:rsid w:val="00774965"/>
    <w:rsid w:val="00774CD9"/>
    <w:rsid w:val="00774E42"/>
    <w:rsid w:val="00775B8F"/>
    <w:rsid w:val="00775DE4"/>
    <w:rsid w:val="007761BB"/>
    <w:rsid w:val="00776B0B"/>
    <w:rsid w:val="00777736"/>
    <w:rsid w:val="00777B7F"/>
    <w:rsid w:val="00777CDA"/>
    <w:rsid w:val="00777DDC"/>
    <w:rsid w:val="00780287"/>
    <w:rsid w:val="0078122E"/>
    <w:rsid w:val="0078172C"/>
    <w:rsid w:val="00781797"/>
    <w:rsid w:val="0078280B"/>
    <w:rsid w:val="0078320E"/>
    <w:rsid w:val="00783C10"/>
    <w:rsid w:val="00783D2C"/>
    <w:rsid w:val="0078400E"/>
    <w:rsid w:val="00784093"/>
    <w:rsid w:val="007849A3"/>
    <w:rsid w:val="00785560"/>
    <w:rsid w:val="00785E18"/>
    <w:rsid w:val="007862D1"/>
    <w:rsid w:val="007866F5"/>
    <w:rsid w:val="00786E6E"/>
    <w:rsid w:val="00786EF4"/>
    <w:rsid w:val="00787402"/>
    <w:rsid w:val="007876D6"/>
    <w:rsid w:val="00787D55"/>
    <w:rsid w:val="0079037A"/>
    <w:rsid w:val="00790521"/>
    <w:rsid w:val="007909A2"/>
    <w:rsid w:val="007909DC"/>
    <w:rsid w:val="00790D72"/>
    <w:rsid w:val="00791EE3"/>
    <w:rsid w:val="00791FD9"/>
    <w:rsid w:val="00792185"/>
    <w:rsid w:val="00792E0B"/>
    <w:rsid w:val="007934DF"/>
    <w:rsid w:val="007940A7"/>
    <w:rsid w:val="00794580"/>
    <w:rsid w:val="007947E7"/>
    <w:rsid w:val="00795356"/>
    <w:rsid w:val="007956DD"/>
    <w:rsid w:val="007957CE"/>
    <w:rsid w:val="007966C6"/>
    <w:rsid w:val="00796D81"/>
    <w:rsid w:val="0079710C"/>
    <w:rsid w:val="00797423"/>
    <w:rsid w:val="00797BD7"/>
    <w:rsid w:val="007A0466"/>
    <w:rsid w:val="007A13BB"/>
    <w:rsid w:val="007A1847"/>
    <w:rsid w:val="007A197E"/>
    <w:rsid w:val="007A31A3"/>
    <w:rsid w:val="007A3354"/>
    <w:rsid w:val="007A3482"/>
    <w:rsid w:val="007A4DEE"/>
    <w:rsid w:val="007A50BC"/>
    <w:rsid w:val="007A56F4"/>
    <w:rsid w:val="007A5741"/>
    <w:rsid w:val="007A59A0"/>
    <w:rsid w:val="007A5F44"/>
    <w:rsid w:val="007A6009"/>
    <w:rsid w:val="007A6718"/>
    <w:rsid w:val="007A72A4"/>
    <w:rsid w:val="007B0719"/>
    <w:rsid w:val="007B07D6"/>
    <w:rsid w:val="007B098D"/>
    <w:rsid w:val="007B0C19"/>
    <w:rsid w:val="007B0E68"/>
    <w:rsid w:val="007B0FE6"/>
    <w:rsid w:val="007B12EB"/>
    <w:rsid w:val="007B216C"/>
    <w:rsid w:val="007B3175"/>
    <w:rsid w:val="007B341B"/>
    <w:rsid w:val="007B3793"/>
    <w:rsid w:val="007B43DD"/>
    <w:rsid w:val="007B4D27"/>
    <w:rsid w:val="007B5832"/>
    <w:rsid w:val="007B5BB1"/>
    <w:rsid w:val="007B6667"/>
    <w:rsid w:val="007B66CA"/>
    <w:rsid w:val="007C03F7"/>
    <w:rsid w:val="007C1A84"/>
    <w:rsid w:val="007C2533"/>
    <w:rsid w:val="007C3490"/>
    <w:rsid w:val="007C3C0E"/>
    <w:rsid w:val="007C3DFB"/>
    <w:rsid w:val="007C42D1"/>
    <w:rsid w:val="007C4944"/>
    <w:rsid w:val="007C5F9E"/>
    <w:rsid w:val="007C7193"/>
    <w:rsid w:val="007C7B39"/>
    <w:rsid w:val="007D023B"/>
    <w:rsid w:val="007D0747"/>
    <w:rsid w:val="007D0859"/>
    <w:rsid w:val="007D436A"/>
    <w:rsid w:val="007D4590"/>
    <w:rsid w:val="007D4F3E"/>
    <w:rsid w:val="007D50CD"/>
    <w:rsid w:val="007D50DF"/>
    <w:rsid w:val="007D544B"/>
    <w:rsid w:val="007D62E4"/>
    <w:rsid w:val="007D63D7"/>
    <w:rsid w:val="007D75F0"/>
    <w:rsid w:val="007E0073"/>
    <w:rsid w:val="007E0621"/>
    <w:rsid w:val="007E0FA5"/>
    <w:rsid w:val="007E1322"/>
    <w:rsid w:val="007E1377"/>
    <w:rsid w:val="007E14C8"/>
    <w:rsid w:val="007E238C"/>
    <w:rsid w:val="007E3DF6"/>
    <w:rsid w:val="007E424F"/>
    <w:rsid w:val="007E55A0"/>
    <w:rsid w:val="007E5774"/>
    <w:rsid w:val="007E5780"/>
    <w:rsid w:val="007E67FE"/>
    <w:rsid w:val="007E701D"/>
    <w:rsid w:val="007E75C8"/>
    <w:rsid w:val="007E7E16"/>
    <w:rsid w:val="007F0A23"/>
    <w:rsid w:val="007F25D6"/>
    <w:rsid w:val="007F3171"/>
    <w:rsid w:val="007F3CA5"/>
    <w:rsid w:val="007F4C2F"/>
    <w:rsid w:val="007F55BC"/>
    <w:rsid w:val="007F5C8D"/>
    <w:rsid w:val="007F66B9"/>
    <w:rsid w:val="007F66FD"/>
    <w:rsid w:val="007F6F2C"/>
    <w:rsid w:val="007F6F6D"/>
    <w:rsid w:val="007F7522"/>
    <w:rsid w:val="008006E4"/>
    <w:rsid w:val="00801DFE"/>
    <w:rsid w:val="008021CD"/>
    <w:rsid w:val="0080353D"/>
    <w:rsid w:val="008035A7"/>
    <w:rsid w:val="00803B96"/>
    <w:rsid w:val="00804586"/>
    <w:rsid w:val="00804A31"/>
    <w:rsid w:val="0080503D"/>
    <w:rsid w:val="008054F5"/>
    <w:rsid w:val="00805E4D"/>
    <w:rsid w:val="00806397"/>
    <w:rsid w:val="00806F08"/>
    <w:rsid w:val="00807728"/>
    <w:rsid w:val="00807831"/>
    <w:rsid w:val="00810BF4"/>
    <w:rsid w:val="00810C44"/>
    <w:rsid w:val="00810F9B"/>
    <w:rsid w:val="00811BDD"/>
    <w:rsid w:val="00812196"/>
    <w:rsid w:val="00812700"/>
    <w:rsid w:val="008129AB"/>
    <w:rsid w:val="0081327F"/>
    <w:rsid w:val="00813A22"/>
    <w:rsid w:val="00813F90"/>
    <w:rsid w:val="00814674"/>
    <w:rsid w:val="0081472E"/>
    <w:rsid w:val="00814EFB"/>
    <w:rsid w:val="008151DC"/>
    <w:rsid w:val="008160BC"/>
    <w:rsid w:val="008163D6"/>
    <w:rsid w:val="00816728"/>
    <w:rsid w:val="00816CC2"/>
    <w:rsid w:val="00816F49"/>
    <w:rsid w:val="008172AB"/>
    <w:rsid w:val="008174D6"/>
    <w:rsid w:val="008175F9"/>
    <w:rsid w:val="008177DC"/>
    <w:rsid w:val="00817B3C"/>
    <w:rsid w:val="00817B8D"/>
    <w:rsid w:val="008212FF"/>
    <w:rsid w:val="0082203C"/>
    <w:rsid w:val="0082327F"/>
    <w:rsid w:val="0082340A"/>
    <w:rsid w:val="0082355F"/>
    <w:rsid w:val="00825428"/>
    <w:rsid w:val="008259E3"/>
    <w:rsid w:val="00825CD6"/>
    <w:rsid w:val="008268AF"/>
    <w:rsid w:val="00826BD5"/>
    <w:rsid w:val="00826C4C"/>
    <w:rsid w:val="00826E73"/>
    <w:rsid w:val="00827888"/>
    <w:rsid w:val="00827A21"/>
    <w:rsid w:val="00827BA2"/>
    <w:rsid w:val="0083015F"/>
    <w:rsid w:val="008309F0"/>
    <w:rsid w:val="00833354"/>
    <w:rsid w:val="0083378F"/>
    <w:rsid w:val="00833A6C"/>
    <w:rsid w:val="00833EEC"/>
    <w:rsid w:val="00833FCF"/>
    <w:rsid w:val="008348A4"/>
    <w:rsid w:val="00834CE1"/>
    <w:rsid w:val="008351E1"/>
    <w:rsid w:val="00836321"/>
    <w:rsid w:val="008401A0"/>
    <w:rsid w:val="00840CCB"/>
    <w:rsid w:val="0084135C"/>
    <w:rsid w:val="00841861"/>
    <w:rsid w:val="00843309"/>
    <w:rsid w:val="0084380D"/>
    <w:rsid w:val="00844468"/>
    <w:rsid w:val="008460ED"/>
    <w:rsid w:val="0084673C"/>
    <w:rsid w:val="00846AF5"/>
    <w:rsid w:val="00847980"/>
    <w:rsid w:val="00850CB6"/>
    <w:rsid w:val="0085145B"/>
    <w:rsid w:val="00851E06"/>
    <w:rsid w:val="0085251D"/>
    <w:rsid w:val="00852550"/>
    <w:rsid w:val="008527CB"/>
    <w:rsid w:val="00852A4D"/>
    <w:rsid w:val="00853493"/>
    <w:rsid w:val="00853CB0"/>
    <w:rsid w:val="008541A4"/>
    <w:rsid w:val="00854436"/>
    <w:rsid w:val="00856185"/>
    <w:rsid w:val="008563CD"/>
    <w:rsid w:val="0085742D"/>
    <w:rsid w:val="00857A8F"/>
    <w:rsid w:val="0086095B"/>
    <w:rsid w:val="008610C8"/>
    <w:rsid w:val="0086143F"/>
    <w:rsid w:val="00862132"/>
    <w:rsid w:val="00862168"/>
    <w:rsid w:val="008637D0"/>
    <w:rsid w:val="00863FBC"/>
    <w:rsid w:val="008652F2"/>
    <w:rsid w:val="00865F65"/>
    <w:rsid w:val="00866725"/>
    <w:rsid w:val="00866847"/>
    <w:rsid w:val="008669C3"/>
    <w:rsid w:val="00870149"/>
    <w:rsid w:val="00870FE7"/>
    <w:rsid w:val="00871BBB"/>
    <w:rsid w:val="008727D2"/>
    <w:rsid w:val="008731B4"/>
    <w:rsid w:val="008732D5"/>
    <w:rsid w:val="00873B01"/>
    <w:rsid w:val="00873D37"/>
    <w:rsid w:val="008740B4"/>
    <w:rsid w:val="00875B90"/>
    <w:rsid w:val="00875FBB"/>
    <w:rsid w:val="00876211"/>
    <w:rsid w:val="0087622F"/>
    <w:rsid w:val="00876340"/>
    <w:rsid w:val="00876AC5"/>
    <w:rsid w:val="00876BC7"/>
    <w:rsid w:val="00876BD2"/>
    <w:rsid w:val="00877036"/>
    <w:rsid w:val="00877083"/>
    <w:rsid w:val="008778D1"/>
    <w:rsid w:val="0088056F"/>
    <w:rsid w:val="00880649"/>
    <w:rsid w:val="00880813"/>
    <w:rsid w:val="00880B40"/>
    <w:rsid w:val="00880D3A"/>
    <w:rsid w:val="0088122D"/>
    <w:rsid w:val="00882B63"/>
    <w:rsid w:val="00882FD8"/>
    <w:rsid w:val="00885F0E"/>
    <w:rsid w:val="0088781C"/>
    <w:rsid w:val="00890D86"/>
    <w:rsid w:val="008911F5"/>
    <w:rsid w:val="00891477"/>
    <w:rsid w:val="00891FF5"/>
    <w:rsid w:val="008923A3"/>
    <w:rsid w:val="00892AB9"/>
    <w:rsid w:val="00892F3A"/>
    <w:rsid w:val="00893824"/>
    <w:rsid w:val="00893BB8"/>
    <w:rsid w:val="00893EBD"/>
    <w:rsid w:val="00893FBE"/>
    <w:rsid w:val="00894354"/>
    <w:rsid w:val="00894433"/>
    <w:rsid w:val="0089731A"/>
    <w:rsid w:val="008A0203"/>
    <w:rsid w:val="008A1BCA"/>
    <w:rsid w:val="008A234B"/>
    <w:rsid w:val="008A23D4"/>
    <w:rsid w:val="008A2803"/>
    <w:rsid w:val="008A3485"/>
    <w:rsid w:val="008A3C0E"/>
    <w:rsid w:val="008A3C8C"/>
    <w:rsid w:val="008A3E32"/>
    <w:rsid w:val="008A4012"/>
    <w:rsid w:val="008A554A"/>
    <w:rsid w:val="008A5E4C"/>
    <w:rsid w:val="008A6BAF"/>
    <w:rsid w:val="008A7077"/>
    <w:rsid w:val="008A7400"/>
    <w:rsid w:val="008A748F"/>
    <w:rsid w:val="008A74BD"/>
    <w:rsid w:val="008A7A53"/>
    <w:rsid w:val="008B0054"/>
    <w:rsid w:val="008B0170"/>
    <w:rsid w:val="008B01A8"/>
    <w:rsid w:val="008B0D25"/>
    <w:rsid w:val="008B0E11"/>
    <w:rsid w:val="008B1821"/>
    <w:rsid w:val="008B2604"/>
    <w:rsid w:val="008B34C9"/>
    <w:rsid w:val="008B3E0B"/>
    <w:rsid w:val="008B417E"/>
    <w:rsid w:val="008B4BE0"/>
    <w:rsid w:val="008B5271"/>
    <w:rsid w:val="008B54AA"/>
    <w:rsid w:val="008B5DE9"/>
    <w:rsid w:val="008B6594"/>
    <w:rsid w:val="008B6B8E"/>
    <w:rsid w:val="008B74D3"/>
    <w:rsid w:val="008B7ADD"/>
    <w:rsid w:val="008C0486"/>
    <w:rsid w:val="008C0DA8"/>
    <w:rsid w:val="008C12CF"/>
    <w:rsid w:val="008C1332"/>
    <w:rsid w:val="008C36FF"/>
    <w:rsid w:val="008C3B6C"/>
    <w:rsid w:val="008C3C54"/>
    <w:rsid w:val="008C3ED1"/>
    <w:rsid w:val="008C3FB4"/>
    <w:rsid w:val="008C427B"/>
    <w:rsid w:val="008C44C4"/>
    <w:rsid w:val="008C4775"/>
    <w:rsid w:val="008C4B5D"/>
    <w:rsid w:val="008C4DF7"/>
    <w:rsid w:val="008C4F59"/>
    <w:rsid w:val="008C57F7"/>
    <w:rsid w:val="008C58DC"/>
    <w:rsid w:val="008C5B34"/>
    <w:rsid w:val="008C5E31"/>
    <w:rsid w:val="008C6A83"/>
    <w:rsid w:val="008C7285"/>
    <w:rsid w:val="008C7A27"/>
    <w:rsid w:val="008D08AE"/>
    <w:rsid w:val="008D0F30"/>
    <w:rsid w:val="008D11AC"/>
    <w:rsid w:val="008D2360"/>
    <w:rsid w:val="008D2D81"/>
    <w:rsid w:val="008D3052"/>
    <w:rsid w:val="008D40E9"/>
    <w:rsid w:val="008D465B"/>
    <w:rsid w:val="008D49B3"/>
    <w:rsid w:val="008D4D84"/>
    <w:rsid w:val="008D58A0"/>
    <w:rsid w:val="008D5CC6"/>
    <w:rsid w:val="008D6BB4"/>
    <w:rsid w:val="008D6D6B"/>
    <w:rsid w:val="008D6E4A"/>
    <w:rsid w:val="008D7A14"/>
    <w:rsid w:val="008D7AF8"/>
    <w:rsid w:val="008D7C36"/>
    <w:rsid w:val="008E1C1A"/>
    <w:rsid w:val="008E241F"/>
    <w:rsid w:val="008E3295"/>
    <w:rsid w:val="008E3560"/>
    <w:rsid w:val="008E4901"/>
    <w:rsid w:val="008E5729"/>
    <w:rsid w:val="008E6D05"/>
    <w:rsid w:val="008E7463"/>
    <w:rsid w:val="008E7522"/>
    <w:rsid w:val="008E794B"/>
    <w:rsid w:val="008E7BE5"/>
    <w:rsid w:val="008E7C9D"/>
    <w:rsid w:val="008F1479"/>
    <w:rsid w:val="008F2CF6"/>
    <w:rsid w:val="008F2F7A"/>
    <w:rsid w:val="008F304E"/>
    <w:rsid w:val="008F3264"/>
    <w:rsid w:val="008F3743"/>
    <w:rsid w:val="008F4925"/>
    <w:rsid w:val="00901F81"/>
    <w:rsid w:val="009028DF"/>
    <w:rsid w:val="00902A7D"/>
    <w:rsid w:val="009059B4"/>
    <w:rsid w:val="00906D02"/>
    <w:rsid w:val="00907132"/>
    <w:rsid w:val="00907267"/>
    <w:rsid w:val="0090734E"/>
    <w:rsid w:val="00907649"/>
    <w:rsid w:val="009078D7"/>
    <w:rsid w:val="00907B0A"/>
    <w:rsid w:val="009101E0"/>
    <w:rsid w:val="00911374"/>
    <w:rsid w:val="009117EE"/>
    <w:rsid w:val="00911830"/>
    <w:rsid w:val="00911BA1"/>
    <w:rsid w:val="00911C39"/>
    <w:rsid w:val="00911D36"/>
    <w:rsid w:val="00912C38"/>
    <w:rsid w:val="00912F6E"/>
    <w:rsid w:val="00913BFB"/>
    <w:rsid w:val="0091410A"/>
    <w:rsid w:val="009148E4"/>
    <w:rsid w:val="00914DDE"/>
    <w:rsid w:val="00916B9B"/>
    <w:rsid w:val="009171EF"/>
    <w:rsid w:val="00917417"/>
    <w:rsid w:val="00917FB2"/>
    <w:rsid w:val="00920008"/>
    <w:rsid w:val="00921055"/>
    <w:rsid w:val="009215D7"/>
    <w:rsid w:val="00921A22"/>
    <w:rsid w:val="009226D9"/>
    <w:rsid w:val="009227B6"/>
    <w:rsid w:val="00922E13"/>
    <w:rsid w:val="00923028"/>
    <w:rsid w:val="009232CD"/>
    <w:rsid w:val="009233AA"/>
    <w:rsid w:val="009243F7"/>
    <w:rsid w:val="00924D55"/>
    <w:rsid w:val="009261E9"/>
    <w:rsid w:val="00926567"/>
    <w:rsid w:val="00926C46"/>
    <w:rsid w:val="00927086"/>
    <w:rsid w:val="00927966"/>
    <w:rsid w:val="00927BE8"/>
    <w:rsid w:val="00930584"/>
    <w:rsid w:val="00930B7F"/>
    <w:rsid w:val="00931E56"/>
    <w:rsid w:val="00932317"/>
    <w:rsid w:val="00932F32"/>
    <w:rsid w:val="0093373F"/>
    <w:rsid w:val="009345FA"/>
    <w:rsid w:val="00934672"/>
    <w:rsid w:val="00936B69"/>
    <w:rsid w:val="00937211"/>
    <w:rsid w:val="0093747E"/>
    <w:rsid w:val="00937AAB"/>
    <w:rsid w:val="00940374"/>
    <w:rsid w:val="00940591"/>
    <w:rsid w:val="00940F59"/>
    <w:rsid w:val="009410FC"/>
    <w:rsid w:val="009419D9"/>
    <w:rsid w:val="0094239E"/>
    <w:rsid w:val="009428CE"/>
    <w:rsid w:val="00942E38"/>
    <w:rsid w:val="00942EBB"/>
    <w:rsid w:val="009430EC"/>
    <w:rsid w:val="00943321"/>
    <w:rsid w:val="00943401"/>
    <w:rsid w:val="00944108"/>
    <w:rsid w:val="00944689"/>
    <w:rsid w:val="00944852"/>
    <w:rsid w:val="00944A37"/>
    <w:rsid w:val="009453C7"/>
    <w:rsid w:val="0094573E"/>
    <w:rsid w:val="00945A5E"/>
    <w:rsid w:val="0094655B"/>
    <w:rsid w:val="00946768"/>
    <w:rsid w:val="009505B3"/>
    <w:rsid w:val="00952961"/>
    <w:rsid w:val="00952F03"/>
    <w:rsid w:val="00952F7C"/>
    <w:rsid w:val="0095348D"/>
    <w:rsid w:val="00953C7B"/>
    <w:rsid w:val="00953D28"/>
    <w:rsid w:val="00954228"/>
    <w:rsid w:val="00954233"/>
    <w:rsid w:val="00954EE6"/>
    <w:rsid w:val="00956835"/>
    <w:rsid w:val="00957CAB"/>
    <w:rsid w:val="0095F3FE"/>
    <w:rsid w:val="00960369"/>
    <w:rsid w:val="00960C05"/>
    <w:rsid w:val="00960D88"/>
    <w:rsid w:val="00961174"/>
    <w:rsid w:val="00961529"/>
    <w:rsid w:val="00963847"/>
    <w:rsid w:val="00963AFB"/>
    <w:rsid w:val="00964655"/>
    <w:rsid w:val="00964A70"/>
    <w:rsid w:val="00964E6F"/>
    <w:rsid w:val="00965289"/>
    <w:rsid w:val="00965486"/>
    <w:rsid w:val="00966286"/>
    <w:rsid w:val="0097100E"/>
    <w:rsid w:val="00971115"/>
    <w:rsid w:val="00971913"/>
    <w:rsid w:val="009738FB"/>
    <w:rsid w:val="00974072"/>
    <w:rsid w:val="00974B73"/>
    <w:rsid w:val="00974F8E"/>
    <w:rsid w:val="00975EE7"/>
    <w:rsid w:val="00976330"/>
    <w:rsid w:val="009766E3"/>
    <w:rsid w:val="00977503"/>
    <w:rsid w:val="0098089C"/>
    <w:rsid w:val="00980FDF"/>
    <w:rsid w:val="00982244"/>
    <w:rsid w:val="0098261C"/>
    <w:rsid w:val="00982F36"/>
    <w:rsid w:val="00983406"/>
    <w:rsid w:val="0098354A"/>
    <w:rsid w:val="00984414"/>
    <w:rsid w:val="00984F0A"/>
    <w:rsid w:val="00985B0D"/>
    <w:rsid w:val="00986455"/>
    <w:rsid w:val="00986B3A"/>
    <w:rsid w:val="009870B9"/>
    <w:rsid w:val="00987D2F"/>
    <w:rsid w:val="00987F9A"/>
    <w:rsid w:val="00990BD8"/>
    <w:rsid w:val="009914D8"/>
    <w:rsid w:val="00992685"/>
    <w:rsid w:val="00992FE0"/>
    <w:rsid w:val="009943FD"/>
    <w:rsid w:val="00994FA5"/>
    <w:rsid w:val="0099517C"/>
    <w:rsid w:val="009951EB"/>
    <w:rsid w:val="00995359"/>
    <w:rsid w:val="00995B5B"/>
    <w:rsid w:val="009963C5"/>
    <w:rsid w:val="00996BE1"/>
    <w:rsid w:val="00996C43"/>
    <w:rsid w:val="0099751A"/>
    <w:rsid w:val="00997560"/>
    <w:rsid w:val="00997F82"/>
    <w:rsid w:val="009A0654"/>
    <w:rsid w:val="009A0795"/>
    <w:rsid w:val="009A097D"/>
    <w:rsid w:val="009A0E01"/>
    <w:rsid w:val="009A13A8"/>
    <w:rsid w:val="009A1AE3"/>
    <w:rsid w:val="009A25D0"/>
    <w:rsid w:val="009A2717"/>
    <w:rsid w:val="009A42B1"/>
    <w:rsid w:val="009A4E6E"/>
    <w:rsid w:val="009A53A1"/>
    <w:rsid w:val="009A54A4"/>
    <w:rsid w:val="009A580D"/>
    <w:rsid w:val="009A5CED"/>
    <w:rsid w:val="009A6073"/>
    <w:rsid w:val="009A6B59"/>
    <w:rsid w:val="009A6B75"/>
    <w:rsid w:val="009A6B87"/>
    <w:rsid w:val="009A7753"/>
    <w:rsid w:val="009A7D91"/>
    <w:rsid w:val="009A7E98"/>
    <w:rsid w:val="009B2436"/>
    <w:rsid w:val="009B29D4"/>
    <w:rsid w:val="009B30DC"/>
    <w:rsid w:val="009B364B"/>
    <w:rsid w:val="009B539F"/>
    <w:rsid w:val="009B5592"/>
    <w:rsid w:val="009B5A34"/>
    <w:rsid w:val="009B68C7"/>
    <w:rsid w:val="009B6EF6"/>
    <w:rsid w:val="009B7C42"/>
    <w:rsid w:val="009C156A"/>
    <w:rsid w:val="009C1A31"/>
    <w:rsid w:val="009C2305"/>
    <w:rsid w:val="009C25E6"/>
    <w:rsid w:val="009C29BF"/>
    <w:rsid w:val="009C2A84"/>
    <w:rsid w:val="009C3977"/>
    <w:rsid w:val="009C419D"/>
    <w:rsid w:val="009C4ACD"/>
    <w:rsid w:val="009C4E25"/>
    <w:rsid w:val="009C5B84"/>
    <w:rsid w:val="009C5EA9"/>
    <w:rsid w:val="009C639B"/>
    <w:rsid w:val="009C6675"/>
    <w:rsid w:val="009C6B4F"/>
    <w:rsid w:val="009C7632"/>
    <w:rsid w:val="009C79C8"/>
    <w:rsid w:val="009D03FB"/>
    <w:rsid w:val="009D0658"/>
    <w:rsid w:val="009D071E"/>
    <w:rsid w:val="009D0913"/>
    <w:rsid w:val="009D0F1A"/>
    <w:rsid w:val="009D0F35"/>
    <w:rsid w:val="009D15FC"/>
    <w:rsid w:val="009D160C"/>
    <w:rsid w:val="009D1B1C"/>
    <w:rsid w:val="009D33AD"/>
    <w:rsid w:val="009D3D35"/>
    <w:rsid w:val="009D4E1A"/>
    <w:rsid w:val="009D4E59"/>
    <w:rsid w:val="009D590A"/>
    <w:rsid w:val="009D5E3C"/>
    <w:rsid w:val="009D5E63"/>
    <w:rsid w:val="009D6076"/>
    <w:rsid w:val="009D62EC"/>
    <w:rsid w:val="009D76E0"/>
    <w:rsid w:val="009D7BF1"/>
    <w:rsid w:val="009D7E6B"/>
    <w:rsid w:val="009E0176"/>
    <w:rsid w:val="009E01AD"/>
    <w:rsid w:val="009E0371"/>
    <w:rsid w:val="009E0394"/>
    <w:rsid w:val="009E0B57"/>
    <w:rsid w:val="009E0C23"/>
    <w:rsid w:val="009E10AE"/>
    <w:rsid w:val="009E152E"/>
    <w:rsid w:val="009E1EF5"/>
    <w:rsid w:val="009E249E"/>
    <w:rsid w:val="009E3050"/>
    <w:rsid w:val="009E3596"/>
    <w:rsid w:val="009E3AA0"/>
    <w:rsid w:val="009E3E87"/>
    <w:rsid w:val="009E433E"/>
    <w:rsid w:val="009E4550"/>
    <w:rsid w:val="009E51A9"/>
    <w:rsid w:val="009E5B0C"/>
    <w:rsid w:val="009E5F35"/>
    <w:rsid w:val="009E6813"/>
    <w:rsid w:val="009E6D9C"/>
    <w:rsid w:val="009E7064"/>
    <w:rsid w:val="009E708B"/>
    <w:rsid w:val="009E73F1"/>
    <w:rsid w:val="009E78AD"/>
    <w:rsid w:val="009E7ED0"/>
    <w:rsid w:val="009F0686"/>
    <w:rsid w:val="009F0EA0"/>
    <w:rsid w:val="009F1060"/>
    <w:rsid w:val="009F1BB6"/>
    <w:rsid w:val="009F2C2D"/>
    <w:rsid w:val="009F3BE8"/>
    <w:rsid w:val="009F3D60"/>
    <w:rsid w:val="009F550B"/>
    <w:rsid w:val="009F5668"/>
    <w:rsid w:val="009F6D0A"/>
    <w:rsid w:val="009F731B"/>
    <w:rsid w:val="009F7718"/>
    <w:rsid w:val="00A005AE"/>
    <w:rsid w:val="00A00B5F"/>
    <w:rsid w:val="00A01295"/>
    <w:rsid w:val="00A054DC"/>
    <w:rsid w:val="00A055C0"/>
    <w:rsid w:val="00A066CD"/>
    <w:rsid w:val="00A06BF8"/>
    <w:rsid w:val="00A0768C"/>
    <w:rsid w:val="00A07ADE"/>
    <w:rsid w:val="00A104A0"/>
    <w:rsid w:val="00A10A76"/>
    <w:rsid w:val="00A114ED"/>
    <w:rsid w:val="00A11B17"/>
    <w:rsid w:val="00A11BCA"/>
    <w:rsid w:val="00A12078"/>
    <w:rsid w:val="00A128E3"/>
    <w:rsid w:val="00A12B56"/>
    <w:rsid w:val="00A13B9E"/>
    <w:rsid w:val="00A13F66"/>
    <w:rsid w:val="00A13FF8"/>
    <w:rsid w:val="00A1408B"/>
    <w:rsid w:val="00A14458"/>
    <w:rsid w:val="00A14966"/>
    <w:rsid w:val="00A1497D"/>
    <w:rsid w:val="00A14D0B"/>
    <w:rsid w:val="00A150D0"/>
    <w:rsid w:val="00A1568A"/>
    <w:rsid w:val="00A168EC"/>
    <w:rsid w:val="00A20516"/>
    <w:rsid w:val="00A2073E"/>
    <w:rsid w:val="00A20EBD"/>
    <w:rsid w:val="00A20FB1"/>
    <w:rsid w:val="00A21528"/>
    <w:rsid w:val="00A224AC"/>
    <w:rsid w:val="00A2259D"/>
    <w:rsid w:val="00A2261D"/>
    <w:rsid w:val="00A22D08"/>
    <w:rsid w:val="00A22DBB"/>
    <w:rsid w:val="00A22E39"/>
    <w:rsid w:val="00A23AD8"/>
    <w:rsid w:val="00A23FD3"/>
    <w:rsid w:val="00A25916"/>
    <w:rsid w:val="00A26DDC"/>
    <w:rsid w:val="00A27E2B"/>
    <w:rsid w:val="00A326E1"/>
    <w:rsid w:val="00A32F43"/>
    <w:rsid w:val="00A33136"/>
    <w:rsid w:val="00A3343D"/>
    <w:rsid w:val="00A350C3"/>
    <w:rsid w:val="00A35B92"/>
    <w:rsid w:val="00A36089"/>
    <w:rsid w:val="00A3645C"/>
    <w:rsid w:val="00A367CE"/>
    <w:rsid w:val="00A3687A"/>
    <w:rsid w:val="00A36A27"/>
    <w:rsid w:val="00A3A300"/>
    <w:rsid w:val="00A40F31"/>
    <w:rsid w:val="00A40F35"/>
    <w:rsid w:val="00A42C2B"/>
    <w:rsid w:val="00A43723"/>
    <w:rsid w:val="00A442CA"/>
    <w:rsid w:val="00A451EC"/>
    <w:rsid w:val="00A459B1"/>
    <w:rsid w:val="00A466AC"/>
    <w:rsid w:val="00A4671C"/>
    <w:rsid w:val="00A4678B"/>
    <w:rsid w:val="00A468A1"/>
    <w:rsid w:val="00A47D55"/>
    <w:rsid w:val="00A500CB"/>
    <w:rsid w:val="00A508FE"/>
    <w:rsid w:val="00A515F0"/>
    <w:rsid w:val="00A518B1"/>
    <w:rsid w:val="00A51D04"/>
    <w:rsid w:val="00A5299B"/>
    <w:rsid w:val="00A52CE2"/>
    <w:rsid w:val="00A53B3A"/>
    <w:rsid w:val="00A53E29"/>
    <w:rsid w:val="00A55989"/>
    <w:rsid w:val="00A56154"/>
    <w:rsid w:val="00A56A0C"/>
    <w:rsid w:val="00A5755C"/>
    <w:rsid w:val="00A613E0"/>
    <w:rsid w:val="00A62297"/>
    <w:rsid w:val="00A62643"/>
    <w:rsid w:val="00A62D13"/>
    <w:rsid w:val="00A64535"/>
    <w:rsid w:val="00A64E69"/>
    <w:rsid w:val="00A6505D"/>
    <w:rsid w:val="00A65072"/>
    <w:rsid w:val="00A655CE"/>
    <w:rsid w:val="00A65D7B"/>
    <w:rsid w:val="00A662A2"/>
    <w:rsid w:val="00A66778"/>
    <w:rsid w:val="00A66B1B"/>
    <w:rsid w:val="00A672A4"/>
    <w:rsid w:val="00A67BC2"/>
    <w:rsid w:val="00A67F69"/>
    <w:rsid w:val="00A707E7"/>
    <w:rsid w:val="00A70E1A"/>
    <w:rsid w:val="00A71006"/>
    <w:rsid w:val="00A71435"/>
    <w:rsid w:val="00A71457"/>
    <w:rsid w:val="00A7150B"/>
    <w:rsid w:val="00A716EE"/>
    <w:rsid w:val="00A718D9"/>
    <w:rsid w:val="00A72D02"/>
    <w:rsid w:val="00A732C6"/>
    <w:rsid w:val="00A73314"/>
    <w:rsid w:val="00A73512"/>
    <w:rsid w:val="00A738B6"/>
    <w:rsid w:val="00A73E09"/>
    <w:rsid w:val="00A74BBE"/>
    <w:rsid w:val="00A7525B"/>
    <w:rsid w:val="00A75F19"/>
    <w:rsid w:val="00A76518"/>
    <w:rsid w:val="00A76A50"/>
    <w:rsid w:val="00A76D85"/>
    <w:rsid w:val="00A76E40"/>
    <w:rsid w:val="00A76FFC"/>
    <w:rsid w:val="00A770AF"/>
    <w:rsid w:val="00A80C08"/>
    <w:rsid w:val="00A8359C"/>
    <w:rsid w:val="00A839EE"/>
    <w:rsid w:val="00A83F1B"/>
    <w:rsid w:val="00A842D8"/>
    <w:rsid w:val="00A8461A"/>
    <w:rsid w:val="00A847AB"/>
    <w:rsid w:val="00A85C9E"/>
    <w:rsid w:val="00A864EF"/>
    <w:rsid w:val="00A873D8"/>
    <w:rsid w:val="00A877D6"/>
    <w:rsid w:val="00A9051B"/>
    <w:rsid w:val="00A91252"/>
    <w:rsid w:val="00A919DB"/>
    <w:rsid w:val="00A91E51"/>
    <w:rsid w:val="00A92983"/>
    <w:rsid w:val="00A933C2"/>
    <w:rsid w:val="00A94499"/>
    <w:rsid w:val="00A948A4"/>
    <w:rsid w:val="00A948D0"/>
    <w:rsid w:val="00A94C22"/>
    <w:rsid w:val="00A94F87"/>
    <w:rsid w:val="00A95478"/>
    <w:rsid w:val="00A95887"/>
    <w:rsid w:val="00A960C9"/>
    <w:rsid w:val="00A9681A"/>
    <w:rsid w:val="00A9694B"/>
    <w:rsid w:val="00A96A90"/>
    <w:rsid w:val="00A974C5"/>
    <w:rsid w:val="00A97B95"/>
    <w:rsid w:val="00A97DBE"/>
    <w:rsid w:val="00AA03A1"/>
    <w:rsid w:val="00AA0B95"/>
    <w:rsid w:val="00AA0EE4"/>
    <w:rsid w:val="00AA0F6F"/>
    <w:rsid w:val="00AA1125"/>
    <w:rsid w:val="00AA128E"/>
    <w:rsid w:val="00AA15C9"/>
    <w:rsid w:val="00AA16BF"/>
    <w:rsid w:val="00AA1EA7"/>
    <w:rsid w:val="00AA20D5"/>
    <w:rsid w:val="00AA2140"/>
    <w:rsid w:val="00AA44F9"/>
    <w:rsid w:val="00AA450A"/>
    <w:rsid w:val="00AA4A41"/>
    <w:rsid w:val="00AA4CB1"/>
    <w:rsid w:val="00AA53DB"/>
    <w:rsid w:val="00AA588B"/>
    <w:rsid w:val="00AA58ED"/>
    <w:rsid w:val="00AA5BF9"/>
    <w:rsid w:val="00AA670F"/>
    <w:rsid w:val="00AA6B66"/>
    <w:rsid w:val="00AA7139"/>
    <w:rsid w:val="00AA7B2F"/>
    <w:rsid w:val="00AA7D10"/>
    <w:rsid w:val="00AB06B4"/>
    <w:rsid w:val="00AB0CD5"/>
    <w:rsid w:val="00AB1227"/>
    <w:rsid w:val="00AB2A12"/>
    <w:rsid w:val="00AB38DF"/>
    <w:rsid w:val="00AB3D82"/>
    <w:rsid w:val="00AB453D"/>
    <w:rsid w:val="00AB48FF"/>
    <w:rsid w:val="00AB53C0"/>
    <w:rsid w:val="00AB5A63"/>
    <w:rsid w:val="00AB5A9A"/>
    <w:rsid w:val="00AB6856"/>
    <w:rsid w:val="00AB68C4"/>
    <w:rsid w:val="00AB7947"/>
    <w:rsid w:val="00AB7A18"/>
    <w:rsid w:val="00AB7A75"/>
    <w:rsid w:val="00AB7CFB"/>
    <w:rsid w:val="00AB7EF8"/>
    <w:rsid w:val="00AC02B7"/>
    <w:rsid w:val="00AC04EC"/>
    <w:rsid w:val="00AC1A04"/>
    <w:rsid w:val="00AC2507"/>
    <w:rsid w:val="00AC27E6"/>
    <w:rsid w:val="00AC407D"/>
    <w:rsid w:val="00AC40AA"/>
    <w:rsid w:val="00AC439F"/>
    <w:rsid w:val="00AC44AC"/>
    <w:rsid w:val="00AC44C9"/>
    <w:rsid w:val="00AC4B51"/>
    <w:rsid w:val="00AC4C59"/>
    <w:rsid w:val="00AC4DF9"/>
    <w:rsid w:val="00AC6E1E"/>
    <w:rsid w:val="00AC7620"/>
    <w:rsid w:val="00AC7992"/>
    <w:rsid w:val="00AC7995"/>
    <w:rsid w:val="00AC7E56"/>
    <w:rsid w:val="00AD0313"/>
    <w:rsid w:val="00AD0A06"/>
    <w:rsid w:val="00AD0E76"/>
    <w:rsid w:val="00AD10E0"/>
    <w:rsid w:val="00AD187A"/>
    <w:rsid w:val="00AD1A6E"/>
    <w:rsid w:val="00AD1CF9"/>
    <w:rsid w:val="00AD2F65"/>
    <w:rsid w:val="00AD3210"/>
    <w:rsid w:val="00AD4F51"/>
    <w:rsid w:val="00AD4F69"/>
    <w:rsid w:val="00AD61EA"/>
    <w:rsid w:val="00AD6BCF"/>
    <w:rsid w:val="00AD7131"/>
    <w:rsid w:val="00AD7234"/>
    <w:rsid w:val="00AD79F8"/>
    <w:rsid w:val="00AD7CB4"/>
    <w:rsid w:val="00AD7F18"/>
    <w:rsid w:val="00AE0665"/>
    <w:rsid w:val="00AE17DE"/>
    <w:rsid w:val="00AE1C16"/>
    <w:rsid w:val="00AE237F"/>
    <w:rsid w:val="00AE2648"/>
    <w:rsid w:val="00AE2D86"/>
    <w:rsid w:val="00AE3243"/>
    <w:rsid w:val="00AE3732"/>
    <w:rsid w:val="00AE3AEF"/>
    <w:rsid w:val="00AE4AEB"/>
    <w:rsid w:val="00AE513B"/>
    <w:rsid w:val="00AE5702"/>
    <w:rsid w:val="00AE5B5C"/>
    <w:rsid w:val="00AE5BC3"/>
    <w:rsid w:val="00AE6E42"/>
    <w:rsid w:val="00AF134B"/>
    <w:rsid w:val="00AF1AD1"/>
    <w:rsid w:val="00AF2440"/>
    <w:rsid w:val="00AF312E"/>
    <w:rsid w:val="00AF480F"/>
    <w:rsid w:val="00AF4D80"/>
    <w:rsid w:val="00AF5643"/>
    <w:rsid w:val="00AF5CFF"/>
    <w:rsid w:val="00AF6DE3"/>
    <w:rsid w:val="00AF757B"/>
    <w:rsid w:val="00AF7589"/>
    <w:rsid w:val="00AF7FEC"/>
    <w:rsid w:val="00B00C2B"/>
    <w:rsid w:val="00B00CF0"/>
    <w:rsid w:val="00B00EB1"/>
    <w:rsid w:val="00B0171F"/>
    <w:rsid w:val="00B02089"/>
    <w:rsid w:val="00B02F27"/>
    <w:rsid w:val="00B033BB"/>
    <w:rsid w:val="00B05F64"/>
    <w:rsid w:val="00B061D7"/>
    <w:rsid w:val="00B0633A"/>
    <w:rsid w:val="00B069AE"/>
    <w:rsid w:val="00B07321"/>
    <w:rsid w:val="00B074F5"/>
    <w:rsid w:val="00B077C2"/>
    <w:rsid w:val="00B079EC"/>
    <w:rsid w:val="00B10191"/>
    <w:rsid w:val="00B105E4"/>
    <w:rsid w:val="00B10C6A"/>
    <w:rsid w:val="00B10E40"/>
    <w:rsid w:val="00B11386"/>
    <w:rsid w:val="00B11752"/>
    <w:rsid w:val="00B12492"/>
    <w:rsid w:val="00B124FF"/>
    <w:rsid w:val="00B12A25"/>
    <w:rsid w:val="00B12D9A"/>
    <w:rsid w:val="00B12E8F"/>
    <w:rsid w:val="00B13720"/>
    <w:rsid w:val="00B13992"/>
    <w:rsid w:val="00B13F5A"/>
    <w:rsid w:val="00B15399"/>
    <w:rsid w:val="00B15CD7"/>
    <w:rsid w:val="00B161F5"/>
    <w:rsid w:val="00B16251"/>
    <w:rsid w:val="00B1644F"/>
    <w:rsid w:val="00B174BE"/>
    <w:rsid w:val="00B20632"/>
    <w:rsid w:val="00B208DA"/>
    <w:rsid w:val="00B2395D"/>
    <w:rsid w:val="00B23CF2"/>
    <w:rsid w:val="00B24852"/>
    <w:rsid w:val="00B2530A"/>
    <w:rsid w:val="00B26381"/>
    <w:rsid w:val="00B273BB"/>
    <w:rsid w:val="00B27B71"/>
    <w:rsid w:val="00B27FF5"/>
    <w:rsid w:val="00B3047A"/>
    <w:rsid w:val="00B30800"/>
    <w:rsid w:val="00B30E83"/>
    <w:rsid w:val="00B31145"/>
    <w:rsid w:val="00B314F5"/>
    <w:rsid w:val="00B31F54"/>
    <w:rsid w:val="00B325F5"/>
    <w:rsid w:val="00B3337D"/>
    <w:rsid w:val="00B33807"/>
    <w:rsid w:val="00B33E2F"/>
    <w:rsid w:val="00B34451"/>
    <w:rsid w:val="00B34958"/>
    <w:rsid w:val="00B3580B"/>
    <w:rsid w:val="00B3673C"/>
    <w:rsid w:val="00B3678A"/>
    <w:rsid w:val="00B36B6D"/>
    <w:rsid w:val="00B40D0E"/>
    <w:rsid w:val="00B41211"/>
    <w:rsid w:val="00B416C9"/>
    <w:rsid w:val="00B42023"/>
    <w:rsid w:val="00B420EF"/>
    <w:rsid w:val="00B42427"/>
    <w:rsid w:val="00B426C2"/>
    <w:rsid w:val="00B457CF"/>
    <w:rsid w:val="00B45860"/>
    <w:rsid w:val="00B45B96"/>
    <w:rsid w:val="00B45C74"/>
    <w:rsid w:val="00B46C54"/>
    <w:rsid w:val="00B478D3"/>
    <w:rsid w:val="00B47D14"/>
    <w:rsid w:val="00B47E91"/>
    <w:rsid w:val="00B50458"/>
    <w:rsid w:val="00B50619"/>
    <w:rsid w:val="00B51162"/>
    <w:rsid w:val="00B512F3"/>
    <w:rsid w:val="00B519C2"/>
    <w:rsid w:val="00B51B85"/>
    <w:rsid w:val="00B51F23"/>
    <w:rsid w:val="00B52637"/>
    <w:rsid w:val="00B5396B"/>
    <w:rsid w:val="00B539C1"/>
    <w:rsid w:val="00B53A47"/>
    <w:rsid w:val="00B5408F"/>
    <w:rsid w:val="00B541BC"/>
    <w:rsid w:val="00B55141"/>
    <w:rsid w:val="00B55560"/>
    <w:rsid w:val="00B55CCF"/>
    <w:rsid w:val="00B560BE"/>
    <w:rsid w:val="00B56BEA"/>
    <w:rsid w:val="00B576E4"/>
    <w:rsid w:val="00B57838"/>
    <w:rsid w:val="00B57C58"/>
    <w:rsid w:val="00B604A6"/>
    <w:rsid w:val="00B60920"/>
    <w:rsid w:val="00B6107E"/>
    <w:rsid w:val="00B61359"/>
    <w:rsid w:val="00B61483"/>
    <w:rsid w:val="00B6193F"/>
    <w:rsid w:val="00B61CA9"/>
    <w:rsid w:val="00B62066"/>
    <w:rsid w:val="00B6287C"/>
    <w:rsid w:val="00B62C4B"/>
    <w:rsid w:val="00B63341"/>
    <w:rsid w:val="00B6337B"/>
    <w:rsid w:val="00B63697"/>
    <w:rsid w:val="00B643AB"/>
    <w:rsid w:val="00B6455C"/>
    <w:rsid w:val="00B64AFB"/>
    <w:rsid w:val="00B65649"/>
    <w:rsid w:val="00B65901"/>
    <w:rsid w:val="00B66B23"/>
    <w:rsid w:val="00B677F0"/>
    <w:rsid w:val="00B7021B"/>
    <w:rsid w:val="00B70946"/>
    <w:rsid w:val="00B70CAB"/>
    <w:rsid w:val="00B71C81"/>
    <w:rsid w:val="00B71DBA"/>
    <w:rsid w:val="00B71E85"/>
    <w:rsid w:val="00B72113"/>
    <w:rsid w:val="00B72253"/>
    <w:rsid w:val="00B7257C"/>
    <w:rsid w:val="00B72C7D"/>
    <w:rsid w:val="00B731BA"/>
    <w:rsid w:val="00B7474B"/>
    <w:rsid w:val="00B764E4"/>
    <w:rsid w:val="00B76A2B"/>
    <w:rsid w:val="00B76DEA"/>
    <w:rsid w:val="00B770C4"/>
    <w:rsid w:val="00B819ED"/>
    <w:rsid w:val="00B81FF0"/>
    <w:rsid w:val="00B8249E"/>
    <w:rsid w:val="00B82B9F"/>
    <w:rsid w:val="00B830FA"/>
    <w:rsid w:val="00B831EC"/>
    <w:rsid w:val="00B8325F"/>
    <w:rsid w:val="00B841E3"/>
    <w:rsid w:val="00B84A02"/>
    <w:rsid w:val="00B84DC2"/>
    <w:rsid w:val="00B8565A"/>
    <w:rsid w:val="00B85E71"/>
    <w:rsid w:val="00B867D3"/>
    <w:rsid w:val="00B87832"/>
    <w:rsid w:val="00B87C1D"/>
    <w:rsid w:val="00B90B24"/>
    <w:rsid w:val="00B91FCA"/>
    <w:rsid w:val="00B922EF"/>
    <w:rsid w:val="00B92364"/>
    <w:rsid w:val="00B92D64"/>
    <w:rsid w:val="00B93072"/>
    <w:rsid w:val="00B93209"/>
    <w:rsid w:val="00B93399"/>
    <w:rsid w:val="00B93951"/>
    <w:rsid w:val="00B939EB"/>
    <w:rsid w:val="00B93A1A"/>
    <w:rsid w:val="00B93F6B"/>
    <w:rsid w:val="00B942E5"/>
    <w:rsid w:val="00B95AC8"/>
    <w:rsid w:val="00B96C5E"/>
    <w:rsid w:val="00B9748E"/>
    <w:rsid w:val="00B975B7"/>
    <w:rsid w:val="00B97D92"/>
    <w:rsid w:val="00B97E28"/>
    <w:rsid w:val="00BA002F"/>
    <w:rsid w:val="00BA0513"/>
    <w:rsid w:val="00BA09F4"/>
    <w:rsid w:val="00BA1315"/>
    <w:rsid w:val="00BA151B"/>
    <w:rsid w:val="00BA1627"/>
    <w:rsid w:val="00BA1826"/>
    <w:rsid w:val="00BA2B0B"/>
    <w:rsid w:val="00BA3349"/>
    <w:rsid w:val="00BA343F"/>
    <w:rsid w:val="00BA346C"/>
    <w:rsid w:val="00BA34D1"/>
    <w:rsid w:val="00BA362D"/>
    <w:rsid w:val="00BA4BB1"/>
    <w:rsid w:val="00BA4DD5"/>
    <w:rsid w:val="00BA5914"/>
    <w:rsid w:val="00BA6B82"/>
    <w:rsid w:val="00BA7783"/>
    <w:rsid w:val="00BB0012"/>
    <w:rsid w:val="00BB0C5C"/>
    <w:rsid w:val="00BB1463"/>
    <w:rsid w:val="00BB1687"/>
    <w:rsid w:val="00BB16CC"/>
    <w:rsid w:val="00BB29EA"/>
    <w:rsid w:val="00BB4109"/>
    <w:rsid w:val="00BB5CA0"/>
    <w:rsid w:val="00BB5E21"/>
    <w:rsid w:val="00BB6825"/>
    <w:rsid w:val="00BB6B87"/>
    <w:rsid w:val="00BB6D3A"/>
    <w:rsid w:val="00BB6DB3"/>
    <w:rsid w:val="00BB70B6"/>
    <w:rsid w:val="00BC07E2"/>
    <w:rsid w:val="00BC0ED2"/>
    <w:rsid w:val="00BC18E8"/>
    <w:rsid w:val="00BC1CAD"/>
    <w:rsid w:val="00BC2BC6"/>
    <w:rsid w:val="00BC3074"/>
    <w:rsid w:val="00BC35AB"/>
    <w:rsid w:val="00BC3B9A"/>
    <w:rsid w:val="00BC3CFE"/>
    <w:rsid w:val="00BC417C"/>
    <w:rsid w:val="00BC430C"/>
    <w:rsid w:val="00BC44EE"/>
    <w:rsid w:val="00BC46AE"/>
    <w:rsid w:val="00BC4B76"/>
    <w:rsid w:val="00BC5351"/>
    <w:rsid w:val="00BC5C61"/>
    <w:rsid w:val="00BC61E2"/>
    <w:rsid w:val="00BC65E6"/>
    <w:rsid w:val="00BC7021"/>
    <w:rsid w:val="00BC7104"/>
    <w:rsid w:val="00BC79DF"/>
    <w:rsid w:val="00BD0C22"/>
    <w:rsid w:val="00BD0FF4"/>
    <w:rsid w:val="00BD195B"/>
    <w:rsid w:val="00BD19DE"/>
    <w:rsid w:val="00BD2023"/>
    <w:rsid w:val="00BD2DB4"/>
    <w:rsid w:val="00BD32D4"/>
    <w:rsid w:val="00BD43D4"/>
    <w:rsid w:val="00BD46D1"/>
    <w:rsid w:val="00BD4840"/>
    <w:rsid w:val="00BD4907"/>
    <w:rsid w:val="00BD4B35"/>
    <w:rsid w:val="00BD5802"/>
    <w:rsid w:val="00BD5C24"/>
    <w:rsid w:val="00BD6A7E"/>
    <w:rsid w:val="00BE01A4"/>
    <w:rsid w:val="00BE065F"/>
    <w:rsid w:val="00BE07B8"/>
    <w:rsid w:val="00BE265D"/>
    <w:rsid w:val="00BE2EDA"/>
    <w:rsid w:val="00BE385E"/>
    <w:rsid w:val="00BE497E"/>
    <w:rsid w:val="00BE4FA8"/>
    <w:rsid w:val="00BE56B7"/>
    <w:rsid w:val="00BE5CE9"/>
    <w:rsid w:val="00BE7365"/>
    <w:rsid w:val="00BE7EEF"/>
    <w:rsid w:val="00BF0055"/>
    <w:rsid w:val="00BF023A"/>
    <w:rsid w:val="00BF0297"/>
    <w:rsid w:val="00BF0F62"/>
    <w:rsid w:val="00BF13C0"/>
    <w:rsid w:val="00BF18D0"/>
    <w:rsid w:val="00BF1E69"/>
    <w:rsid w:val="00BF2313"/>
    <w:rsid w:val="00BF255D"/>
    <w:rsid w:val="00BF35BE"/>
    <w:rsid w:val="00BF395F"/>
    <w:rsid w:val="00BF3CEA"/>
    <w:rsid w:val="00BF413D"/>
    <w:rsid w:val="00BF54B2"/>
    <w:rsid w:val="00BF5CAE"/>
    <w:rsid w:val="00BF5EC3"/>
    <w:rsid w:val="00BF67A3"/>
    <w:rsid w:val="00BF6B68"/>
    <w:rsid w:val="00BF6D97"/>
    <w:rsid w:val="00BF6FD3"/>
    <w:rsid w:val="00BF7775"/>
    <w:rsid w:val="00C00677"/>
    <w:rsid w:val="00C01A2A"/>
    <w:rsid w:val="00C02524"/>
    <w:rsid w:val="00C02EAE"/>
    <w:rsid w:val="00C02FD1"/>
    <w:rsid w:val="00C031EF"/>
    <w:rsid w:val="00C036DC"/>
    <w:rsid w:val="00C038B3"/>
    <w:rsid w:val="00C03BEE"/>
    <w:rsid w:val="00C04372"/>
    <w:rsid w:val="00C04889"/>
    <w:rsid w:val="00C0492E"/>
    <w:rsid w:val="00C04FBE"/>
    <w:rsid w:val="00C05FFC"/>
    <w:rsid w:val="00C06894"/>
    <w:rsid w:val="00C06F28"/>
    <w:rsid w:val="00C103EF"/>
    <w:rsid w:val="00C10985"/>
    <w:rsid w:val="00C11063"/>
    <w:rsid w:val="00C11089"/>
    <w:rsid w:val="00C11119"/>
    <w:rsid w:val="00C115DC"/>
    <w:rsid w:val="00C11787"/>
    <w:rsid w:val="00C12176"/>
    <w:rsid w:val="00C12B8D"/>
    <w:rsid w:val="00C14049"/>
    <w:rsid w:val="00C1407C"/>
    <w:rsid w:val="00C142E8"/>
    <w:rsid w:val="00C15497"/>
    <w:rsid w:val="00C157BB"/>
    <w:rsid w:val="00C167FD"/>
    <w:rsid w:val="00C16A00"/>
    <w:rsid w:val="00C17CBB"/>
    <w:rsid w:val="00C20A79"/>
    <w:rsid w:val="00C21272"/>
    <w:rsid w:val="00C2147C"/>
    <w:rsid w:val="00C217B5"/>
    <w:rsid w:val="00C217B9"/>
    <w:rsid w:val="00C22617"/>
    <w:rsid w:val="00C23B81"/>
    <w:rsid w:val="00C23D5B"/>
    <w:rsid w:val="00C23E6E"/>
    <w:rsid w:val="00C2442B"/>
    <w:rsid w:val="00C24542"/>
    <w:rsid w:val="00C248C5"/>
    <w:rsid w:val="00C25367"/>
    <w:rsid w:val="00C25E7B"/>
    <w:rsid w:val="00C2646F"/>
    <w:rsid w:val="00C265A4"/>
    <w:rsid w:val="00C265F4"/>
    <w:rsid w:val="00C26A2D"/>
    <w:rsid w:val="00C27951"/>
    <w:rsid w:val="00C27A49"/>
    <w:rsid w:val="00C27E58"/>
    <w:rsid w:val="00C303D0"/>
    <w:rsid w:val="00C3040B"/>
    <w:rsid w:val="00C3098E"/>
    <w:rsid w:val="00C31330"/>
    <w:rsid w:val="00C3179E"/>
    <w:rsid w:val="00C323A7"/>
    <w:rsid w:val="00C3249F"/>
    <w:rsid w:val="00C3308F"/>
    <w:rsid w:val="00C3310C"/>
    <w:rsid w:val="00C33B24"/>
    <w:rsid w:val="00C33DC6"/>
    <w:rsid w:val="00C34980"/>
    <w:rsid w:val="00C34EB5"/>
    <w:rsid w:val="00C36342"/>
    <w:rsid w:val="00C36CCE"/>
    <w:rsid w:val="00C37A42"/>
    <w:rsid w:val="00C37E54"/>
    <w:rsid w:val="00C40110"/>
    <w:rsid w:val="00C4022B"/>
    <w:rsid w:val="00C4054E"/>
    <w:rsid w:val="00C41040"/>
    <w:rsid w:val="00C41356"/>
    <w:rsid w:val="00C41A53"/>
    <w:rsid w:val="00C41EA2"/>
    <w:rsid w:val="00C4269C"/>
    <w:rsid w:val="00C427DE"/>
    <w:rsid w:val="00C432E4"/>
    <w:rsid w:val="00C43919"/>
    <w:rsid w:val="00C43F9E"/>
    <w:rsid w:val="00C44244"/>
    <w:rsid w:val="00C44330"/>
    <w:rsid w:val="00C44F5A"/>
    <w:rsid w:val="00C45A83"/>
    <w:rsid w:val="00C45DB7"/>
    <w:rsid w:val="00C47105"/>
    <w:rsid w:val="00C47336"/>
    <w:rsid w:val="00C479D5"/>
    <w:rsid w:val="00C47AAD"/>
    <w:rsid w:val="00C50B4C"/>
    <w:rsid w:val="00C50E4F"/>
    <w:rsid w:val="00C5124E"/>
    <w:rsid w:val="00C51397"/>
    <w:rsid w:val="00C5197C"/>
    <w:rsid w:val="00C52853"/>
    <w:rsid w:val="00C52C43"/>
    <w:rsid w:val="00C52F96"/>
    <w:rsid w:val="00C52FE5"/>
    <w:rsid w:val="00C5313A"/>
    <w:rsid w:val="00C54439"/>
    <w:rsid w:val="00C5457F"/>
    <w:rsid w:val="00C54E51"/>
    <w:rsid w:val="00C54F10"/>
    <w:rsid w:val="00C54FA7"/>
    <w:rsid w:val="00C550C3"/>
    <w:rsid w:val="00C56E44"/>
    <w:rsid w:val="00C56F4C"/>
    <w:rsid w:val="00C57257"/>
    <w:rsid w:val="00C57FCD"/>
    <w:rsid w:val="00C60E56"/>
    <w:rsid w:val="00C60E67"/>
    <w:rsid w:val="00C61207"/>
    <w:rsid w:val="00C6127A"/>
    <w:rsid w:val="00C61283"/>
    <w:rsid w:val="00C6199E"/>
    <w:rsid w:val="00C62183"/>
    <w:rsid w:val="00C63030"/>
    <w:rsid w:val="00C6359C"/>
    <w:rsid w:val="00C63CF9"/>
    <w:rsid w:val="00C643D1"/>
    <w:rsid w:val="00C64FB0"/>
    <w:rsid w:val="00C65540"/>
    <w:rsid w:val="00C65CEF"/>
    <w:rsid w:val="00C66B5D"/>
    <w:rsid w:val="00C66F23"/>
    <w:rsid w:val="00C67669"/>
    <w:rsid w:val="00C723A9"/>
    <w:rsid w:val="00C72F1E"/>
    <w:rsid w:val="00C73880"/>
    <w:rsid w:val="00C73E46"/>
    <w:rsid w:val="00C74CC5"/>
    <w:rsid w:val="00C755B7"/>
    <w:rsid w:val="00C75A56"/>
    <w:rsid w:val="00C75F56"/>
    <w:rsid w:val="00C761A0"/>
    <w:rsid w:val="00C761E3"/>
    <w:rsid w:val="00C76318"/>
    <w:rsid w:val="00C76D02"/>
    <w:rsid w:val="00C77804"/>
    <w:rsid w:val="00C7793C"/>
    <w:rsid w:val="00C77DE6"/>
    <w:rsid w:val="00C806C6"/>
    <w:rsid w:val="00C80D5E"/>
    <w:rsid w:val="00C811F8"/>
    <w:rsid w:val="00C81383"/>
    <w:rsid w:val="00C818C4"/>
    <w:rsid w:val="00C81A06"/>
    <w:rsid w:val="00C82313"/>
    <w:rsid w:val="00C82B55"/>
    <w:rsid w:val="00C84500"/>
    <w:rsid w:val="00C84DE0"/>
    <w:rsid w:val="00C8566A"/>
    <w:rsid w:val="00C856E2"/>
    <w:rsid w:val="00C85C18"/>
    <w:rsid w:val="00C867E9"/>
    <w:rsid w:val="00C86CE4"/>
    <w:rsid w:val="00C86D6C"/>
    <w:rsid w:val="00C90EBF"/>
    <w:rsid w:val="00C9147A"/>
    <w:rsid w:val="00C92325"/>
    <w:rsid w:val="00C92C82"/>
    <w:rsid w:val="00C9362C"/>
    <w:rsid w:val="00C937D6"/>
    <w:rsid w:val="00C94B87"/>
    <w:rsid w:val="00C95552"/>
    <w:rsid w:val="00C95F27"/>
    <w:rsid w:val="00C964D3"/>
    <w:rsid w:val="00C970F9"/>
    <w:rsid w:val="00C978CE"/>
    <w:rsid w:val="00C97B07"/>
    <w:rsid w:val="00C97C5C"/>
    <w:rsid w:val="00C97C6F"/>
    <w:rsid w:val="00CA01E1"/>
    <w:rsid w:val="00CA0D43"/>
    <w:rsid w:val="00CA130C"/>
    <w:rsid w:val="00CA1B5E"/>
    <w:rsid w:val="00CA2972"/>
    <w:rsid w:val="00CA38B1"/>
    <w:rsid w:val="00CA39C5"/>
    <w:rsid w:val="00CA51B4"/>
    <w:rsid w:val="00CA5658"/>
    <w:rsid w:val="00CA625C"/>
    <w:rsid w:val="00CA6814"/>
    <w:rsid w:val="00CA69EE"/>
    <w:rsid w:val="00CA6F94"/>
    <w:rsid w:val="00CA72B4"/>
    <w:rsid w:val="00CA7AC2"/>
    <w:rsid w:val="00CB0143"/>
    <w:rsid w:val="00CB0D6E"/>
    <w:rsid w:val="00CB1860"/>
    <w:rsid w:val="00CB1C10"/>
    <w:rsid w:val="00CB2250"/>
    <w:rsid w:val="00CB28ED"/>
    <w:rsid w:val="00CB2C1C"/>
    <w:rsid w:val="00CB2D6B"/>
    <w:rsid w:val="00CB2F9E"/>
    <w:rsid w:val="00CB4EB1"/>
    <w:rsid w:val="00CB5267"/>
    <w:rsid w:val="00CB5C2B"/>
    <w:rsid w:val="00CB5D03"/>
    <w:rsid w:val="00CB6702"/>
    <w:rsid w:val="00CB6CE2"/>
    <w:rsid w:val="00CB6E03"/>
    <w:rsid w:val="00CC03E8"/>
    <w:rsid w:val="00CC0B14"/>
    <w:rsid w:val="00CC19D4"/>
    <w:rsid w:val="00CC2038"/>
    <w:rsid w:val="00CC408B"/>
    <w:rsid w:val="00CC4198"/>
    <w:rsid w:val="00CC4B40"/>
    <w:rsid w:val="00CC58A5"/>
    <w:rsid w:val="00CC63E7"/>
    <w:rsid w:val="00CC7283"/>
    <w:rsid w:val="00CC759D"/>
    <w:rsid w:val="00CD0405"/>
    <w:rsid w:val="00CD0407"/>
    <w:rsid w:val="00CD06A2"/>
    <w:rsid w:val="00CD0C30"/>
    <w:rsid w:val="00CD0C85"/>
    <w:rsid w:val="00CD1468"/>
    <w:rsid w:val="00CD1BD8"/>
    <w:rsid w:val="00CD1EC0"/>
    <w:rsid w:val="00CD23C5"/>
    <w:rsid w:val="00CD2490"/>
    <w:rsid w:val="00CD258B"/>
    <w:rsid w:val="00CD2702"/>
    <w:rsid w:val="00CD2826"/>
    <w:rsid w:val="00CD2929"/>
    <w:rsid w:val="00CD297B"/>
    <w:rsid w:val="00CD2B94"/>
    <w:rsid w:val="00CD2D8C"/>
    <w:rsid w:val="00CD2E35"/>
    <w:rsid w:val="00CD33A8"/>
    <w:rsid w:val="00CD34CA"/>
    <w:rsid w:val="00CD35FD"/>
    <w:rsid w:val="00CD3677"/>
    <w:rsid w:val="00CD3E4A"/>
    <w:rsid w:val="00CD4280"/>
    <w:rsid w:val="00CD4CB4"/>
    <w:rsid w:val="00CD4D8D"/>
    <w:rsid w:val="00CD517B"/>
    <w:rsid w:val="00CD5498"/>
    <w:rsid w:val="00CD6B33"/>
    <w:rsid w:val="00CD70DC"/>
    <w:rsid w:val="00CD78CB"/>
    <w:rsid w:val="00CE0AF3"/>
    <w:rsid w:val="00CE19BB"/>
    <w:rsid w:val="00CE269F"/>
    <w:rsid w:val="00CE2A11"/>
    <w:rsid w:val="00CE38B5"/>
    <w:rsid w:val="00CE3CAB"/>
    <w:rsid w:val="00CE44A8"/>
    <w:rsid w:val="00CE46A0"/>
    <w:rsid w:val="00CE5FA5"/>
    <w:rsid w:val="00CE634A"/>
    <w:rsid w:val="00CE668A"/>
    <w:rsid w:val="00CE6E10"/>
    <w:rsid w:val="00CE6E58"/>
    <w:rsid w:val="00CE74EF"/>
    <w:rsid w:val="00CE7C49"/>
    <w:rsid w:val="00CE7D10"/>
    <w:rsid w:val="00CF032E"/>
    <w:rsid w:val="00CF061E"/>
    <w:rsid w:val="00CF1231"/>
    <w:rsid w:val="00CF15FC"/>
    <w:rsid w:val="00CF1D45"/>
    <w:rsid w:val="00CF1F75"/>
    <w:rsid w:val="00CF210B"/>
    <w:rsid w:val="00CF2835"/>
    <w:rsid w:val="00CF3F93"/>
    <w:rsid w:val="00CF4BF5"/>
    <w:rsid w:val="00CF4C1D"/>
    <w:rsid w:val="00CF507C"/>
    <w:rsid w:val="00CF52F5"/>
    <w:rsid w:val="00CF5917"/>
    <w:rsid w:val="00CF63E8"/>
    <w:rsid w:val="00CF77D7"/>
    <w:rsid w:val="00CF791A"/>
    <w:rsid w:val="00CF797E"/>
    <w:rsid w:val="00D0033A"/>
    <w:rsid w:val="00D02AB2"/>
    <w:rsid w:val="00D02BD4"/>
    <w:rsid w:val="00D02C08"/>
    <w:rsid w:val="00D0351F"/>
    <w:rsid w:val="00D0364F"/>
    <w:rsid w:val="00D0371C"/>
    <w:rsid w:val="00D03DE3"/>
    <w:rsid w:val="00D04A21"/>
    <w:rsid w:val="00D061D3"/>
    <w:rsid w:val="00D101AE"/>
    <w:rsid w:val="00D1237E"/>
    <w:rsid w:val="00D12490"/>
    <w:rsid w:val="00D130FF"/>
    <w:rsid w:val="00D13EC1"/>
    <w:rsid w:val="00D14ADD"/>
    <w:rsid w:val="00D14CEA"/>
    <w:rsid w:val="00D14E22"/>
    <w:rsid w:val="00D1537D"/>
    <w:rsid w:val="00D15A3A"/>
    <w:rsid w:val="00D15EC9"/>
    <w:rsid w:val="00D1614B"/>
    <w:rsid w:val="00D16DA5"/>
    <w:rsid w:val="00D17767"/>
    <w:rsid w:val="00D17883"/>
    <w:rsid w:val="00D1799C"/>
    <w:rsid w:val="00D17E27"/>
    <w:rsid w:val="00D17E5E"/>
    <w:rsid w:val="00D21314"/>
    <w:rsid w:val="00D218AD"/>
    <w:rsid w:val="00D2194F"/>
    <w:rsid w:val="00D21E8E"/>
    <w:rsid w:val="00D23ECF"/>
    <w:rsid w:val="00D24CBF"/>
    <w:rsid w:val="00D24EF3"/>
    <w:rsid w:val="00D27C4D"/>
    <w:rsid w:val="00D305F4"/>
    <w:rsid w:val="00D306FF"/>
    <w:rsid w:val="00D30826"/>
    <w:rsid w:val="00D3097F"/>
    <w:rsid w:val="00D30A95"/>
    <w:rsid w:val="00D30ED4"/>
    <w:rsid w:val="00D315DC"/>
    <w:rsid w:val="00D32321"/>
    <w:rsid w:val="00D32840"/>
    <w:rsid w:val="00D33341"/>
    <w:rsid w:val="00D3456F"/>
    <w:rsid w:val="00D34C44"/>
    <w:rsid w:val="00D35668"/>
    <w:rsid w:val="00D35CB3"/>
    <w:rsid w:val="00D366A3"/>
    <w:rsid w:val="00D36AE8"/>
    <w:rsid w:val="00D36B20"/>
    <w:rsid w:val="00D36DB5"/>
    <w:rsid w:val="00D37755"/>
    <w:rsid w:val="00D37A3B"/>
    <w:rsid w:val="00D40964"/>
    <w:rsid w:val="00D409BB"/>
    <w:rsid w:val="00D41516"/>
    <w:rsid w:val="00D42B4C"/>
    <w:rsid w:val="00D43EEF"/>
    <w:rsid w:val="00D44439"/>
    <w:rsid w:val="00D44DEB"/>
    <w:rsid w:val="00D44FA4"/>
    <w:rsid w:val="00D454BB"/>
    <w:rsid w:val="00D45937"/>
    <w:rsid w:val="00D4599D"/>
    <w:rsid w:val="00D47022"/>
    <w:rsid w:val="00D4762C"/>
    <w:rsid w:val="00D479E6"/>
    <w:rsid w:val="00D5026B"/>
    <w:rsid w:val="00D5035C"/>
    <w:rsid w:val="00D50A41"/>
    <w:rsid w:val="00D5117D"/>
    <w:rsid w:val="00D51419"/>
    <w:rsid w:val="00D51748"/>
    <w:rsid w:val="00D517BF"/>
    <w:rsid w:val="00D5194E"/>
    <w:rsid w:val="00D51D0B"/>
    <w:rsid w:val="00D525E9"/>
    <w:rsid w:val="00D52CBF"/>
    <w:rsid w:val="00D536B2"/>
    <w:rsid w:val="00D537A3"/>
    <w:rsid w:val="00D5385A"/>
    <w:rsid w:val="00D54691"/>
    <w:rsid w:val="00D54EB4"/>
    <w:rsid w:val="00D577BC"/>
    <w:rsid w:val="00D602B4"/>
    <w:rsid w:val="00D605BF"/>
    <w:rsid w:val="00D62460"/>
    <w:rsid w:val="00D64531"/>
    <w:rsid w:val="00D64C46"/>
    <w:rsid w:val="00D64DCA"/>
    <w:rsid w:val="00D65341"/>
    <w:rsid w:val="00D65537"/>
    <w:rsid w:val="00D656A4"/>
    <w:rsid w:val="00D663E7"/>
    <w:rsid w:val="00D67CCA"/>
    <w:rsid w:val="00D709E4"/>
    <w:rsid w:val="00D70F7E"/>
    <w:rsid w:val="00D7178D"/>
    <w:rsid w:val="00D71CFA"/>
    <w:rsid w:val="00D71F4C"/>
    <w:rsid w:val="00D720BC"/>
    <w:rsid w:val="00D722D4"/>
    <w:rsid w:val="00D72465"/>
    <w:rsid w:val="00D7406A"/>
    <w:rsid w:val="00D7447E"/>
    <w:rsid w:val="00D74FE0"/>
    <w:rsid w:val="00D755C5"/>
    <w:rsid w:val="00D75733"/>
    <w:rsid w:val="00D75AF7"/>
    <w:rsid w:val="00D76281"/>
    <w:rsid w:val="00D7662B"/>
    <w:rsid w:val="00D7695E"/>
    <w:rsid w:val="00D76A5A"/>
    <w:rsid w:val="00D76CC4"/>
    <w:rsid w:val="00D77928"/>
    <w:rsid w:val="00D77C6F"/>
    <w:rsid w:val="00D7C5D4"/>
    <w:rsid w:val="00D80052"/>
    <w:rsid w:val="00D80B17"/>
    <w:rsid w:val="00D80FFD"/>
    <w:rsid w:val="00D81187"/>
    <w:rsid w:val="00D81DEF"/>
    <w:rsid w:val="00D81EBF"/>
    <w:rsid w:val="00D830F0"/>
    <w:rsid w:val="00D83D65"/>
    <w:rsid w:val="00D83DE3"/>
    <w:rsid w:val="00D8450C"/>
    <w:rsid w:val="00D84F26"/>
    <w:rsid w:val="00D876BC"/>
    <w:rsid w:val="00D879FB"/>
    <w:rsid w:val="00D87CE5"/>
    <w:rsid w:val="00D90791"/>
    <w:rsid w:val="00D90841"/>
    <w:rsid w:val="00D926E6"/>
    <w:rsid w:val="00D93CEC"/>
    <w:rsid w:val="00D940B1"/>
    <w:rsid w:val="00D94728"/>
    <w:rsid w:val="00D94825"/>
    <w:rsid w:val="00D94B23"/>
    <w:rsid w:val="00D94C7C"/>
    <w:rsid w:val="00D94D46"/>
    <w:rsid w:val="00D9551E"/>
    <w:rsid w:val="00D9576A"/>
    <w:rsid w:val="00D95885"/>
    <w:rsid w:val="00D95A56"/>
    <w:rsid w:val="00D95EFD"/>
    <w:rsid w:val="00D960C2"/>
    <w:rsid w:val="00D96A18"/>
    <w:rsid w:val="00D97A2C"/>
    <w:rsid w:val="00DA049F"/>
    <w:rsid w:val="00DA0ACA"/>
    <w:rsid w:val="00DA1942"/>
    <w:rsid w:val="00DA1AE4"/>
    <w:rsid w:val="00DA2778"/>
    <w:rsid w:val="00DA28A7"/>
    <w:rsid w:val="00DA360E"/>
    <w:rsid w:val="00DA4266"/>
    <w:rsid w:val="00DA53EC"/>
    <w:rsid w:val="00DA5577"/>
    <w:rsid w:val="00DA5B8F"/>
    <w:rsid w:val="00DA5DFA"/>
    <w:rsid w:val="00DA6C72"/>
    <w:rsid w:val="00DA7042"/>
    <w:rsid w:val="00DB02D9"/>
    <w:rsid w:val="00DB0987"/>
    <w:rsid w:val="00DB0F67"/>
    <w:rsid w:val="00DB124E"/>
    <w:rsid w:val="00DB19B3"/>
    <w:rsid w:val="00DB27CE"/>
    <w:rsid w:val="00DB2B35"/>
    <w:rsid w:val="00DB2E16"/>
    <w:rsid w:val="00DB36EC"/>
    <w:rsid w:val="00DB4598"/>
    <w:rsid w:val="00DB4774"/>
    <w:rsid w:val="00DB4B99"/>
    <w:rsid w:val="00DB4BA8"/>
    <w:rsid w:val="00DB4C7B"/>
    <w:rsid w:val="00DB4D19"/>
    <w:rsid w:val="00DB4D73"/>
    <w:rsid w:val="00DB612C"/>
    <w:rsid w:val="00DB6B8F"/>
    <w:rsid w:val="00DB7052"/>
    <w:rsid w:val="00DB74E5"/>
    <w:rsid w:val="00DB74FA"/>
    <w:rsid w:val="00DB7500"/>
    <w:rsid w:val="00DB7FF9"/>
    <w:rsid w:val="00DC0858"/>
    <w:rsid w:val="00DC100A"/>
    <w:rsid w:val="00DC106B"/>
    <w:rsid w:val="00DC1246"/>
    <w:rsid w:val="00DC1E1D"/>
    <w:rsid w:val="00DC2223"/>
    <w:rsid w:val="00DC2268"/>
    <w:rsid w:val="00DC2A85"/>
    <w:rsid w:val="00DC2D4E"/>
    <w:rsid w:val="00DC3918"/>
    <w:rsid w:val="00DC3C71"/>
    <w:rsid w:val="00DC4C61"/>
    <w:rsid w:val="00DC547C"/>
    <w:rsid w:val="00DC5A73"/>
    <w:rsid w:val="00DC73CE"/>
    <w:rsid w:val="00DC744A"/>
    <w:rsid w:val="00DD0B68"/>
    <w:rsid w:val="00DD1DCF"/>
    <w:rsid w:val="00DD2820"/>
    <w:rsid w:val="00DD33F1"/>
    <w:rsid w:val="00DD385E"/>
    <w:rsid w:val="00DD491F"/>
    <w:rsid w:val="00DD4E6C"/>
    <w:rsid w:val="00DD543C"/>
    <w:rsid w:val="00DD55C9"/>
    <w:rsid w:val="00DD572C"/>
    <w:rsid w:val="00DD675A"/>
    <w:rsid w:val="00DD6B9A"/>
    <w:rsid w:val="00DD6F12"/>
    <w:rsid w:val="00DD707C"/>
    <w:rsid w:val="00DE10BC"/>
    <w:rsid w:val="00DE1389"/>
    <w:rsid w:val="00DE1CAE"/>
    <w:rsid w:val="00DE21A8"/>
    <w:rsid w:val="00DE21D7"/>
    <w:rsid w:val="00DE2206"/>
    <w:rsid w:val="00DE2345"/>
    <w:rsid w:val="00DE272E"/>
    <w:rsid w:val="00DE2745"/>
    <w:rsid w:val="00DE2DAB"/>
    <w:rsid w:val="00DE2FCD"/>
    <w:rsid w:val="00DE3310"/>
    <w:rsid w:val="00DE3660"/>
    <w:rsid w:val="00DE45A9"/>
    <w:rsid w:val="00DE45B9"/>
    <w:rsid w:val="00DE463B"/>
    <w:rsid w:val="00DE473B"/>
    <w:rsid w:val="00DE4F2B"/>
    <w:rsid w:val="00DE53BD"/>
    <w:rsid w:val="00DE553E"/>
    <w:rsid w:val="00DE5BD0"/>
    <w:rsid w:val="00DE6CC7"/>
    <w:rsid w:val="00DE6E31"/>
    <w:rsid w:val="00DE70D5"/>
    <w:rsid w:val="00DE73B7"/>
    <w:rsid w:val="00DE73F5"/>
    <w:rsid w:val="00DF0B40"/>
    <w:rsid w:val="00DF148C"/>
    <w:rsid w:val="00DF22C5"/>
    <w:rsid w:val="00DF2F8C"/>
    <w:rsid w:val="00DF307D"/>
    <w:rsid w:val="00DF33EB"/>
    <w:rsid w:val="00DF3561"/>
    <w:rsid w:val="00DF3AA6"/>
    <w:rsid w:val="00DF5087"/>
    <w:rsid w:val="00E00CF5"/>
    <w:rsid w:val="00E00D60"/>
    <w:rsid w:val="00E01BC2"/>
    <w:rsid w:val="00E0217B"/>
    <w:rsid w:val="00E02604"/>
    <w:rsid w:val="00E02CAD"/>
    <w:rsid w:val="00E0306C"/>
    <w:rsid w:val="00E03D41"/>
    <w:rsid w:val="00E0547D"/>
    <w:rsid w:val="00E05FBF"/>
    <w:rsid w:val="00E05FE7"/>
    <w:rsid w:val="00E06076"/>
    <w:rsid w:val="00E060FB"/>
    <w:rsid w:val="00E069B9"/>
    <w:rsid w:val="00E069DC"/>
    <w:rsid w:val="00E0731E"/>
    <w:rsid w:val="00E077A5"/>
    <w:rsid w:val="00E1028E"/>
    <w:rsid w:val="00E108B1"/>
    <w:rsid w:val="00E10D64"/>
    <w:rsid w:val="00E10FF4"/>
    <w:rsid w:val="00E11C76"/>
    <w:rsid w:val="00E12314"/>
    <w:rsid w:val="00E12C8A"/>
    <w:rsid w:val="00E13519"/>
    <w:rsid w:val="00E13699"/>
    <w:rsid w:val="00E14FA7"/>
    <w:rsid w:val="00E15571"/>
    <w:rsid w:val="00E158F9"/>
    <w:rsid w:val="00E15D45"/>
    <w:rsid w:val="00E168B6"/>
    <w:rsid w:val="00E16B5D"/>
    <w:rsid w:val="00E16CF5"/>
    <w:rsid w:val="00E16F31"/>
    <w:rsid w:val="00E172E9"/>
    <w:rsid w:val="00E177CD"/>
    <w:rsid w:val="00E2009E"/>
    <w:rsid w:val="00E215AD"/>
    <w:rsid w:val="00E21D17"/>
    <w:rsid w:val="00E2246C"/>
    <w:rsid w:val="00E22E45"/>
    <w:rsid w:val="00E23466"/>
    <w:rsid w:val="00E235E8"/>
    <w:rsid w:val="00E23780"/>
    <w:rsid w:val="00E23834"/>
    <w:rsid w:val="00E2394D"/>
    <w:rsid w:val="00E23B4A"/>
    <w:rsid w:val="00E23BA5"/>
    <w:rsid w:val="00E2421C"/>
    <w:rsid w:val="00E24456"/>
    <w:rsid w:val="00E24873"/>
    <w:rsid w:val="00E24B9C"/>
    <w:rsid w:val="00E24C92"/>
    <w:rsid w:val="00E25631"/>
    <w:rsid w:val="00E25878"/>
    <w:rsid w:val="00E261CA"/>
    <w:rsid w:val="00E272A0"/>
    <w:rsid w:val="00E2776B"/>
    <w:rsid w:val="00E279B5"/>
    <w:rsid w:val="00E3025C"/>
    <w:rsid w:val="00E30526"/>
    <w:rsid w:val="00E30992"/>
    <w:rsid w:val="00E30E18"/>
    <w:rsid w:val="00E31A32"/>
    <w:rsid w:val="00E31BD8"/>
    <w:rsid w:val="00E32082"/>
    <w:rsid w:val="00E3230C"/>
    <w:rsid w:val="00E3506F"/>
    <w:rsid w:val="00E3534C"/>
    <w:rsid w:val="00E35D52"/>
    <w:rsid w:val="00E36688"/>
    <w:rsid w:val="00E36B8A"/>
    <w:rsid w:val="00E36D66"/>
    <w:rsid w:val="00E37C76"/>
    <w:rsid w:val="00E40226"/>
    <w:rsid w:val="00E40560"/>
    <w:rsid w:val="00E41ACB"/>
    <w:rsid w:val="00E42895"/>
    <w:rsid w:val="00E42B14"/>
    <w:rsid w:val="00E434D1"/>
    <w:rsid w:val="00E445A2"/>
    <w:rsid w:val="00E44D4A"/>
    <w:rsid w:val="00E4566F"/>
    <w:rsid w:val="00E45DF8"/>
    <w:rsid w:val="00E45E54"/>
    <w:rsid w:val="00E46366"/>
    <w:rsid w:val="00E466B8"/>
    <w:rsid w:val="00E46C2A"/>
    <w:rsid w:val="00E47306"/>
    <w:rsid w:val="00E4738E"/>
    <w:rsid w:val="00E47706"/>
    <w:rsid w:val="00E4778B"/>
    <w:rsid w:val="00E47BA0"/>
    <w:rsid w:val="00E47C1E"/>
    <w:rsid w:val="00E50AD0"/>
    <w:rsid w:val="00E50DF9"/>
    <w:rsid w:val="00E50EFC"/>
    <w:rsid w:val="00E51054"/>
    <w:rsid w:val="00E512AF"/>
    <w:rsid w:val="00E512C6"/>
    <w:rsid w:val="00E5277D"/>
    <w:rsid w:val="00E52A25"/>
    <w:rsid w:val="00E5319B"/>
    <w:rsid w:val="00E531FC"/>
    <w:rsid w:val="00E54677"/>
    <w:rsid w:val="00E5477A"/>
    <w:rsid w:val="00E55274"/>
    <w:rsid w:val="00E571A1"/>
    <w:rsid w:val="00E60561"/>
    <w:rsid w:val="00E60586"/>
    <w:rsid w:val="00E60C20"/>
    <w:rsid w:val="00E60C4E"/>
    <w:rsid w:val="00E60CE4"/>
    <w:rsid w:val="00E61778"/>
    <w:rsid w:val="00E617BF"/>
    <w:rsid w:val="00E61A91"/>
    <w:rsid w:val="00E61B15"/>
    <w:rsid w:val="00E6227C"/>
    <w:rsid w:val="00E624C7"/>
    <w:rsid w:val="00E62FD3"/>
    <w:rsid w:val="00E638AC"/>
    <w:rsid w:val="00E63DA0"/>
    <w:rsid w:val="00E66470"/>
    <w:rsid w:val="00E664CB"/>
    <w:rsid w:val="00E6717D"/>
    <w:rsid w:val="00E67B0D"/>
    <w:rsid w:val="00E67E55"/>
    <w:rsid w:val="00E67F4E"/>
    <w:rsid w:val="00E702ED"/>
    <w:rsid w:val="00E713FA"/>
    <w:rsid w:val="00E71EFD"/>
    <w:rsid w:val="00E72264"/>
    <w:rsid w:val="00E731E3"/>
    <w:rsid w:val="00E73332"/>
    <w:rsid w:val="00E73726"/>
    <w:rsid w:val="00E73775"/>
    <w:rsid w:val="00E747FB"/>
    <w:rsid w:val="00E7534B"/>
    <w:rsid w:val="00E75DC0"/>
    <w:rsid w:val="00E76B0B"/>
    <w:rsid w:val="00E8061E"/>
    <w:rsid w:val="00E80E9C"/>
    <w:rsid w:val="00E80FC8"/>
    <w:rsid w:val="00E8141B"/>
    <w:rsid w:val="00E81862"/>
    <w:rsid w:val="00E81B6B"/>
    <w:rsid w:val="00E81BB4"/>
    <w:rsid w:val="00E8212B"/>
    <w:rsid w:val="00E82284"/>
    <w:rsid w:val="00E8248A"/>
    <w:rsid w:val="00E82D59"/>
    <w:rsid w:val="00E835CB"/>
    <w:rsid w:val="00E84009"/>
    <w:rsid w:val="00E842A2"/>
    <w:rsid w:val="00E84EB0"/>
    <w:rsid w:val="00E858EA"/>
    <w:rsid w:val="00E85E4D"/>
    <w:rsid w:val="00E85E6A"/>
    <w:rsid w:val="00E861F0"/>
    <w:rsid w:val="00E87789"/>
    <w:rsid w:val="00E878CF"/>
    <w:rsid w:val="00E902D2"/>
    <w:rsid w:val="00E91320"/>
    <w:rsid w:val="00E92555"/>
    <w:rsid w:val="00E93423"/>
    <w:rsid w:val="00E93633"/>
    <w:rsid w:val="00E945DE"/>
    <w:rsid w:val="00E9547B"/>
    <w:rsid w:val="00E955CD"/>
    <w:rsid w:val="00E95E3F"/>
    <w:rsid w:val="00E96004"/>
    <w:rsid w:val="00E966B6"/>
    <w:rsid w:val="00E971C2"/>
    <w:rsid w:val="00E97A98"/>
    <w:rsid w:val="00EA02DE"/>
    <w:rsid w:val="00EA0DA9"/>
    <w:rsid w:val="00EA15AF"/>
    <w:rsid w:val="00EA28A0"/>
    <w:rsid w:val="00EA2A03"/>
    <w:rsid w:val="00EA2D51"/>
    <w:rsid w:val="00EA2D91"/>
    <w:rsid w:val="00EA3BD8"/>
    <w:rsid w:val="00EA3DFC"/>
    <w:rsid w:val="00EA455A"/>
    <w:rsid w:val="00EA6C63"/>
    <w:rsid w:val="00EA717B"/>
    <w:rsid w:val="00EA7BD8"/>
    <w:rsid w:val="00EA7DF0"/>
    <w:rsid w:val="00EB0318"/>
    <w:rsid w:val="00EB045B"/>
    <w:rsid w:val="00EB2812"/>
    <w:rsid w:val="00EB2ECB"/>
    <w:rsid w:val="00EB3377"/>
    <w:rsid w:val="00EB4F83"/>
    <w:rsid w:val="00EB52A9"/>
    <w:rsid w:val="00EB6306"/>
    <w:rsid w:val="00EB6309"/>
    <w:rsid w:val="00EB7BA4"/>
    <w:rsid w:val="00EC10D6"/>
    <w:rsid w:val="00EC1CC6"/>
    <w:rsid w:val="00EC1D93"/>
    <w:rsid w:val="00EC2358"/>
    <w:rsid w:val="00EC24FC"/>
    <w:rsid w:val="00EC2DA5"/>
    <w:rsid w:val="00EC2FD0"/>
    <w:rsid w:val="00EC3AB2"/>
    <w:rsid w:val="00EC3B21"/>
    <w:rsid w:val="00EC4011"/>
    <w:rsid w:val="00EC4058"/>
    <w:rsid w:val="00EC4B91"/>
    <w:rsid w:val="00EC538C"/>
    <w:rsid w:val="00EC5516"/>
    <w:rsid w:val="00EC63A9"/>
    <w:rsid w:val="00EC6804"/>
    <w:rsid w:val="00ED0231"/>
    <w:rsid w:val="00ED06F8"/>
    <w:rsid w:val="00ED0F69"/>
    <w:rsid w:val="00ED10AB"/>
    <w:rsid w:val="00ED1681"/>
    <w:rsid w:val="00ED2BB9"/>
    <w:rsid w:val="00ED3E29"/>
    <w:rsid w:val="00ED57BC"/>
    <w:rsid w:val="00ED5852"/>
    <w:rsid w:val="00ED5BF9"/>
    <w:rsid w:val="00ED5F5E"/>
    <w:rsid w:val="00ED669F"/>
    <w:rsid w:val="00ED6857"/>
    <w:rsid w:val="00ED68CC"/>
    <w:rsid w:val="00ED69D1"/>
    <w:rsid w:val="00ED7260"/>
    <w:rsid w:val="00ED75E9"/>
    <w:rsid w:val="00ED77C1"/>
    <w:rsid w:val="00ED7D01"/>
    <w:rsid w:val="00EE0203"/>
    <w:rsid w:val="00EE2D1C"/>
    <w:rsid w:val="00EE2DB0"/>
    <w:rsid w:val="00EE3423"/>
    <w:rsid w:val="00EE3911"/>
    <w:rsid w:val="00EE4FFD"/>
    <w:rsid w:val="00EE51FF"/>
    <w:rsid w:val="00EE552F"/>
    <w:rsid w:val="00EE5598"/>
    <w:rsid w:val="00EE62B5"/>
    <w:rsid w:val="00EE6E6B"/>
    <w:rsid w:val="00EE76FF"/>
    <w:rsid w:val="00EF0581"/>
    <w:rsid w:val="00EF06BE"/>
    <w:rsid w:val="00EF0977"/>
    <w:rsid w:val="00EF0BC6"/>
    <w:rsid w:val="00EF10BD"/>
    <w:rsid w:val="00EF1144"/>
    <w:rsid w:val="00EF2812"/>
    <w:rsid w:val="00EF291E"/>
    <w:rsid w:val="00EF31E4"/>
    <w:rsid w:val="00EF33E9"/>
    <w:rsid w:val="00EF44E0"/>
    <w:rsid w:val="00EF4510"/>
    <w:rsid w:val="00EF45EF"/>
    <w:rsid w:val="00EF4D62"/>
    <w:rsid w:val="00EF5E27"/>
    <w:rsid w:val="00EF6334"/>
    <w:rsid w:val="00EF6443"/>
    <w:rsid w:val="00EF6AFC"/>
    <w:rsid w:val="00EF6D67"/>
    <w:rsid w:val="00EF6FF7"/>
    <w:rsid w:val="00EF7371"/>
    <w:rsid w:val="00EF79E5"/>
    <w:rsid w:val="00EF7C25"/>
    <w:rsid w:val="00EF7D82"/>
    <w:rsid w:val="00F000A5"/>
    <w:rsid w:val="00F011D0"/>
    <w:rsid w:val="00F03620"/>
    <w:rsid w:val="00F04720"/>
    <w:rsid w:val="00F047DC"/>
    <w:rsid w:val="00F0520B"/>
    <w:rsid w:val="00F053EB"/>
    <w:rsid w:val="00F06498"/>
    <w:rsid w:val="00F06ABF"/>
    <w:rsid w:val="00F06DAE"/>
    <w:rsid w:val="00F072B7"/>
    <w:rsid w:val="00F07602"/>
    <w:rsid w:val="00F1015A"/>
    <w:rsid w:val="00F104D0"/>
    <w:rsid w:val="00F114FC"/>
    <w:rsid w:val="00F11E62"/>
    <w:rsid w:val="00F125D3"/>
    <w:rsid w:val="00F12756"/>
    <w:rsid w:val="00F12AB0"/>
    <w:rsid w:val="00F135A0"/>
    <w:rsid w:val="00F13875"/>
    <w:rsid w:val="00F13BC7"/>
    <w:rsid w:val="00F164D1"/>
    <w:rsid w:val="00F20A61"/>
    <w:rsid w:val="00F20E29"/>
    <w:rsid w:val="00F21106"/>
    <w:rsid w:val="00F218EF"/>
    <w:rsid w:val="00F21D0D"/>
    <w:rsid w:val="00F229D5"/>
    <w:rsid w:val="00F23187"/>
    <w:rsid w:val="00F2353F"/>
    <w:rsid w:val="00F23C33"/>
    <w:rsid w:val="00F24787"/>
    <w:rsid w:val="00F2492E"/>
    <w:rsid w:val="00F259B8"/>
    <w:rsid w:val="00F26C0B"/>
    <w:rsid w:val="00F26E74"/>
    <w:rsid w:val="00F26F55"/>
    <w:rsid w:val="00F30F71"/>
    <w:rsid w:val="00F310F9"/>
    <w:rsid w:val="00F31402"/>
    <w:rsid w:val="00F318D2"/>
    <w:rsid w:val="00F31C95"/>
    <w:rsid w:val="00F31DE7"/>
    <w:rsid w:val="00F32C1B"/>
    <w:rsid w:val="00F3300F"/>
    <w:rsid w:val="00F332D3"/>
    <w:rsid w:val="00F34C76"/>
    <w:rsid w:val="00F351AE"/>
    <w:rsid w:val="00F35694"/>
    <w:rsid w:val="00F35C4D"/>
    <w:rsid w:val="00F35E2F"/>
    <w:rsid w:val="00F36444"/>
    <w:rsid w:val="00F36750"/>
    <w:rsid w:val="00F370F1"/>
    <w:rsid w:val="00F37831"/>
    <w:rsid w:val="00F403E8"/>
    <w:rsid w:val="00F40920"/>
    <w:rsid w:val="00F40F55"/>
    <w:rsid w:val="00F41143"/>
    <w:rsid w:val="00F4158C"/>
    <w:rsid w:val="00F416C9"/>
    <w:rsid w:val="00F41867"/>
    <w:rsid w:val="00F4293D"/>
    <w:rsid w:val="00F43C68"/>
    <w:rsid w:val="00F44340"/>
    <w:rsid w:val="00F44752"/>
    <w:rsid w:val="00F4493D"/>
    <w:rsid w:val="00F449B2"/>
    <w:rsid w:val="00F463C1"/>
    <w:rsid w:val="00F47BDF"/>
    <w:rsid w:val="00F47DD6"/>
    <w:rsid w:val="00F51627"/>
    <w:rsid w:val="00F51F9E"/>
    <w:rsid w:val="00F52709"/>
    <w:rsid w:val="00F5337F"/>
    <w:rsid w:val="00F53857"/>
    <w:rsid w:val="00F538D6"/>
    <w:rsid w:val="00F5396E"/>
    <w:rsid w:val="00F53E71"/>
    <w:rsid w:val="00F542E4"/>
    <w:rsid w:val="00F5492A"/>
    <w:rsid w:val="00F54E59"/>
    <w:rsid w:val="00F55416"/>
    <w:rsid w:val="00F55852"/>
    <w:rsid w:val="00F55AF7"/>
    <w:rsid w:val="00F5627E"/>
    <w:rsid w:val="00F563AD"/>
    <w:rsid w:val="00F57A28"/>
    <w:rsid w:val="00F60CDA"/>
    <w:rsid w:val="00F61099"/>
    <w:rsid w:val="00F6131D"/>
    <w:rsid w:val="00F61561"/>
    <w:rsid w:val="00F62238"/>
    <w:rsid w:val="00F63B2B"/>
    <w:rsid w:val="00F63E73"/>
    <w:rsid w:val="00F6523B"/>
    <w:rsid w:val="00F6566D"/>
    <w:rsid w:val="00F669E0"/>
    <w:rsid w:val="00F66E50"/>
    <w:rsid w:val="00F676B8"/>
    <w:rsid w:val="00F67D1B"/>
    <w:rsid w:val="00F70AE9"/>
    <w:rsid w:val="00F70B79"/>
    <w:rsid w:val="00F70E97"/>
    <w:rsid w:val="00F71075"/>
    <w:rsid w:val="00F7111B"/>
    <w:rsid w:val="00F7168C"/>
    <w:rsid w:val="00F71CCE"/>
    <w:rsid w:val="00F723B0"/>
    <w:rsid w:val="00F726D6"/>
    <w:rsid w:val="00F72771"/>
    <w:rsid w:val="00F7332D"/>
    <w:rsid w:val="00F73C9C"/>
    <w:rsid w:val="00F7425F"/>
    <w:rsid w:val="00F753CC"/>
    <w:rsid w:val="00F76579"/>
    <w:rsid w:val="00F76599"/>
    <w:rsid w:val="00F76E0C"/>
    <w:rsid w:val="00F77A5C"/>
    <w:rsid w:val="00F77C10"/>
    <w:rsid w:val="00F77C3B"/>
    <w:rsid w:val="00F77F20"/>
    <w:rsid w:val="00F80425"/>
    <w:rsid w:val="00F80E32"/>
    <w:rsid w:val="00F80FC7"/>
    <w:rsid w:val="00F813B0"/>
    <w:rsid w:val="00F815A8"/>
    <w:rsid w:val="00F818D4"/>
    <w:rsid w:val="00F8207A"/>
    <w:rsid w:val="00F83090"/>
    <w:rsid w:val="00F83EAE"/>
    <w:rsid w:val="00F84455"/>
    <w:rsid w:val="00F849CF"/>
    <w:rsid w:val="00F84C5B"/>
    <w:rsid w:val="00F856F2"/>
    <w:rsid w:val="00F86581"/>
    <w:rsid w:val="00F86BC9"/>
    <w:rsid w:val="00F903CB"/>
    <w:rsid w:val="00F9096B"/>
    <w:rsid w:val="00F90F60"/>
    <w:rsid w:val="00F90FC2"/>
    <w:rsid w:val="00F91383"/>
    <w:rsid w:val="00F916C3"/>
    <w:rsid w:val="00F91B58"/>
    <w:rsid w:val="00F9291C"/>
    <w:rsid w:val="00F92C42"/>
    <w:rsid w:val="00F931BF"/>
    <w:rsid w:val="00F93828"/>
    <w:rsid w:val="00F93F53"/>
    <w:rsid w:val="00F9446D"/>
    <w:rsid w:val="00F94648"/>
    <w:rsid w:val="00F95518"/>
    <w:rsid w:val="00F95945"/>
    <w:rsid w:val="00F95A79"/>
    <w:rsid w:val="00F95CD5"/>
    <w:rsid w:val="00F97011"/>
    <w:rsid w:val="00F971DF"/>
    <w:rsid w:val="00F97822"/>
    <w:rsid w:val="00FA09EB"/>
    <w:rsid w:val="00FA1574"/>
    <w:rsid w:val="00FA23EE"/>
    <w:rsid w:val="00FA29C4"/>
    <w:rsid w:val="00FA2BAC"/>
    <w:rsid w:val="00FA30FF"/>
    <w:rsid w:val="00FA3590"/>
    <w:rsid w:val="00FA4620"/>
    <w:rsid w:val="00FA46F2"/>
    <w:rsid w:val="00FA5741"/>
    <w:rsid w:val="00FA5E6C"/>
    <w:rsid w:val="00FA5F0F"/>
    <w:rsid w:val="00FA6C3E"/>
    <w:rsid w:val="00FA7084"/>
    <w:rsid w:val="00FB02BC"/>
    <w:rsid w:val="00FB0708"/>
    <w:rsid w:val="00FB291C"/>
    <w:rsid w:val="00FB2B5B"/>
    <w:rsid w:val="00FB2EC9"/>
    <w:rsid w:val="00FB3360"/>
    <w:rsid w:val="00FB4082"/>
    <w:rsid w:val="00FB4270"/>
    <w:rsid w:val="00FB439C"/>
    <w:rsid w:val="00FB4FD2"/>
    <w:rsid w:val="00FB5156"/>
    <w:rsid w:val="00FB546E"/>
    <w:rsid w:val="00FB5C3B"/>
    <w:rsid w:val="00FB6D47"/>
    <w:rsid w:val="00FB7170"/>
    <w:rsid w:val="00FB76B1"/>
    <w:rsid w:val="00FB7B3E"/>
    <w:rsid w:val="00FC022F"/>
    <w:rsid w:val="00FC0673"/>
    <w:rsid w:val="00FC08A0"/>
    <w:rsid w:val="00FC1DC5"/>
    <w:rsid w:val="00FC285B"/>
    <w:rsid w:val="00FC2EFA"/>
    <w:rsid w:val="00FC370E"/>
    <w:rsid w:val="00FC4781"/>
    <w:rsid w:val="00FC4C90"/>
    <w:rsid w:val="00FC4E65"/>
    <w:rsid w:val="00FC5406"/>
    <w:rsid w:val="00FC5C5D"/>
    <w:rsid w:val="00FC700E"/>
    <w:rsid w:val="00FD1270"/>
    <w:rsid w:val="00FD1385"/>
    <w:rsid w:val="00FD1CA4"/>
    <w:rsid w:val="00FD418E"/>
    <w:rsid w:val="00FD4289"/>
    <w:rsid w:val="00FD619C"/>
    <w:rsid w:val="00FD6957"/>
    <w:rsid w:val="00FD6D0A"/>
    <w:rsid w:val="00FD74C0"/>
    <w:rsid w:val="00FD750C"/>
    <w:rsid w:val="00FD75F8"/>
    <w:rsid w:val="00FD78EC"/>
    <w:rsid w:val="00FD7AAA"/>
    <w:rsid w:val="00FE02D8"/>
    <w:rsid w:val="00FE05B6"/>
    <w:rsid w:val="00FE0A6D"/>
    <w:rsid w:val="00FE0CD5"/>
    <w:rsid w:val="00FE134D"/>
    <w:rsid w:val="00FE1CA1"/>
    <w:rsid w:val="00FE2741"/>
    <w:rsid w:val="00FE295A"/>
    <w:rsid w:val="00FE30FB"/>
    <w:rsid w:val="00FE3EA8"/>
    <w:rsid w:val="00FE42B7"/>
    <w:rsid w:val="00FE4726"/>
    <w:rsid w:val="00FE4791"/>
    <w:rsid w:val="00FE47F2"/>
    <w:rsid w:val="00FE4926"/>
    <w:rsid w:val="00FE5357"/>
    <w:rsid w:val="00FE53CA"/>
    <w:rsid w:val="00FE595D"/>
    <w:rsid w:val="00FE5D2F"/>
    <w:rsid w:val="00FE63B9"/>
    <w:rsid w:val="00FE7800"/>
    <w:rsid w:val="00FE7847"/>
    <w:rsid w:val="00FE7F90"/>
    <w:rsid w:val="00FF03B6"/>
    <w:rsid w:val="00FF0AC3"/>
    <w:rsid w:val="00FF197E"/>
    <w:rsid w:val="00FF2BA3"/>
    <w:rsid w:val="00FF2E33"/>
    <w:rsid w:val="00FF2F85"/>
    <w:rsid w:val="00FF2FF4"/>
    <w:rsid w:val="00FF3555"/>
    <w:rsid w:val="00FF3BBF"/>
    <w:rsid w:val="00FF3DB5"/>
    <w:rsid w:val="00FF465A"/>
    <w:rsid w:val="00FF4830"/>
    <w:rsid w:val="00FF4877"/>
    <w:rsid w:val="00FF4B4F"/>
    <w:rsid w:val="00FF559F"/>
    <w:rsid w:val="00FF6547"/>
    <w:rsid w:val="00FF6707"/>
    <w:rsid w:val="00FF70D9"/>
    <w:rsid w:val="0113D109"/>
    <w:rsid w:val="012542F5"/>
    <w:rsid w:val="0128CA86"/>
    <w:rsid w:val="01310EC0"/>
    <w:rsid w:val="01478D5F"/>
    <w:rsid w:val="014AF3B9"/>
    <w:rsid w:val="014D05E4"/>
    <w:rsid w:val="01741663"/>
    <w:rsid w:val="0197CE0A"/>
    <w:rsid w:val="01A6011C"/>
    <w:rsid w:val="01A6555A"/>
    <w:rsid w:val="01D80702"/>
    <w:rsid w:val="01FACE82"/>
    <w:rsid w:val="020183A1"/>
    <w:rsid w:val="02052B84"/>
    <w:rsid w:val="020EB67E"/>
    <w:rsid w:val="022C55A7"/>
    <w:rsid w:val="0230247E"/>
    <w:rsid w:val="023CD3B3"/>
    <w:rsid w:val="0254860F"/>
    <w:rsid w:val="025BCD84"/>
    <w:rsid w:val="025C930C"/>
    <w:rsid w:val="0261154B"/>
    <w:rsid w:val="026D8138"/>
    <w:rsid w:val="0297A7FD"/>
    <w:rsid w:val="02B74D22"/>
    <w:rsid w:val="02B74D7B"/>
    <w:rsid w:val="02C592A1"/>
    <w:rsid w:val="02CF26FF"/>
    <w:rsid w:val="02E93631"/>
    <w:rsid w:val="030A54E9"/>
    <w:rsid w:val="030B1670"/>
    <w:rsid w:val="030EC4B9"/>
    <w:rsid w:val="033AE111"/>
    <w:rsid w:val="03445E62"/>
    <w:rsid w:val="036EA18E"/>
    <w:rsid w:val="037597D3"/>
    <w:rsid w:val="038831B7"/>
    <w:rsid w:val="03AB1CAF"/>
    <w:rsid w:val="03DB7598"/>
    <w:rsid w:val="03F2C931"/>
    <w:rsid w:val="03FFD2DE"/>
    <w:rsid w:val="04037A08"/>
    <w:rsid w:val="0409FEAF"/>
    <w:rsid w:val="041CC13F"/>
    <w:rsid w:val="042C5965"/>
    <w:rsid w:val="043CA261"/>
    <w:rsid w:val="04424BB8"/>
    <w:rsid w:val="0479BE6B"/>
    <w:rsid w:val="047E4CFA"/>
    <w:rsid w:val="047E7ADC"/>
    <w:rsid w:val="04A56A70"/>
    <w:rsid w:val="04C198FD"/>
    <w:rsid w:val="04CD3A4D"/>
    <w:rsid w:val="04EDEC8D"/>
    <w:rsid w:val="04EE22AC"/>
    <w:rsid w:val="0502CFC4"/>
    <w:rsid w:val="05239345"/>
    <w:rsid w:val="052B1C18"/>
    <w:rsid w:val="053E0DA4"/>
    <w:rsid w:val="054DF820"/>
    <w:rsid w:val="0551D9C8"/>
    <w:rsid w:val="05655409"/>
    <w:rsid w:val="05853DF5"/>
    <w:rsid w:val="0588B3A1"/>
    <w:rsid w:val="058A2D87"/>
    <w:rsid w:val="063E6625"/>
    <w:rsid w:val="0660B3E9"/>
    <w:rsid w:val="0662E0C3"/>
    <w:rsid w:val="066BEBB0"/>
    <w:rsid w:val="066FB4B4"/>
    <w:rsid w:val="0695D7CB"/>
    <w:rsid w:val="06BD4A36"/>
    <w:rsid w:val="06CC8FC7"/>
    <w:rsid w:val="06D49615"/>
    <w:rsid w:val="06DD2C3F"/>
    <w:rsid w:val="06E34A7E"/>
    <w:rsid w:val="06E78A70"/>
    <w:rsid w:val="0701467C"/>
    <w:rsid w:val="0713F198"/>
    <w:rsid w:val="0716ED9A"/>
    <w:rsid w:val="07211DC9"/>
    <w:rsid w:val="07508565"/>
    <w:rsid w:val="0754023D"/>
    <w:rsid w:val="075C089D"/>
    <w:rsid w:val="0774B9A7"/>
    <w:rsid w:val="077BD009"/>
    <w:rsid w:val="07C7AEB2"/>
    <w:rsid w:val="07CF5321"/>
    <w:rsid w:val="07F0A57A"/>
    <w:rsid w:val="07F626F1"/>
    <w:rsid w:val="07FD68B8"/>
    <w:rsid w:val="0820E005"/>
    <w:rsid w:val="08224F92"/>
    <w:rsid w:val="082CFC11"/>
    <w:rsid w:val="083BF62B"/>
    <w:rsid w:val="08404E89"/>
    <w:rsid w:val="08626851"/>
    <w:rsid w:val="086CEEF8"/>
    <w:rsid w:val="08804311"/>
    <w:rsid w:val="088E24C4"/>
    <w:rsid w:val="08ADF644"/>
    <w:rsid w:val="08D8EFE0"/>
    <w:rsid w:val="08F31F6B"/>
    <w:rsid w:val="08F5C7A3"/>
    <w:rsid w:val="091262DC"/>
    <w:rsid w:val="091320D7"/>
    <w:rsid w:val="091EB05D"/>
    <w:rsid w:val="0925C8C2"/>
    <w:rsid w:val="0938EA85"/>
    <w:rsid w:val="09431A9F"/>
    <w:rsid w:val="09549EAB"/>
    <w:rsid w:val="0997DC9F"/>
    <w:rsid w:val="099E4DE5"/>
    <w:rsid w:val="09AF5C91"/>
    <w:rsid w:val="09B8B976"/>
    <w:rsid w:val="09D4D22F"/>
    <w:rsid w:val="09F24441"/>
    <w:rsid w:val="0A1DD90A"/>
    <w:rsid w:val="0A215102"/>
    <w:rsid w:val="0A33D36D"/>
    <w:rsid w:val="0A436629"/>
    <w:rsid w:val="0A449BE9"/>
    <w:rsid w:val="0A741E31"/>
    <w:rsid w:val="0AC33D3D"/>
    <w:rsid w:val="0AC9F5E8"/>
    <w:rsid w:val="0AD0CC37"/>
    <w:rsid w:val="0AD2DFCB"/>
    <w:rsid w:val="0AE55269"/>
    <w:rsid w:val="0AF02774"/>
    <w:rsid w:val="0AFF9FA6"/>
    <w:rsid w:val="0B0A320F"/>
    <w:rsid w:val="0B1BF8B2"/>
    <w:rsid w:val="0B3CB3E7"/>
    <w:rsid w:val="0B7D2153"/>
    <w:rsid w:val="0B804FA9"/>
    <w:rsid w:val="0B836C3A"/>
    <w:rsid w:val="0B8ECAE1"/>
    <w:rsid w:val="0B996576"/>
    <w:rsid w:val="0BA3639E"/>
    <w:rsid w:val="0BAA4762"/>
    <w:rsid w:val="0BB6A4FA"/>
    <w:rsid w:val="0BCB023B"/>
    <w:rsid w:val="0BD20FE0"/>
    <w:rsid w:val="0C03374A"/>
    <w:rsid w:val="0C17B4F9"/>
    <w:rsid w:val="0C1A4710"/>
    <w:rsid w:val="0C269B7B"/>
    <w:rsid w:val="0C438DAB"/>
    <w:rsid w:val="0C574EC3"/>
    <w:rsid w:val="0C71D621"/>
    <w:rsid w:val="0C71E2EF"/>
    <w:rsid w:val="0C940284"/>
    <w:rsid w:val="0C9B967E"/>
    <w:rsid w:val="0CA25176"/>
    <w:rsid w:val="0CA34BDE"/>
    <w:rsid w:val="0CB4974D"/>
    <w:rsid w:val="0CC9AAFE"/>
    <w:rsid w:val="0D02E482"/>
    <w:rsid w:val="0D034BE3"/>
    <w:rsid w:val="0D078524"/>
    <w:rsid w:val="0D141DAE"/>
    <w:rsid w:val="0D1BB5D9"/>
    <w:rsid w:val="0D66FFB3"/>
    <w:rsid w:val="0D71D853"/>
    <w:rsid w:val="0D74381E"/>
    <w:rsid w:val="0D984117"/>
    <w:rsid w:val="0DACBBB0"/>
    <w:rsid w:val="0DB945C8"/>
    <w:rsid w:val="0DDA48F9"/>
    <w:rsid w:val="0DF1B201"/>
    <w:rsid w:val="0DF79751"/>
    <w:rsid w:val="0E34FBA8"/>
    <w:rsid w:val="0E36F036"/>
    <w:rsid w:val="0E40B62D"/>
    <w:rsid w:val="0E6A9B91"/>
    <w:rsid w:val="0E7122A3"/>
    <w:rsid w:val="0E7AB660"/>
    <w:rsid w:val="0EC4ECFC"/>
    <w:rsid w:val="0EC5F0A3"/>
    <w:rsid w:val="0ED8DAA8"/>
    <w:rsid w:val="0EDB8F30"/>
    <w:rsid w:val="0EDD22C7"/>
    <w:rsid w:val="0EDF7207"/>
    <w:rsid w:val="0EEF3EF6"/>
    <w:rsid w:val="0EFEDDD2"/>
    <w:rsid w:val="0F043694"/>
    <w:rsid w:val="0F1D10D8"/>
    <w:rsid w:val="0F32A8F3"/>
    <w:rsid w:val="0F366F9B"/>
    <w:rsid w:val="0F726F54"/>
    <w:rsid w:val="0F82625B"/>
    <w:rsid w:val="0F85D689"/>
    <w:rsid w:val="0F940E27"/>
    <w:rsid w:val="0F94D1C6"/>
    <w:rsid w:val="0F9538B2"/>
    <w:rsid w:val="0FB915E1"/>
    <w:rsid w:val="0FDA93EE"/>
    <w:rsid w:val="0FF0CC33"/>
    <w:rsid w:val="0FF29CB2"/>
    <w:rsid w:val="0FFDDED7"/>
    <w:rsid w:val="0FFFFF4E"/>
    <w:rsid w:val="101D2D57"/>
    <w:rsid w:val="1023F052"/>
    <w:rsid w:val="104D5E5E"/>
    <w:rsid w:val="1051F48B"/>
    <w:rsid w:val="10649123"/>
    <w:rsid w:val="106708AB"/>
    <w:rsid w:val="1068A883"/>
    <w:rsid w:val="1069FB85"/>
    <w:rsid w:val="106E2DD7"/>
    <w:rsid w:val="1081A150"/>
    <w:rsid w:val="1097785A"/>
    <w:rsid w:val="10C998BE"/>
    <w:rsid w:val="10DC6F49"/>
    <w:rsid w:val="10ECD8A1"/>
    <w:rsid w:val="1107A6A1"/>
    <w:rsid w:val="110AD73E"/>
    <w:rsid w:val="110D3079"/>
    <w:rsid w:val="111154F1"/>
    <w:rsid w:val="1116B62B"/>
    <w:rsid w:val="1119140B"/>
    <w:rsid w:val="111ADE85"/>
    <w:rsid w:val="11275A85"/>
    <w:rsid w:val="11372DA4"/>
    <w:rsid w:val="1146956A"/>
    <w:rsid w:val="11469F25"/>
    <w:rsid w:val="11565C99"/>
    <w:rsid w:val="1174B182"/>
    <w:rsid w:val="117C937F"/>
    <w:rsid w:val="119A55AD"/>
    <w:rsid w:val="119D426C"/>
    <w:rsid w:val="11BBCF3C"/>
    <w:rsid w:val="11CF3522"/>
    <w:rsid w:val="11D6F5B0"/>
    <w:rsid w:val="11D97F45"/>
    <w:rsid w:val="11F97118"/>
    <w:rsid w:val="1204F39D"/>
    <w:rsid w:val="121B525C"/>
    <w:rsid w:val="121D6138"/>
    <w:rsid w:val="122BCB6F"/>
    <w:rsid w:val="1240DFB4"/>
    <w:rsid w:val="12412993"/>
    <w:rsid w:val="12496E20"/>
    <w:rsid w:val="124A797E"/>
    <w:rsid w:val="124AAF8E"/>
    <w:rsid w:val="1252C5A7"/>
    <w:rsid w:val="12558359"/>
    <w:rsid w:val="126A5972"/>
    <w:rsid w:val="126D639D"/>
    <w:rsid w:val="1279367F"/>
    <w:rsid w:val="127FC99C"/>
    <w:rsid w:val="12818991"/>
    <w:rsid w:val="128751DD"/>
    <w:rsid w:val="128A454B"/>
    <w:rsid w:val="128FA67D"/>
    <w:rsid w:val="12945BA9"/>
    <w:rsid w:val="129F7E06"/>
    <w:rsid w:val="12EF3127"/>
    <w:rsid w:val="12FCE23E"/>
    <w:rsid w:val="1300FCDF"/>
    <w:rsid w:val="1308777F"/>
    <w:rsid w:val="131C8655"/>
    <w:rsid w:val="1326146D"/>
    <w:rsid w:val="13448934"/>
    <w:rsid w:val="1346ED41"/>
    <w:rsid w:val="1380A6E9"/>
    <w:rsid w:val="13A5F52A"/>
    <w:rsid w:val="13B879FA"/>
    <w:rsid w:val="13CFC3E9"/>
    <w:rsid w:val="13D050DC"/>
    <w:rsid w:val="13D4A807"/>
    <w:rsid w:val="1405A253"/>
    <w:rsid w:val="142B17F1"/>
    <w:rsid w:val="14450B95"/>
    <w:rsid w:val="1446CD6F"/>
    <w:rsid w:val="1462E0F1"/>
    <w:rsid w:val="147B447E"/>
    <w:rsid w:val="148108F9"/>
    <w:rsid w:val="1498DD82"/>
    <w:rsid w:val="149CF999"/>
    <w:rsid w:val="14A680D5"/>
    <w:rsid w:val="14B36C7E"/>
    <w:rsid w:val="14C2A335"/>
    <w:rsid w:val="14DE4106"/>
    <w:rsid w:val="14EC2BC0"/>
    <w:rsid w:val="14ED5E50"/>
    <w:rsid w:val="14FFEB51"/>
    <w:rsid w:val="1503675B"/>
    <w:rsid w:val="1548512D"/>
    <w:rsid w:val="15585F60"/>
    <w:rsid w:val="1558B18C"/>
    <w:rsid w:val="156C319E"/>
    <w:rsid w:val="158FD23B"/>
    <w:rsid w:val="159C47B5"/>
    <w:rsid w:val="15AF9E9E"/>
    <w:rsid w:val="15BF3DD8"/>
    <w:rsid w:val="15DE3368"/>
    <w:rsid w:val="15E40318"/>
    <w:rsid w:val="15E893B7"/>
    <w:rsid w:val="15EA4128"/>
    <w:rsid w:val="1602C1B3"/>
    <w:rsid w:val="162BC97D"/>
    <w:rsid w:val="163F36E9"/>
    <w:rsid w:val="164CC99E"/>
    <w:rsid w:val="16501F87"/>
    <w:rsid w:val="165781FD"/>
    <w:rsid w:val="165D1DB7"/>
    <w:rsid w:val="168BCCCB"/>
    <w:rsid w:val="16A112AE"/>
    <w:rsid w:val="16BC332D"/>
    <w:rsid w:val="16C07A5A"/>
    <w:rsid w:val="16CDECBD"/>
    <w:rsid w:val="16E1041D"/>
    <w:rsid w:val="16FF0E05"/>
    <w:rsid w:val="17383515"/>
    <w:rsid w:val="17B178EC"/>
    <w:rsid w:val="17B4EA05"/>
    <w:rsid w:val="17B68146"/>
    <w:rsid w:val="17C9F27F"/>
    <w:rsid w:val="17D29C9E"/>
    <w:rsid w:val="17E11B28"/>
    <w:rsid w:val="17F450AE"/>
    <w:rsid w:val="17FE86CA"/>
    <w:rsid w:val="181AE143"/>
    <w:rsid w:val="1857FF45"/>
    <w:rsid w:val="1858D430"/>
    <w:rsid w:val="1862F00B"/>
    <w:rsid w:val="1883B0D7"/>
    <w:rsid w:val="18A5D5A2"/>
    <w:rsid w:val="18B20A41"/>
    <w:rsid w:val="18B215D7"/>
    <w:rsid w:val="18BFE081"/>
    <w:rsid w:val="18DE98C2"/>
    <w:rsid w:val="191FCFD2"/>
    <w:rsid w:val="192853D5"/>
    <w:rsid w:val="194166A1"/>
    <w:rsid w:val="1942C9F0"/>
    <w:rsid w:val="1959EF03"/>
    <w:rsid w:val="19623852"/>
    <w:rsid w:val="1964F992"/>
    <w:rsid w:val="19772950"/>
    <w:rsid w:val="198A22FB"/>
    <w:rsid w:val="19A949AF"/>
    <w:rsid w:val="19BA2E3E"/>
    <w:rsid w:val="19D1B136"/>
    <w:rsid w:val="19D2DD55"/>
    <w:rsid w:val="19D81BF8"/>
    <w:rsid w:val="1A18FD31"/>
    <w:rsid w:val="1A48E274"/>
    <w:rsid w:val="1A53648E"/>
    <w:rsid w:val="1A6DC4DE"/>
    <w:rsid w:val="1A72033F"/>
    <w:rsid w:val="1A7D3509"/>
    <w:rsid w:val="1AD8A73E"/>
    <w:rsid w:val="1AE5F203"/>
    <w:rsid w:val="1B18BBEA"/>
    <w:rsid w:val="1B22AF64"/>
    <w:rsid w:val="1B3119EA"/>
    <w:rsid w:val="1B34BDAC"/>
    <w:rsid w:val="1B494127"/>
    <w:rsid w:val="1B59870A"/>
    <w:rsid w:val="1B74F350"/>
    <w:rsid w:val="1B802B6C"/>
    <w:rsid w:val="1B954085"/>
    <w:rsid w:val="1C021201"/>
    <w:rsid w:val="1C104ED6"/>
    <w:rsid w:val="1C23E74D"/>
    <w:rsid w:val="1C2C23A2"/>
    <w:rsid w:val="1C2F8B48"/>
    <w:rsid w:val="1C3CFB26"/>
    <w:rsid w:val="1C524595"/>
    <w:rsid w:val="1C5A00FF"/>
    <w:rsid w:val="1C732B2F"/>
    <w:rsid w:val="1C911692"/>
    <w:rsid w:val="1C92F765"/>
    <w:rsid w:val="1CA65724"/>
    <w:rsid w:val="1CB0BBA6"/>
    <w:rsid w:val="1CD2146D"/>
    <w:rsid w:val="1CE33E55"/>
    <w:rsid w:val="1CFA883F"/>
    <w:rsid w:val="1D069194"/>
    <w:rsid w:val="1D08D6E6"/>
    <w:rsid w:val="1D0BEEA6"/>
    <w:rsid w:val="1D132595"/>
    <w:rsid w:val="1D27C443"/>
    <w:rsid w:val="1D3429AE"/>
    <w:rsid w:val="1D3C45E2"/>
    <w:rsid w:val="1D4576E9"/>
    <w:rsid w:val="1D4DBBF2"/>
    <w:rsid w:val="1D53A2E5"/>
    <w:rsid w:val="1D6C486F"/>
    <w:rsid w:val="1D9E394A"/>
    <w:rsid w:val="1DA6C222"/>
    <w:rsid w:val="1DBE00C0"/>
    <w:rsid w:val="1DDFD077"/>
    <w:rsid w:val="1DE7258A"/>
    <w:rsid w:val="1DE7F8F4"/>
    <w:rsid w:val="1E02E0A6"/>
    <w:rsid w:val="1E0C748E"/>
    <w:rsid w:val="1E1346D2"/>
    <w:rsid w:val="1E28E49C"/>
    <w:rsid w:val="1E2C7DB6"/>
    <w:rsid w:val="1E4646E8"/>
    <w:rsid w:val="1E515049"/>
    <w:rsid w:val="1E5D3AF2"/>
    <w:rsid w:val="1ECB8A43"/>
    <w:rsid w:val="1EED2B44"/>
    <w:rsid w:val="1F09B240"/>
    <w:rsid w:val="1F0AAA16"/>
    <w:rsid w:val="1F341A33"/>
    <w:rsid w:val="1F34B1E9"/>
    <w:rsid w:val="1F38046C"/>
    <w:rsid w:val="1F38EC57"/>
    <w:rsid w:val="1F4CA829"/>
    <w:rsid w:val="1F87EE19"/>
    <w:rsid w:val="1F97A08F"/>
    <w:rsid w:val="1F9B9B3E"/>
    <w:rsid w:val="1FA743C8"/>
    <w:rsid w:val="1FBF2709"/>
    <w:rsid w:val="1FC272A4"/>
    <w:rsid w:val="1FC58FF5"/>
    <w:rsid w:val="1FC82A5E"/>
    <w:rsid w:val="1FDFB3CB"/>
    <w:rsid w:val="2001944E"/>
    <w:rsid w:val="201D3ACB"/>
    <w:rsid w:val="202B68FB"/>
    <w:rsid w:val="205103F7"/>
    <w:rsid w:val="205879E1"/>
    <w:rsid w:val="206DA20C"/>
    <w:rsid w:val="207D403E"/>
    <w:rsid w:val="208EE0B7"/>
    <w:rsid w:val="20D0824A"/>
    <w:rsid w:val="20D703DE"/>
    <w:rsid w:val="2110BA6A"/>
    <w:rsid w:val="2127EFDF"/>
    <w:rsid w:val="2135957C"/>
    <w:rsid w:val="21365B12"/>
    <w:rsid w:val="213C2227"/>
    <w:rsid w:val="21440C64"/>
    <w:rsid w:val="214A6E22"/>
    <w:rsid w:val="214DFA70"/>
    <w:rsid w:val="2156D77D"/>
    <w:rsid w:val="21690C7A"/>
    <w:rsid w:val="2173700E"/>
    <w:rsid w:val="2179FAE6"/>
    <w:rsid w:val="21811EEA"/>
    <w:rsid w:val="2189BC44"/>
    <w:rsid w:val="218C8873"/>
    <w:rsid w:val="21921819"/>
    <w:rsid w:val="219F7D11"/>
    <w:rsid w:val="22064BD3"/>
    <w:rsid w:val="221BAF52"/>
    <w:rsid w:val="226D49FD"/>
    <w:rsid w:val="2274D670"/>
    <w:rsid w:val="227B5E45"/>
    <w:rsid w:val="22AE77F6"/>
    <w:rsid w:val="22C40D99"/>
    <w:rsid w:val="22E00C10"/>
    <w:rsid w:val="22E9245C"/>
    <w:rsid w:val="22FE4CFA"/>
    <w:rsid w:val="23054BAE"/>
    <w:rsid w:val="230B7636"/>
    <w:rsid w:val="2316FE6D"/>
    <w:rsid w:val="231CA210"/>
    <w:rsid w:val="235BAF26"/>
    <w:rsid w:val="236DDF21"/>
    <w:rsid w:val="237C925C"/>
    <w:rsid w:val="238168DC"/>
    <w:rsid w:val="2396B04E"/>
    <w:rsid w:val="2399E651"/>
    <w:rsid w:val="23A219DE"/>
    <w:rsid w:val="23C3F52D"/>
    <w:rsid w:val="23C92600"/>
    <w:rsid w:val="23CAF16A"/>
    <w:rsid w:val="23D4C020"/>
    <w:rsid w:val="23E80A05"/>
    <w:rsid w:val="240F9226"/>
    <w:rsid w:val="24108755"/>
    <w:rsid w:val="241E2C8F"/>
    <w:rsid w:val="2422C8A3"/>
    <w:rsid w:val="243716C2"/>
    <w:rsid w:val="24387994"/>
    <w:rsid w:val="243D3428"/>
    <w:rsid w:val="24408E7B"/>
    <w:rsid w:val="244C8245"/>
    <w:rsid w:val="245EB4D6"/>
    <w:rsid w:val="24683F20"/>
    <w:rsid w:val="2468A997"/>
    <w:rsid w:val="247FD570"/>
    <w:rsid w:val="2490509E"/>
    <w:rsid w:val="249D792C"/>
    <w:rsid w:val="24B58C7E"/>
    <w:rsid w:val="24B6B3D0"/>
    <w:rsid w:val="24BD7FB4"/>
    <w:rsid w:val="24C63A99"/>
    <w:rsid w:val="24E54D1A"/>
    <w:rsid w:val="24ED9F47"/>
    <w:rsid w:val="24F6B29D"/>
    <w:rsid w:val="2500784D"/>
    <w:rsid w:val="251871BA"/>
    <w:rsid w:val="2528E8FE"/>
    <w:rsid w:val="252C2758"/>
    <w:rsid w:val="253FBC84"/>
    <w:rsid w:val="2544FB98"/>
    <w:rsid w:val="2552955F"/>
    <w:rsid w:val="25653F9A"/>
    <w:rsid w:val="256BD0A5"/>
    <w:rsid w:val="2586CEA7"/>
    <w:rsid w:val="258FCBEA"/>
    <w:rsid w:val="25937558"/>
    <w:rsid w:val="25ADE38B"/>
    <w:rsid w:val="25B24CF6"/>
    <w:rsid w:val="25BC7682"/>
    <w:rsid w:val="25D4825F"/>
    <w:rsid w:val="25E6D5CB"/>
    <w:rsid w:val="25E9BE04"/>
    <w:rsid w:val="25EB9305"/>
    <w:rsid w:val="25EF0824"/>
    <w:rsid w:val="25F5586F"/>
    <w:rsid w:val="26042389"/>
    <w:rsid w:val="2611A260"/>
    <w:rsid w:val="261B9083"/>
    <w:rsid w:val="262EF857"/>
    <w:rsid w:val="2645D299"/>
    <w:rsid w:val="265BB275"/>
    <w:rsid w:val="265C5687"/>
    <w:rsid w:val="267336F5"/>
    <w:rsid w:val="26AA04F7"/>
    <w:rsid w:val="26B6D1D1"/>
    <w:rsid w:val="26BCBACB"/>
    <w:rsid w:val="26ECBF5B"/>
    <w:rsid w:val="26F42970"/>
    <w:rsid w:val="2700F2C4"/>
    <w:rsid w:val="2723FC80"/>
    <w:rsid w:val="272DB597"/>
    <w:rsid w:val="273A2C89"/>
    <w:rsid w:val="27463F5D"/>
    <w:rsid w:val="2757E0C6"/>
    <w:rsid w:val="2765EEFD"/>
    <w:rsid w:val="2768A5C3"/>
    <w:rsid w:val="276980F1"/>
    <w:rsid w:val="27734128"/>
    <w:rsid w:val="2776AA15"/>
    <w:rsid w:val="277D1CF1"/>
    <w:rsid w:val="27AB68EA"/>
    <w:rsid w:val="27BE3813"/>
    <w:rsid w:val="27C5ACCC"/>
    <w:rsid w:val="27EE8E99"/>
    <w:rsid w:val="27F53AC0"/>
    <w:rsid w:val="27F57531"/>
    <w:rsid w:val="27FE68AA"/>
    <w:rsid w:val="28358959"/>
    <w:rsid w:val="283E0302"/>
    <w:rsid w:val="286377A7"/>
    <w:rsid w:val="28878C3F"/>
    <w:rsid w:val="28880843"/>
    <w:rsid w:val="289FF5E6"/>
    <w:rsid w:val="28A65013"/>
    <w:rsid w:val="28ADE857"/>
    <w:rsid w:val="28C4068F"/>
    <w:rsid w:val="28D037C5"/>
    <w:rsid w:val="2903710C"/>
    <w:rsid w:val="29079158"/>
    <w:rsid w:val="2908C3A3"/>
    <w:rsid w:val="290BE3FF"/>
    <w:rsid w:val="2921BDD5"/>
    <w:rsid w:val="293A2DA4"/>
    <w:rsid w:val="294580A1"/>
    <w:rsid w:val="2977818F"/>
    <w:rsid w:val="297CA97D"/>
    <w:rsid w:val="297E8094"/>
    <w:rsid w:val="29858C31"/>
    <w:rsid w:val="29EE3FC2"/>
    <w:rsid w:val="29F45B8D"/>
    <w:rsid w:val="2A0F603D"/>
    <w:rsid w:val="2A3F474E"/>
    <w:rsid w:val="2A4D532E"/>
    <w:rsid w:val="2A5CF73B"/>
    <w:rsid w:val="2A96A566"/>
    <w:rsid w:val="2AA29B6C"/>
    <w:rsid w:val="2AA4ACD2"/>
    <w:rsid w:val="2AC7881A"/>
    <w:rsid w:val="2AC971D0"/>
    <w:rsid w:val="2AD00D6E"/>
    <w:rsid w:val="2AD47BAA"/>
    <w:rsid w:val="2AF655A0"/>
    <w:rsid w:val="2B16BAEC"/>
    <w:rsid w:val="2B1E852C"/>
    <w:rsid w:val="2B2F7DA7"/>
    <w:rsid w:val="2B36CD3A"/>
    <w:rsid w:val="2B3B3E6C"/>
    <w:rsid w:val="2B5404D4"/>
    <w:rsid w:val="2B62206B"/>
    <w:rsid w:val="2B65456F"/>
    <w:rsid w:val="2B8C699E"/>
    <w:rsid w:val="2B8F6BB8"/>
    <w:rsid w:val="2B95BF50"/>
    <w:rsid w:val="2BB3B4A1"/>
    <w:rsid w:val="2BD850F9"/>
    <w:rsid w:val="2BE5F0FB"/>
    <w:rsid w:val="2BEFFDA6"/>
    <w:rsid w:val="2C02B7DA"/>
    <w:rsid w:val="2C0876F8"/>
    <w:rsid w:val="2C146D80"/>
    <w:rsid w:val="2C2B05E7"/>
    <w:rsid w:val="2C318E2D"/>
    <w:rsid w:val="2C520A5D"/>
    <w:rsid w:val="2C537D8A"/>
    <w:rsid w:val="2C65CE56"/>
    <w:rsid w:val="2C6A067D"/>
    <w:rsid w:val="2C6C274D"/>
    <w:rsid w:val="2C79D30B"/>
    <w:rsid w:val="2C79F45F"/>
    <w:rsid w:val="2C7D6E6F"/>
    <w:rsid w:val="2C7EB63F"/>
    <w:rsid w:val="2C8D11B9"/>
    <w:rsid w:val="2C9A6048"/>
    <w:rsid w:val="2CD73AB9"/>
    <w:rsid w:val="2CE1C822"/>
    <w:rsid w:val="2CF4D749"/>
    <w:rsid w:val="2D09365B"/>
    <w:rsid w:val="2D736709"/>
    <w:rsid w:val="2D8D4FE3"/>
    <w:rsid w:val="2DA0B08D"/>
    <w:rsid w:val="2DD9B44A"/>
    <w:rsid w:val="2DE12C9A"/>
    <w:rsid w:val="2DF38764"/>
    <w:rsid w:val="2E053850"/>
    <w:rsid w:val="2E0BD285"/>
    <w:rsid w:val="2E1A3AEF"/>
    <w:rsid w:val="2E3F4BE6"/>
    <w:rsid w:val="2E4566B6"/>
    <w:rsid w:val="2E4F2192"/>
    <w:rsid w:val="2E51B5AD"/>
    <w:rsid w:val="2E52268B"/>
    <w:rsid w:val="2E6C48AD"/>
    <w:rsid w:val="2E839B27"/>
    <w:rsid w:val="2E958789"/>
    <w:rsid w:val="2EBBC82B"/>
    <w:rsid w:val="2EBC7475"/>
    <w:rsid w:val="2EDBF568"/>
    <w:rsid w:val="2EE1FD3F"/>
    <w:rsid w:val="2EEABDEB"/>
    <w:rsid w:val="2F176360"/>
    <w:rsid w:val="2F26815B"/>
    <w:rsid w:val="2F50D01A"/>
    <w:rsid w:val="2F729DEC"/>
    <w:rsid w:val="2F8089CB"/>
    <w:rsid w:val="2F853D5A"/>
    <w:rsid w:val="2F85E2B7"/>
    <w:rsid w:val="2F971D12"/>
    <w:rsid w:val="2F9BB4FE"/>
    <w:rsid w:val="2FB8D85A"/>
    <w:rsid w:val="2FC3EC28"/>
    <w:rsid w:val="2FD403A2"/>
    <w:rsid w:val="2FE5DA35"/>
    <w:rsid w:val="300C49F4"/>
    <w:rsid w:val="300CC189"/>
    <w:rsid w:val="3013E65C"/>
    <w:rsid w:val="3018FA91"/>
    <w:rsid w:val="304EAE64"/>
    <w:rsid w:val="305561EA"/>
    <w:rsid w:val="306E7B4A"/>
    <w:rsid w:val="3079AAE9"/>
    <w:rsid w:val="309656D9"/>
    <w:rsid w:val="30A8F9E6"/>
    <w:rsid w:val="30AA211C"/>
    <w:rsid w:val="30B333C1"/>
    <w:rsid w:val="30B65F85"/>
    <w:rsid w:val="30B7AEDC"/>
    <w:rsid w:val="313C261B"/>
    <w:rsid w:val="31612BE2"/>
    <w:rsid w:val="316D43B4"/>
    <w:rsid w:val="31718B1C"/>
    <w:rsid w:val="3192D1CD"/>
    <w:rsid w:val="31C1BC52"/>
    <w:rsid w:val="31C4AC73"/>
    <w:rsid w:val="31EAA31C"/>
    <w:rsid w:val="31ECFCF8"/>
    <w:rsid w:val="31EE37F9"/>
    <w:rsid w:val="32090A92"/>
    <w:rsid w:val="3216BB8C"/>
    <w:rsid w:val="3233648C"/>
    <w:rsid w:val="3238C483"/>
    <w:rsid w:val="323F5048"/>
    <w:rsid w:val="32668DF1"/>
    <w:rsid w:val="32838BB5"/>
    <w:rsid w:val="32C4D1E5"/>
    <w:rsid w:val="32CD1D8A"/>
    <w:rsid w:val="32E6FCC6"/>
    <w:rsid w:val="32F741A4"/>
    <w:rsid w:val="33338AAF"/>
    <w:rsid w:val="333B7E99"/>
    <w:rsid w:val="3367E4D7"/>
    <w:rsid w:val="33765C03"/>
    <w:rsid w:val="33965FD4"/>
    <w:rsid w:val="339CF2CF"/>
    <w:rsid w:val="339EADBD"/>
    <w:rsid w:val="33A34B04"/>
    <w:rsid w:val="33A40A92"/>
    <w:rsid w:val="33B04D3B"/>
    <w:rsid w:val="33B3E887"/>
    <w:rsid w:val="33B74DA5"/>
    <w:rsid w:val="33C0199E"/>
    <w:rsid w:val="33C779A5"/>
    <w:rsid w:val="33CC92AB"/>
    <w:rsid w:val="33E98E61"/>
    <w:rsid w:val="34174EB6"/>
    <w:rsid w:val="3424C6AE"/>
    <w:rsid w:val="343083A5"/>
    <w:rsid w:val="343D922A"/>
    <w:rsid w:val="3447206C"/>
    <w:rsid w:val="34531519"/>
    <w:rsid w:val="345D1F4C"/>
    <w:rsid w:val="34C216DB"/>
    <w:rsid w:val="34C8B033"/>
    <w:rsid w:val="34E162AD"/>
    <w:rsid w:val="34E55BF6"/>
    <w:rsid w:val="34EC6BB4"/>
    <w:rsid w:val="35261181"/>
    <w:rsid w:val="352E3C08"/>
    <w:rsid w:val="3540D191"/>
    <w:rsid w:val="355F22CB"/>
    <w:rsid w:val="35700F9E"/>
    <w:rsid w:val="35780C32"/>
    <w:rsid w:val="3584945D"/>
    <w:rsid w:val="3586D067"/>
    <w:rsid w:val="358A56F0"/>
    <w:rsid w:val="35AE38F7"/>
    <w:rsid w:val="35B4E3FB"/>
    <w:rsid w:val="35E1BC84"/>
    <w:rsid w:val="35E84E03"/>
    <w:rsid w:val="366A84C3"/>
    <w:rsid w:val="36874EA4"/>
    <w:rsid w:val="3696A912"/>
    <w:rsid w:val="369EB5D8"/>
    <w:rsid w:val="36FD6DA4"/>
    <w:rsid w:val="3700F245"/>
    <w:rsid w:val="37093151"/>
    <w:rsid w:val="370D11F1"/>
    <w:rsid w:val="371B07E9"/>
    <w:rsid w:val="371C66D7"/>
    <w:rsid w:val="37203342"/>
    <w:rsid w:val="372073E9"/>
    <w:rsid w:val="372A1DA6"/>
    <w:rsid w:val="3738830B"/>
    <w:rsid w:val="373A7B49"/>
    <w:rsid w:val="373AE6C7"/>
    <w:rsid w:val="373F5D9A"/>
    <w:rsid w:val="376975C2"/>
    <w:rsid w:val="376A4F92"/>
    <w:rsid w:val="376BDC3E"/>
    <w:rsid w:val="376FF255"/>
    <w:rsid w:val="377012B1"/>
    <w:rsid w:val="3779E5A0"/>
    <w:rsid w:val="377C1FCB"/>
    <w:rsid w:val="377D2DF8"/>
    <w:rsid w:val="378346C9"/>
    <w:rsid w:val="3786AE1A"/>
    <w:rsid w:val="378C1FCC"/>
    <w:rsid w:val="379EF034"/>
    <w:rsid w:val="37A33B4C"/>
    <w:rsid w:val="37BAD380"/>
    <w:rsid w:val="37CBA509"/>
    <w:rsid w:val="37D11E48"/>
    <w:rsid w:val="37D5E3E1"/>
    <w:rsid w:val="37E66002"/>
    <w:rsid w:val="37EA0027"/>
    <w:rsid w:val="37F9C558"/>
    <w:rsid w:val="37FE8C40"/>
    <w:rsid w:val="380C3A37"/>
    <w:rsid w:val="380E280A"/>
    <w:rsid w:val="380F4281"/>
    <w:rsid w:val="3825A00D"/>
    <w:rsid w:val="382856E5"/>
    <w:rsid w:val="3876E199"/>
    <w:rsid w:val="387C694B"/>
    <w:rsid w:val="38AFE176"/>
    <w:rsid w:val="38B5186F"/>
    <w:rsid w:val="38B7DB20"/>
    <w:rsid w:val="38D1D0C8"/>
    <w:rsid w:val="38DBEF36"/>
    <w:rsid w:val="39052826"/>
    <w:rsid w:val="3909A82E"/>
    <w:rsid w:val="39141FA5"/>
    <w:rsid w:val="391FA601"/>
    <w:rsid w:val="39250E31"/>
    <w:rsid w:val="39779989"/>
    <w:rsid w:val="3979DB0F"/>
    <w:rsid w:val="397DDF84"/>
    <w:rsid w:val="398B7779"/>
    <w:rsid w:val="399A26CA"/>
    <w:rsid w:val="39C922A7"/>
    <w:rsid w:val="39CB4735"/>
    <w:rsid w:val="39F7E4B3"/>
    <w:rsid w:val="39FF76F1"/>
    <w:rsid w:val="3A13D20F"/>
    <w:rsid w:val="3A5A134A"/>
    <w:rsid w:val="3A635EAC"/>
    <w:rsid w:val="3A69999A"/>
    <w:rsid w:val="3AA281CD"/>
    <w:rsid w:val="3ADB0F0E"/>
    <w:rsid w:val="3ADD38B5"/>
    <w:rsid w:val="3B1D15BF"/>
    <w:rsid w:val="3B3401F3"/>
    <w:rsid w:val="3B4C0BD1"/>
    <w:rsid w:val="3B5865C0"/>
    <w:rsid w:val="3B60E152"/>
    <w:rsid w:val="3B62A906"/>
    <w:rsid w:val="3B62CEA9"/>
    <w:rsid w:val="3B647B53"/>
    <w:rsid w:val="3B82C9F1"/>
    <w:rsid w:val="3B8F5B03"/>
    <w:rsid w:val="3B9F6D18"/>
    <w:rsid w:val="3BA54C40"/>
    <w:rsid w:val="3BA62F1A"/>
    <w:rsid w:val="3BF3A465"/>
    <w:rsid w:val="3BF550EF"/>
    <w:rsid w:val="3BF58FAD"/>
    <w:rsid w:val="3BFCD65C"/>
    <w:rsid w:val="3BFFC2A0"/>
    <w:rsid w:val="3C1688A5"/>
    <w:rsid w:val="3C2C9A03"/>
    <w:rsid w:val="3C2F5722"/>
    <w:rsid w:val="3C383FB6"/>
    <w:rsid w:val="3C38FFBD"/>
    <w:rsid w:val="3C53C006"/>
    <w:rsid w:val="3C6AF8F6"/>
    <w:rsid w:val="3C6FF1DF"/>
    <w:rsid w:val="3C71E5D9"/>
    <w:rsid w:val="3C887B1F"/>
    <w:rsid w:val="3CAA1346"/>
    <w:rsid w:val="3CB24941"/>
    <w:rsid w:val="3CB70F99"/>
    <w:rsid w:val="3CD25B8F"/>
    <w:rsid w:val="3CD72767"/>
    <w:rsid w:val="3CEC52CE"/>
    <w:rsid w:val="3CF47FF7"/>
    <w:rsid w:val="3D06D94D"/>
    <w:rsid w:val="3D0AB0AE"/>
    <w:rsid w:val="3D0C4445"/>
    <w:rsid w:val="3D1B5508"/>
    <w:rsid w:val="3D2914D5"/>
    <w:rsid w:val="3D330518"/>
    <w:rsid w:val="3D3711D6"/>
    <w:rsid w:val="3D3B03CA"/>
    <w:rsid w:val="3D4726FE"/>
    <w:rsid w:val="3D522C1A"/>
    <w:rsid w:val="3D5D7241"/>
    <w:rsid w:val="3D719166"/>
    <w:rsid w:val="3D76B0D2"/>
    <w:rsid w:val="3D91211F"/>
    <w:rsid w:val="3D9510AB"/>
    <w:rsid w:val="3DA6F791"/>
    <w:rsid w:val="3DDDA924"/>
    <w:rsid w:val="3E1DD393"/>
    <w:rsid w:val="3E2034A4"/>
    <w:rsid w:val="3E276617"/>
    <w:rsid w:val="3E289DF5"/>
    <w:rsid w:val="3E29A6F9"/>
    <w:rsid w:val="3E328AD3"/>
    <w:rsid w:val="3E357D11"/>
    <w:rsid w:val="3E407029"/>
    <w:rsid w:val="3E54A567"/>
    <w:rsid w:val="3E5D70CD"/>
    <w:rsid w:val="3E722612"/>
    <w:rsid w:val="3E8CF2EE"/>
    <w:rsid w:val="3E9FC3B2"/>
    <w:rsid w:val="3EA2ADBE"/>
    <w:rsid w:val="3EA5B7C1"/>
    <w:rsid w:val="3EAB5D1A"/>
    <w:rsid w:val="3EBB4086"/>
    <w:rsid w:val="3EFF95CE"/>
    <w:rsid w:val="3F0CD028"/>
    <w:rsid w:val="3F0D2EF6"/>
    <w:rsid w:val="3F1BA237"/>
    <w:rsid w:val="3F1C80D0"/>
    <w:rsid w:val="3F3D54A1"/>
    <w:rsid w:val="3F50230F"/>
    <w:rsid w:val="3F7E8730"/>
    <w:rsid w:val="3F847B30"/>
    <w:rsid w:val="3FA360B6"/>
    <w:rsid w:val="3FC1B8EA"/>
    <w:rsid w:val="3FE9E59E"/>
    <w:rsid w:val="3FF56DF6"/>
    <w:rsid w:val="3FFAFD9C"/>
    <w:rsid w:val="4023E974"/>
    <w:rsid w:val="4026527A"/>
    <w:rsid w:val="4026F467"/>
    <w:rsid w:val="40313373"/>
    <w:rsid w:val="403C8B8F"/>
    <w:rsid w:val="40458358"/>
    <w:rsid w:val="405714B2"/>
    <w:rsid w:val="406B4ADE"/>
    <w:rsid w:val="406EC460"/>
    <w:rsid w:val="4070B748"/>
    <w:rsid w:val="407AED11"/>
    <w:rsid w:val="407C1285"/>
    <w:rsid w:val="407F8EA5"/>
    <w:rsid w:val="40A1F556"/>
    <w:rsid w:val="40C48F42"/>
    <w:rsid w:val="40F2B26C"/>
    <w:rsid w:val="40F3321F"/>
    <w:rsid w:val="40F3EBBC"/>
    <w:rsid w:val="40FAFCBD"/>
    <w:rsid w:val="412B9286"/>
    <w:rsid w:val="4153C086"/>
    <w:rsid w:val="4156CF3C"/>
    <w:rsid w:val="415BADD5"/>
    <w:rsid w:val="419735B1"/>
    <w:rsid w:val="419E7263"/>
    <w:rsid w:val="41A24758"/>
    <w:rsid w:val="41B76F41"/>
    <w:rsid w:val="41C3E043"/>
    <w:rsid w:val="41EF807C"/>
    <w:rsid w:val="42188D82"/>
    <w:rsid w:val="422860FA"/>
    <w:rsid w:val="42391601"/>
    <w:rsid w:val="42556515"/>
    <w:rsid w:val="4263ADD9"/>
    <w:rsid w:val="427A5C15"/>
    <w:rsid w:val="4296CD1E"/>
    <w:rsid w:val="42A049D8"/>
    <w:rsid w:val="42B65AC3"/>
    <w:rsid w:val="42C522E4"/>
    <w:rsid w:val="42EC5EEA"/>
    <w:rsid w:val="42F3212A"/>
    <w:rsid w:val="43100435"/>
    <w:rsid w:val="431D02D1"/>
    <w:rsid w:val="43486224"/>
    <w:rsid w:val="434BF891"/>
    <w:rsid w:val="43C1BA97"/>
    <w:rsid w:val="43FA602C"/>
    <w:rsid w:val="440D719E"/>
    <w:rsid w:val="440E9AB5"/>
    <w:rsid w:val="44162C76"/>
    <w:rsid w:val="4430529B"/>
    <w:rsid w:val="44323FF8"/>
    <w:rsid w:val="44480DB1"/>
    <w:rsid w:val="444E8AB2"/>
    <w:rsid w:val="44768169"/>
    <w:rsid w:val="449514B2"/>
    <w:rsid w:val="4495BA5D"/>
    <w:rsid w:val="449DFAD8"/>
    <w:rsid w:val="44A01077"/>
    <w:rsid w:val="44A3E13F"/>
    <w:rsid w:val="44C5D217"/>
    <w:rsid w:val="44CD91DF"/>
    <w:rsid w:val="4505F97C"/>
    <w:rsid w:val="45141131"/>
    <w:rsid w:val="4518337C"/>
    <w:rsid w:val="454FF7E3"/>
    <w:rsid w:val="458E842C"/>
    <w:rsid w:val="4591F272"/>
    <w:rsid w:val="459905FA"/>
    <w:rsid w:val="45C006AD"/>
    <w:rsid w:val="460204EE"/>
    <w:rsid w:val="460524D0"/>
    <w:rsid w:val="460EACB2"/>
    <w:rsid w:val="461011F5"/>
    <w:rsid w:val="4643696C"/>
    <w:rsid w:val="465D8CDD"/>
    <w:rsid w:val="46661619"/>
    <w:rsid w:val="468624D1"/>
    <w:rsid w:val="46C50D01"/>
    <w:rsid w:val="46F55453"/>
    <w:rsid w:val="47133D2D"/>
    <w:rsid w:val="47277B3D"/>
    <w:rsid w:val="47326CBD"/>
    <w:rsid w:val="47369437"/>
    <w:rsid w:val="4740B165"/>
    <w:rsid w:val="47550971"/>
    <w:rsid w:val="47589CDA"/>
    <w:rsid w:val="475CA052"/>
    <w:rsid w:val="47626307"/>
    <w:rsid w:val="476A3E41"/>
    <w:rsid w:val="479911C5"/>
    <w:rsid w:val="47997205"/>
    <w:rsid w:val="4799A01E"/>
    <w:rsid w:val="47A5ED5F"/>
    <w:rsid w:val="47DE7318"/>
    <w:rsid w:val="47F4E77E"/>
    <w:rsid w:val="47F7E062"/>
    <w:rsid w:val="47FC2D0E"/>
    <w:rsid w:val="4816347C"/>
    <w:rsid w:val="482590D2"/>
    <w:rsid w:val="48309B0B"/>
    <w:rsid w:val="483846C5"/>
    <w:rsid w:val="483FECFD"/>
    <w:rsid w:val="4840613B"/>
    <w:rsid w:val="48702276"/>
    <w:rsid w:val="489D5FFB"/>
    <w:rsid w:val="48A0A82A"/>
    <w:rsid w:val="48AB8D96"/>
    <w:rsid w:val="48BCEF39"/>
    <w:rsid w:val="48C01041"/>
    <w:rsid w:val="49031511"/>
    <w:rsid w:val="491F9DBC"/>
    <w:rsid w:val="493C0B82"/>
    <w:rsid w:val="494684D4"/>
    <w:rsid w:val="49606E68"/>
    <w:rsid w:val="497F5EFE"/>
    <w:rsid w:val="498816DF"/>
    <w:rsid w:val="499B3AFD"/>
    <w:rsid w:val="499F4594"/>
    <w:rsid w:val="49A3FC68"/>
    <w:rsid w:val="49A86BA7"/>
    <w:rsid w:val="49AC9F65"/>
    <w:rsid w:val="49ADC87C"/>
    <w:rsid w:val="49E5ACB3"/>
    <w:rsid w:val="49E8F631"/>
    <w:rsid w:val="49FAA15E"/>
    <w:rsid w:val="4A06EAC5"/>
    <w:rsid w:val="4A081D8F"/>
    <w:rsid w:val="4A1438FA"/>
    <w:rsid w:val="4A23DCCB"/>
    <w:rsid w:val="4A2400E2"/>
    <w:rsid w:val="4A3ACE12"/>
    <w:rsid w:val="4A5A7155"/>
    <w:rsid w:val="4A6A9638"/>
    <w:rsid w:val="4A8276CD"/>
    <w:rsid w:val="4A9E9542"/>
    <w:rsid w:val="4AA2CDB6"/>
    <w:rsid w:val="4ABD9C7A"/>
    <w:rsid w:val="4ABF08EF"/>
    <w:rsid w:val="4AD96545"/>
    <w:rsid w:val="4AEE227B"/>
    <w:rsid w:val="4AF07DC6"/>
    <w:rsid w:val="4B2271A3"/>
    <w:rsid w:val="4B2B0913"/>
    <w:rsid w:val="4B45592A"/>
    <w:rsid w:val="4B560307"/>
    <w:rsid w:val="4B61A1B8"/>
    <w:rsid w:val="4B65F245"/>
    <w:rsid w:val="4B879F60"/>
    <w:rsid w:val="4B9003A1"/>
    <w:rsid w:val="4BB09583"/>
    <w:rsid w:val="4BC43F63"/>
    <w:rsid w:val="4BEA465A"/>
    <w:rsid w:val="4BF20BED"/>
    <w:rsid w:val="4BF2C8B4"/>
    <w:rsid w:val="4C1A36F7"/>
    <w:rsid w:val="4C2CDFAF"/>
    <w:rsid w:val="4C3AB5D3"/>
    <w:rsid w:val="4C5D1966"/>
    <w:rsid w:val="4C82CE2F"/>
    <w:rsid w:val="4C89763A"/>
    <w:rsid w:val="4CC4A312"/>
    <w:rsid w:val="4CC58948"/>
    <w:rsid w:val="4CD00082"/>
    <w:rsid w:val="4CD2CC4F"/>
    <w:rsid w:val="4CE49441"/>
    <w:rsid w:val="4CEF47A1"/>
    <w:rsid w:val="4CF9AA47"/>
    <w:rsid w:val="4D078C84"/>
    <w:rsid w:val="4D0A4764"/>
    <w:rsid w:val="4D223BEC"/>
    <w:rsid w:val="4D617644"/>
    <w:rsid w:val="4D6404C6"/>
    <w:rsid w:val="4D7922BA"/>
    <w:rsid w:val="4D8DA47E"/>
    <w:rsid w:val="4D95C25E"/>
    <w:rsid w:val="4D98369E"/>
    <w:rsid w:val="4D9E7C22"/>
    <w:rsid w:val="4DA23E53"/>
    <w:rsid w:val="4DAFCA18"/>
    <w:rsid w:val="4DDAB0CB"/>
    <w:rsid w:val="4DE52E5B"/>
    <w:rsid w:val="4E043692"/>
    <w:rsid w:val="4E42910C"/>
    <w:rsid w:val="4E4841B5"/>
    <w:rsid w:val="4E4CA642"/>
    <w:rsid w:val="4E6B79C9"/>
    <w:rsid w:val="4E8778FE"/>
    <w:rsid w:val="4E8D7C48"/>
    <w:rsid w:val="4E9ACAE7"/>
    <w:rsid w:val="4EA33764"/>
    <w:rsid w:val="4ED87C0A"/>
    <w:rsid w:val="4EE02239"/>
    <w:rsid w:val="4EE58352"/>
    <w:rsid w:val="4F1CFB5E"/>
    <w:rsid w:val="4F33F71A"/>
    <w:rsid w:val="4F54B77F"/>
    <w:rsid w:val="4F601101"/>
    <w:rsid w:val="4F7D1BEE"/>
    <w:rsid w:val="4F80A5A3"/>
    <w:rsid w:val="4FB82FFB"/>
    <w:rsid w:val="4FD7C991"/>
    <w:rsid w:val="4FE52AAA"/>
    <w:rsid w:val="4FEC9CAB"/>
    <w:rsid w:val="50037264"/>
    <w:rsid w:val="500934DB"/>
    <w:rsid w:val="500B4BE4"/>
    <w:rsid w:val="501AB196"/>
    <w:rsid w:val="502325CB"/>
    <w:rsid w:val="504F59BF"/>
    <w:rsid w:val="50550D39"/>
    <w:rsid w:val="505B6A92"/>
    <w:rsid w:val="507B928A"/>
    <w:rsid w:val="50C57D10"/>
    <w:rsid w:val="50CF38F7"/>
    <w:rsid w:val="50DD10DB"/>
    <w:rsid w:val="50EB775D"/>
    <w:rsid w:val="50F1A9F9"/>
    <w:rsid w:val="510B6CAC"/>
    <w:rsid w:val="513130CE"/>
    <w:rsid w:val="513DBFDD"/>
    <w:rsid w:val="514C5E62"/>
    <w:rsid w:val="519A8C22"/>
    <w:rsid w:val="519AF7D3"/>
    <w:rsid w:val="519BB2F3"/>
    <w:rsid w:val="51B842E9"/>
    <w:rsid w:val="51C2EFF8"/>
    <w:rsid w:val="51C3E2CA"/>
    <w:rsid w:val="51D37D2C"/>
    <w:rsid w:val="520DDE32"/>
    <w:rsid w:val="5210880F"/>
    <w:rsid w:val="52275323"/>
    <w:rsid w:val="52547751"/>
    <w:rsid w:val="52674404"/>
    <w:rsid w:val="526E0532"/>
    <w:rsid w:val="527BC797"/>
    <w:rsid w:val="5282DEBC"/>
    <w:rsid w:val="528F5E82"/>
    <w:rsid w:val="529A06BB"/>
    <w:rsid w:val="52A6CBE0"/>
    <w:rsid w:val="52A816B2"/>
    <w:rsid w:val="52B88063"/>
    <w:rsid w:val="52BC6868"/>
    <w:rsid w:val="52C07030"/>
    <w:rsid w:val="52D34898"/>
    <w:rsid w:val="52EF5AE7"/>
    <w:rsid w:val="5341D57D"/>
    <w:rsid w:val="5353A449"/>
    <w:rsid w:val="535CAB97"/>
    <w:rsid w:val="5362E23F"/>
    <w:rsid w:val="53851F6C"/>
    <w:rsid w:val="538796B8"/>
    <w:rsid w:val="539A2D47"/>
    <w:rsid w:val="53A6D136"/>
    <w:rsid w:val="53A777F1"/>
    <w:rsid w:val="5406E6BF"/>
    <w:rsid w:val="540CE9C9"/>
    <w:rsid w:val="5427AD6F"/>
    <w:rsid w:val="542B12B4"/>
    <w:rsid w:val="5443A858"/>
    <w:rsid w:val="545DA226"/>
    <w:rsid w:val="5460BCCC"/>
    <w:rsid w:val="5495199F"/>
    <w:rsid w:val="54B78339"/>
    <w:rsid w:val="54D66BDA"/>
    <w:rsid w:val="54D8CCC8"/>
    <w:rsid w:val="54F4ADD3"/>
    <w:rsid w:val="5504F106"/>
    <w:rsid w:val="550800EC"/>
    <w:rsid w:val="550CC3D9"/>
    <w:rsid w:val="5516ECE0"/>
    <w:rsid w:val="551829EA"/>
    <w:rsid w:val="556D3EE0"/>
    <w:rsid w:val="557FBB3E"/>
    <w:rsid w:val="55A6C473"/>
    <w:rsid w:val="55AE0ED2"/>
    <w:rsid w:val="55B08337"/>
    <w:rsid w:val="55BA4C8D"/>
    <w:rsid w:val="55BEDD27"/>
    <w:rsid w:val="55CFE8B8"/>
    <w:rsid w:val="55FCFF0B"/>
    <w:rsid w:val="560F7AA4"/>
    <w:rsid w:val="562710DA"/>
    <w:rsid w:val="5636A69E"/>
    <w:rsid w:val="5645DDE4"/>
    <w:rsid w:val="56464DDE"/>
    <w:rsid w:val="565C64B6"/>
    <w:rsid w:val="56602534"/>
    <w:rsid w:val="5667CBC8"/>
    <w:rsid w:val="566ABE2A"/>
    <w:rsid w:val="569D3FDE"/>
    <w:rsid w:val="56A477C2"/>
    <w:rsid w:val="56A760CC"/>
    <w:rsid w:val="56ACC70B"/>
    <w:rsid w:val="56B183B9"/>
    <w:rsid w:val="56F62099"/>
    <w:rsid w:val="570E9984"/>
    <w:rsid w:val="5742F97B"/>
    <w:rsid w:val="575A658B"/>
    <w:rsid w:val="57716DC3"/>
    <w:rsid w:val="577D3821"/>
    <w:rsid w:val="57B20BC4"/>
    <w:rsid w:val="57C12A25"/>
    <w:rsid w:val="57C13525"/>
    <w:rsid w:val="57D0D650"/>
    <w:rsid w:val="57DDF309"/>
    <w:rsid w:val="581C0A45"/>
    <w:rsid w:val="58236FEB"/>
    <w:rsid w:val="582CA39A"/>
    <w:rsid w:val="583E81BB"/>
    <w:rsid w:val="5853DFDF"/>
    <w:rsid w:val="5855BF67"/>
    <w:rsid w:val="587142FE"/>
    <w:rsid w:val="587F769D"/>
    <w:rsid w:val="588B9856"/>
    <w:rsid w:val="588C628D"/>
    <w:rsid w:val="589699F1"/>
    <w:rsid w:val="58BE4C6C"/>
    <w:rsid w:val="58CA9AA8"/>
    <w:rsid w:val="58E13612"/>
    <w:rsid w:val="58F8BACF"/>
    <w:rsid w:val="58FD5FC0"/>
    <w:rsid w:val="59061C66"/>
    <w:rsid w:val="5976CB63"/>
    <w:rsid w:val="597E61BC"/>
    <w:rsid w:val="59935857"/>
    <w:rsid w:val="5995BFD4"/>
    <w:rsid w:val="599DDF30"/>
    <w:rsid w:val="59A055DE"/>
    <w:rsid w:val="59A11176"/>
    <w:rsid w:val="59D3594B"/>
    <w:rsid w:val="59D41C01"/>
    <w:rsid w:val="59E62254"/>
    <w:rsid w:val="59E92319"/>
    <w:rsid w:val="59EA920D"/>
    <w:rsid w:val="59EF26D5"/>
    <w:rsid w:val="59F0A456"/>
    <w:rsid w:val="5A08D3CF"/>
    <w:rsid w:val="5A2999CE"/>
    <w:rsid w:val="5A57B30F"/>
    <w:rsid w:val="5A5AE567"/>
    <w:rsid w:val="5A6E7CDE"/>
    <w:rsid w:val="5A78530D"/>
    <w:rsid w:val="5A849C35"/>
    <w:rsid w:val="5A91BAF6"/>
    <w:rsid w:val="5ACF43FF"/>
    <w:rsid w:val="5AD89150"/>
    <w:rsid w:val="5AE59E80"/>
    <w:rsid w:val="5B1DBB10"/>
    <w:rsid w:val="5B243FA5"/>
    <w:rsid w:val="5B382D1A"/>
    <w:rsid w:val="5B5A49C2"/>
    <w:rsid w:val="5B6A5C06"/>
    <w:rsid w:val="5B6EE10C"/>
    <w:rsid w:val="5B6F682B"/>
    <w:rsid w:val="5B7F5A85"/>
    <w:rsid w:val="5B94059F"/>
    <w:rsid w:val="5BC8EEF1"/>
    <w:rsid w:val="5BDAC627"/>
    <w:rsid w:val="5BDF511D"/>
    <w:rsid w:val="5BFE22D8"/>
    <w:rsid w:val="5C10C3F4"/>
    <w:rsid w:val="5C137641"/>
    <w:rsid w:val="5C15C429"/>
    <w:rsid w:val="5C238361"/>
    <w:rsid w:val="5C3D6D58"/>
    <w:rsid w:val="5C6EA073"/>
    <w:rsid w:val="5C72D25E"/>
    <w:rsid w:val="5C816EE1"/>
    <w:rsid w:val="5CAA9061"/>
    <w:rsid w:val="5CBE41D1"/>
    <w:rsid w:val="5D2F01B6"/>
    <w:rsid w:val="5D30B8DC"/>
    <w:rsid w:val="5D3822CD"/>
    <w:rsid w:val="5D5B5C5A"/>
    <w:rsid w:val="5D7EF24D"/>
    <w:rsid w:val="5D7F8116"/>
    <w:rsid w:val="5D833371"/>
    <w:rsid w:val="5D84A1A0"/>
    <w:rsid w:val="5DA38E67"/>
    <w:rsid w:val="5DB87C49"/>
    <w:rsid w:val="5DD6B47E"/>
    <w:rsid w:val="5DE9E86B"/>
    <w:rsid w:val="5DF36B26"/>
    <w:rsid w:val="5DFD173E"/>
    <w:rsid w:val="5E453D22"/>
    <w:rsid w:val="5E5C4C3E"/>
    <w:rsid w:val="5E5D6C31"/>
    <w:rsid w:val="5E5ED0A4"/>
    <w:rsid w:val="5E9FA91B"/>
    <w:rsid w:val="5EA2E02A"/>
    <w:rsid w:val="5EDDD917"/>
    <w:rsid w:val="5EE9489D"/>
    <w:rsid w:val="5EF5038B"/>
    <w:rsid w:val="5F024C9D"/>
    <w:rsid w:val="5F056FA3"/>
    <w:rsid w:val="5F0D0C50"/>
    <w:rsid w:val="5F125ABE"/>
    <w:rsid w:val="5F2610A4"/>
    <w:rsid w:val="5F38560F"/>
    <w:rsid w:val="5F6F13E2"/>
    <w:rsid w:val="5F814CE8"/>
    <w:rsid w:val="5F821D22"/>
    <w:rsid w:val="5F822CD2"/>
    <w:rsid w:val="5F92308B"/>
    <w:rsid w:val="5F9D1885"/>
    <w:rsid w:val="5FA2A0BE"/>
    <w:rsid w:val="5FB65D4F"/>
    <w:rsid w:val="5FB78666"/>
    <w:rsid w:val="5FF1B0E2"/>
    <w:rsid w:val="600925A0"/>
    <w:rsid w:val="60106636"/>
    <w:rsid w:val="601AF7EF"/>
    <w:rsid w:val="60439F53"/>
    <w:rsid w:val="60509E54"/>
    <w:rsid w:val="606314F5"/>
    <w:rsid w:val="608A3B46"/>
    <w:rsid w:val="608BE94D"/>
    <w:rsid w:val="60915AA3"/>
    <w:rsid w:val="6097DB3D"/>
    <w:rsid w:val="609AA040"/>
    <w:rsid w:val="60BBC104"/>
    <w:rsid w:val="60BDC0AD"/>
    <w:rsid w:val="60E2BFD5"/>
    <w:rsid w:val="60E7FFCE"/>
    <w:rsid w:val="60FA8AB3"/>
    <w:rsid w:val="60FFE788"/>
    <w:rsid w:val="6100B7D5"/>
    <w:rsid w:val="610CF363"/>
    <w:rsid w:val="611722D3"/>
    <w:rsid w:val="6124B452"/>
    <w:rsid w:val="612E9C6F"/>
    <w:rsid w:val="61340D1F"/>
    <w:rsid w:val="61379863"/>
    <w:rsid w:val="614CC06A"/>
    <w:rsid w:val="614E5E99"/>
    <w:rsid w:val="617159D0"/>
    <w:rsid w:val="61A02B44"/>
    <w:rsid w:val="61A35BC0"/>
    <w:rsid w:val="61B577C9"/>
    <w:rsid w:val="61BB7FFF"/>
    <w:rsid w:val="61E37950"/>
    <w:rsid w:val="61F3FB6A"/>
    <w:rsid w:val="61F5DDAD"/>
    <w:rsid w:val="61F6FD60"/>
    <w:rsid w:val="6211091F"/>
    <w:rsid w:val="6212C62A"/>
    <w:rsid w:val="62203459"/>
    <w:rsid w:val="62296DCC"/>
    <w:rsid w:val="6265F3E6"/>
    <w:rsid w:val="62671036"/>
    <w:rsid w:val="626F72A1"/>
    <w:rsid w:val="62A7F62D"/>
    <w:rsid w:val="62A8C3C4"/>
    <w:rsid w:val="62B91721"/>
    <w:rsid w:val="62DA51DB"/>
    <w:rsid w:val="62E1A05F"/>
    <w:rsid w:val="62E1A9EF"/>
    <w:rsid w:val="62E794AC"/>
    <w:rsid w:val="62F0AE97"/>
    <w:rsid w:val="62F0BABF"/>
    <w:rsid w:val="63071BAC"/>
    <w:rsid w:val="630E9DE1"/>
    <w:rsid w:val="631A867B"/>
    <w:rsid w:val="6333869F"/>
    <w:rsid w:val="633C1E91"/>
    <w:rsid w:val="635592E7"/>
    <w:rsid w:val="636700E9"/>
    <w:rsid w:val="636BBBAE"/>
    <w:rsid w:val="639AFF78"/>
    <w:rsid w:val="63BA8E4E"/>
    <w:rsid w:val="63BD32AF"/>
    <w:rsid w:val="63C2FB42"/>
    <w:rsid w:val="63ED6609"/>
    <w:rsid w:val="63F4BDA3"/>
    <w:rsid w:val="63FE6F5D"/>
    <w:rsid w:val="6408200D"/>
    <w:rsid w:val="6426CA5B"/>
    <w:rsid w:val="642B7812"/>
    <w:rsid w:val="64377F40"/>
    <w:rsid w:val="64391BE1"/>
    <w:rsid w:val="645DD236"/>
    <w:rsid w:val="64648B8F"/>
    <w:rsid w:val="646A44E4"/>
    <w:rsid w:val="6483303F"/>
    <w:rsid w:val="6490628E"/>
    <w:rsid w:val="6491723B"/>
    <w:rsid w:val="64B47EA6"/>
    <w:rsid w:val="64BF24D4"/>
    <w:rsid w:val="6507293F"/>
    <w:rsid w:val="6517A89B"/>
    <w:rsid w:val="652C3D02"/>
    <w:rsid w:val="6532BAFF"/>
    <w:rsid w:val="655AC978"/>
    <w:rsid w:val="657A04C3"/>
    <w:rsid w:val="6586D9D8"/>
    <w:rsid w:val="658F3698"/>
    <w:rsid w:val="6591BABA"/>
    <w:rsid w:val="65938BA3"/>
    <w:rsid w:val="65B32E53"/>
    <w:rsid w:val="65C04CD4"/>
    <w:rsid w:val="65C9FFC7"/>
    <w:rsid w:val="65CFE2CF"/>
    <w:rsid w:val="65ED6306"/>
    <w:rsid w:val="66102917"/>
    <w:rsid w:val="661105C5"/>
    <w:rsid w:val="6640DA46"/>
    <w:rsid w:val="665E33AB"/>
    <w:rsid w:val="669FD96F"/>
    <w:rsid w:val="66A9565B"/>
    <w:rsid w:val="66C3B707"/>
    <w:rsid w:val="66C80D63"/>
    <w:rsid w:val="66CDD625"/>
    <w:rsid w:val="66CF3AFA"/>
    <w:rsid w:val="66D7153F"/>
    <w:rsid w:val="66DBB074"/>
    <w:rsid w:val="670542E4"/>
    <w:rsid w:val="673DA39C"/>
    <w:rsid w:val="6749DFCC"/>
    <w:rsid w:val="6760B0BC"/>
    <w:rsid w:val="6763BA8B"/>
    <w:rsid w:val="6798594C"/>
    <w:rsid w:val="67AD899E"/>
    <w:rsid w:val="67BE38CE"/>
    <w:rsid w:val="67C34580"/>
    <w:rsid w:val="67EA264D"/>
    <w:rsid w:val="67F3EBEB"/>
    <w:rsid w:val="67FCC2C7"/>
    <w:rsid w:val="67FF9DEF"/>
    <w:rsid w:val="680421A5"/>
    <w:rsid w:val="68179C1C"/>
    <w:rsid w:val="68193E4C"/>
    <w:rsid w:val="6826BAC8"/>
    <w:rsid w:val="6826F137"/>
    <w:rsid w:val="682FBFA6"/>
    <w:rsid w:val="684B974C"/>
    <w:rsid w:val="68504E19"/>
    <w:rsid w:val="68581CEE"/>
    <w:rsid w:val="6862EB44"/>
    <w:rsid w:val="6873DE0B"/>
    <w:rsid w:val="6875525E"/>
    <w:rsid w:val="68794815"/>
    <w:rsid w:val="68BC009B"/>
    <w:rsid w:val="68C192CB"/>
    <w:rsid w:val="68DD88D8"/>
    <w:rsid w:val="68EDEEA2"/>
    <w:rsid w:val="690B4716"/>
    <w:rsid w:val="691069BA"/>
    <w:rsid w:val="694A9BD8"/>
    <w:rsid w:val="695575A8"/>
    <w:rsid w:val="695C0FD6"/>
    <w:rsid w:val="6978F1CF"/>
    <w:rsid w:val="697D11B2"/>
    <w:rsid w:val="69AFA244"/>
    <w:rsid w:val="69B135DB"/>
    <w:rsid w:val="69BC9585"/>
    <w:rsid w:val="69C1CACD"/>
    <w:rsid w:val="69C7F28A"/>
    <w:rsid w:val="69E9B982"/>
    <w:rsid w:val="69FA18FB"/>
    <w:rsid w:val="6A1A2441"/>
    <w:rsid w:val="6A1EAFE5"/>
    <w:rsid w:val="6A4965CE"/>
    <w:rsid w:val="6A4F4182"/>
    <w:rsid w:val="6A52C905"/>
    <w:rsid w:val="6A54E95F"/>
    <w:rsid w:val="6A6A5AA6"/>
    <w:rsid w:val="6A6B0642"/>
    <w:rsid w:val="6AA1A39D"/>
    <w:rsid w:val="6AC03410"/>
    <w:rsid w:val="6AC584AD"/>
    <w:rsid w:val="6AD468D5"/>
    <w:rsid w:val="6AEE31E4"/>
    <w:rsid w:val="6AFB5900"/>
    <w:rsid w:val="6B1532A8"/>
    <w:rsid w:val="6B50D075"/>
    <w:rsid w:val="6B73748F"/>
    <w:rsid w:val="6B76FCCA"/>
    <w:rsid w:val="6B7CC77E"/>
    <w:rsid w:val="6B7D7112"/>
    <w:rsid w:val="6B88CF6B"/>
    <w:rsid w:val="6B8EAD70"/>
    <w:rsid w:val="6B92CD4D"/>
    <w:rsid w:val="6B956D6C"/>
    <w:rsid w:val="6B96F559"/>
    <w:rsid w:val="6B9B2439"/>
    <w:rsid w:val="6BA4A45B"/>
    <w:rsid w:val="6BC104B7"/>
    <w:rsid w:val="6BF79FF6"/>
    <w:rsid w:val="6C145428"/>
    <w:rsid w:val="6C1A15A4"/>
    <w:rsid w:val="6C4658D5"/>
    <w:rsid w:val="6C65814A"/>
    <w:rsid w:val="6C9ADBC7"/>
    <w:rsid w:val="6CAA99DF"/>
    <w:rsid w:val="6CB10309"/>
    <w:rsid w:val="6CC0ADC4"/>
    <w:rsid w:val="6CFFDE83"/>
    <w:rsid w:val="6D0286E0"/>
    <w:rsid w:val="6D0AAD6F"/>
    <w:rsid w:val="6D0EB1DD"/>
    <w:rsid w:val="6D3732E6"/>
    <w:rsid w:val="6D46BC1C"/>
    <w:rsid w:val="6D56014C"/>
    <w:rsid w:val="6D59C73F"/>
    <w:rsid w:val="6D664F01"/>
    <w:rsid w:val="6D70FE13"/>
    <w:rsid w:val="6D7FA934"/>
    <w:rsid w:val="6D8A5941"/>
    <w:rsid w:val="6D8B559E"/>
    <w:rsid w:val="6D924010"/>
    <w:rsid w:val="6D96F25C"/>
    <w:rsid w:val="6DA623CE"/>
    <w:rsid w:val="6DB5C32C"/>
    <w:rsid w:val="6DB8CBEF"/>
    <w:rsid w:val="6DBCDE23"/>
    <w:rsid w:val="6DD5447D"/>
    <w:rsid w:val="6DD9C389"/>
    <w:rsid w:val="6DE1296D"/>
    <w:rsid w:val="6DE73B90"/>
    <w:rsid w:val="6DEAF227"/>
    <w:rsid w:val="6DFD13C9"/>
    <w:rsid w:val="6DFF9FB3"/>
    <w:rsid w:val="6E28E6CB"/>
    <w:rsid w:val="6E3F2395"/>
    <w:rsid w:val="6E483FA5"/>
    <w:rsid w:val="6E650F8A"/>
    <w:rsid w:val="6E69B934"/>
    <w:rsid w:val="6E6DE9FA"/>
    <w:rsid w:val="6E76F935"/>
    <w:rsid w:val="6E791FA1"/>
    <w:rsid w:val="6E8992A0"/>
    <w:rsid w:val="6E951422"/>
    <w:rsid w:val="6E9684E0"/>
    <w:rsid w:val="6ED5358F"/>
    <w:rsid w:val="6ED9B567"/>
    <w:rsid w:val="6EEF138B"/>
    <w:rsid w:val="6F2370F8"/>
    <w:rsid w:val="6F4A6D03"/>
    <w:rsid w:val="6F5900BD"/>
    <w:rsid w:val="6F5BFD1B"/>
    <w:rsid w:val="6F7473A5"/>
    <w:rsid w:val="6F7E7FFD"/>
    <w:rsid w:val="6FA49F03"/>
    <w:rsid w:val="6FA757F1"/>
    <w:rsid w:val="6FB04328"/>
    <w:rsid w:val="6FC3ECA5"/>
    <w:rsid w:val="6FC77440"/>
    <w:rsid w:val="6FFD0592"/>
    <w:rsid w:val="6FFF1ED3"/>
    <w:rsid w:val="7014588A"/>
    <w:rsid w:val="70180888"/>
    <w:rsid w:val="70221689"/>
    <w:rsid w:val="70273E1B"/>
    <w:rsid w:val="70374986"/>
    <w:rsid w:val="703774AD"/>
    <w:rsid w:val="703B349A"/>
    <w:rsid w:val="703FA59C"/>
    <w:rsid w:val="705C5D6B"/>
    <w:rsid w:val="706E578D"/>
    <w:rsid w:val="70AA60D8"/>
    <w:rsid w:val="70B646E8"/>
    <w:rsid w:val="70CD9531"/>
    <w:rsid w:val="70D4D309"/>
    <w:rsid w:val="711214EE"/>
    <w:rsid w:val="711C3D5A"/>
    <w:rsid w:val="7124F580"/>
    <w:rsid w:val="71395C3B"/>
    <w:rsid w:val="71428ABA"/>
    <w:rsid w:val="7149B791"/>
    <w:rsid w:val="7149F5AB"/>
    <w:rsid w:val="714BF2B7"/>
    <w:rsid w:val="714FD66C"/>
    <w:rsid w:val="71526E72"/>
    <w:rsid w:val="7155A3F1"/>
    <w:rsid w:val="715A6031"/>
    <w:rsid w:val="715AD37E"/>
    <w:rsid w:val="719AEF34"/>
    <w:rsid w:val="71B5CD67"/>
    <w:rsid w:val="71B84603"/>
    <w:rsid w:val="71BDD8EB"/>
    <w:rsid w:val="71CD3BA1"/>
    <w:rsid w:val="71D3469A"/>
    <w:rsid w:val="71EAA81E"/>
    <w:rsid w:val="71EBD412"/>
    <w:rsid w:val="71F06B93"/>
    <w:rsid w:val="72019CDB"/>
    <w:rsid w:val="72261869"/>
    <w:rsid w:val="722E6A9D"/>
    <w:rsid w:val="72323840"/>
    <w:rsid w:val="7233C748"/>
    <w:rsid w:val="723647A3"/>
    <w:rsid w:val="723BF54E"/>
    <w:rsid w:val="727B7650"/>
    <w:rsid w:val="72891FEF"/>
    <w:rsid w:val="7294FB7F"/>
    <w:rsid w:val="72DADD26"/>
    <w:rsid w:val="72DD4D76"/>
    <w:rsid w:val="72FE580D"/>
    <w:rsid w:val="730343D5"/>
    <w:rsid w:val="73240333"/>
    <w:rsid w:val="732B875A"/>
    <w:rsid w:val="734F34E6"/>
    <w:rsid w:val="73527047"/>
    <w:rsid w:val="737F6E9C"/>
    <w:rsid w:val="7385B0C5"/>
    <w:rsid w:val="738EFFFD"/>
    <w:rsid w:val="7393F395"/>
    <w:rsid w:val="739F4F8F"/>
    <w:rsid w:val="73A041D1"/>
    <w:rsid w:val="73B36BEF"/>
    <w:rsid w:val="73BA4633"/>
    <w:rsid w:val="73C7C247"/>
    <w:rsid w:val="73C93493"/>
    <w:rsid w:val="73E0309A"/>
    <w:rsid w:val="73F5BB12"/>
    <w:rsid w:val="73F74EE5"/>
    <w:rsid w:val="741270D5"/>
    <w:rsid w:val="7434A78B"/>
    <w:rsid w:val="74390CA6"/>
    <w:rsid w:val="7444DC9B"/>
    <w:rsid w:val="7470C3ED"/>
    <w:rsid w:val="748232B3"/>
    <w:rsid w:val="749A7986"/>
    <w:rsid w:val="749B5E1B"/>
    <w:rsid w:val="74A04E8C"/>
    <w:rsid w:val="74C5BC10"/>
    <w:rsid w:val="74F383DB"/>
    <w:rsid w:val="74F44E24"/>
    <w:rsid w:val="74F51D4B"/>
    <w:rsid w:val="7503E9F1"/>
    <w:rsid w:val="750A4FEE"/>
    <w:rsid w:val="751A88AB"/>
    <w:rsid w:val="75260B99"/>
    <w:rsid w:val="753A7E9B"/>
    <w:rsid w:val="753C4408"/>
    <w:rsid w:val="7569418A"/>
    <w:rsid w:val="759DC880"/>
    <w:rsid w:val="75A1C438"/>
    <w:rsid w:val="75A2E49D"/>
    <w:rsid w:val="75CDB9CA"/>
    <w:rsid w:val="75E7F66B"/>
    <w:rsid w:val="75FFA8FF"/>
    <w:rsid w:val="76044F4C"/>
    <w:rsid w:val="7609213C"/>
    <w:rsid w:val="760C7986"/>
    <w:rsid w:val="76125563"/>
    <w:rsid w:val="76237E66"/>
    <w:rsid w:val="76274478"/>
    <w:rsid w:val="7629B2C6"/>
    <w:rsid w:val="7639142F"/>
    <w:rsid w:val="76399ADF"/>
    <w:rsid w:val="764B4FB8"/>
    <w:rsid w:val="764D5D3D"/>
    <w:rsid w:val="765099DB"/>
    <w:rsid w:val="76681836"/>
    <w:rsid w:val="766C6A8E"/>
    <w:rsid w:val="76782FB0"/>
    <w:rsid w:val="7689EDEF"/>
    <w:rsid w:val="76A4267B"/>
    <w:rsid w:val="76C0819F"/>
    <w:rsid w:val="76C5DD57"/>
    <w:rsid w:val="76DD342C"/>
    <w:rsid w:val="76E62812"/>
    <w:rsid w:val="76EB8620"/>
    <w:rsid w:val="772AAC1F"/>
    <w:rsid w:val="7750F962"/>
    <w:rsid w:val="77665AFE"/>
    <w:rsid w:val="77C2E247"/>
    <w:rsid w:val="77D70EE9"/>
    <w:rsid w:val="780217DA"/>
    <w:rsid w:val="7806EB66"/>
    <w:rsid w:val="7816F5F4"/>
    <w:rsid w:val="7818B279"/>
    <w:rsid w:val="782BA3E4"/>
    <w:rsid w:val="785B8BE0"/>
    <w:rsid w:val="7876095E"/>
    <w:rsid w:val="787F239D"/>
    <w:rsid w:val="7881BA55"/>
    <w:rsid w:val="78B5264B"/>
    <w:rsid w:val="78C3E1B0"/>
    <w:rsid w:val="78D25D6A"/>
    <w:rsid w:val="78F8493D"/>
    <w:rsid w:val="78F8DA7A"/>
    <w:rsid w:val="78FB91E3"/>
    <w:rsid w:val="79056DDA"/>
    <w:rsid w:val="79223D2A"/>
    <w:rsid w:val="792E72D6"/>
    <w:rsid w:val="7938702F"/>
    <w:rsid w:val="793A65BE"/>
    <w:rsid w:val="7972194A"/>
    <w:rsid w:val="79B6C0DE"/>
    <w:rsid w:val="79C7ECB8"/>
    <w:rsid w:val="7A2BEF23"/>
    <w:rsid w:val="7A3E2581"/>
    <w:rsid w:val="7A6957D4"/>
    <w:rsid w:val="7A6C0AAC"/>
    <w:rsid w:val="7A6FBAEE"/>
    <w:rsid w:val="7A76B8BC"/>
    <w:rsid w:val="7A7EC0B4"/>
    <w:rsid w:val="7A8BC136"/>
    <w:rsid w:val="7A92D9BF"/>
    <w:rsid w:val="7A9A1638"/>
    <w:rsid w:val="7AB6B6DA"/>
    <w:rsid w:val="7AC89C67"/>
    <w:rsid w:val="7AE189F0"/>
    <w:rsid w:val="7B278A82"/>
    <w:rsid w:val="7B29EA54"/>
    <w:rsid w:val="7B5274D9"/>
    <w:rsid w:val="7B5555BA"/>
    <w:rsid w:val="7B9097C2"/>
    <w:rsid w:val="7B9AF8C1"/>
    <w:rsid w:val="7BB4328E"/>
    <w:rsid w:val="7BBDC050"/>
    <w:rsid w:val="7BC3D8EC"/>
    <w:rsid w:val="7BC53609"/>
    <w:rsid w:val="7BC57737"/>
    <w:rsid w:val="7BD650EA"/>
    <w:rsid w:val="7BE2042B"/>
    <w:rsid w:val="7BE558C3"/>
    <w:rsid w:val="7BE6ED5C"/>
    <w:rsid w:val="7C33C762"/>
    <w:rsid w:val="7C412DD9"/>
    <w:rsid w:val="7C435442"/>
    <w:rsid w:val="7C4D7AB7"/>
    <w:rsid w:val="7C65DB5C"/>
    <w:rsid w:val="7C7AE7B3"/>
    <w:rsid w:val="7C9685FC"/>
    <w:rsid w:val="7CA2DA2D"/>
    <w:rsid w:val="7CAD5F81"/>
    <w:rsid w:val="7CE34DBB"/>
    <w:rsid w:val="7CE6CF24"/>
    <w:rsid w:val="7CF55FE9"/>
    <w:rsid w:val="7CFC0C13"/>
    <w:rsid w:val="7D3E5E46"/>
    <w:rsid w:val="7D46BE75"/>
    <w:rsid w:val="7D5EC3FB"/>
    <w:rsid w:val="7D5F7E76"/>
    <w:rsid w:val="7D74BDC5"/>
    <w:rsid w:val="7D7A9B7D"/>
    <w:rsid w:val="7D84C44E"/>
    <w:rsid w:val="7D9D20A2"/>
    <w:rsid w:val="7D9F4E1B"/>
    <w:rsid w:val="7DACCC8C"/>
    <w:rsid w:val="7DC9FEBF"/>
    <w:rsid w:val="7DF4B22E"/>
    <w:rsid w:val="7DFBE468"/>
    <w:rsid w:val="7E01A71D"/>
    <w:rsid w:val="7E05C72E"/>
    <w:rsid w:val="7E0FAEF5"/>
    <w:rsid w:val="7E13C90D"/>
    <w:rsid w:val="7E192AD8"/>
    <w:rsid w:val="7E368A14"/>
    <w:rsid w:val="7E4EE392"/>
    <w:rsid w:val="7E4F5C64"/>
    <w:rsid w:val="7E8A03B6"/>
    <w:rsid w:val="7E99699C"/>
    <w:rsid w:val="7EA9AE93"/>
    <w:rsid w:val="7EB41AE0"/>
    <w:rsid w:val="7EDD4DC8"/>
    <w:rsid w:val="7EE0194C"/>
    <w:rsid w:val="7EE3B183"/>
    <w:rsid w:val="7EF117B2"/>
    <w:rsid w:val="7EFB4ED7"/>
    <w:rsid w:val="7F225AA2"/>
    <w:rsid w:val="7F37D830"/>
    <w:rsid w:val="7F37E6E7"/>
    <w:rsid w:val="7F5C3704"/>
    <w:rsid w:val="7F64DAB6"/>
    <w:rsid w:val="7F738D5A"/>
    <w:rsid w:val="7F7E8C6C"/>
    <w:rsid w:val="7F95A34B"/>
    <w:rsid w:val="7FB2D0FF"/>
    <w:rsid w:val="7FB81875"/>
    <w:rsid w:val="7FE32EE4"/>
    <w:rsid w:val="7FE581CB"/>
    <w:rsid w:val="7FF024E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0EDFA1"/>
  <w15:docId w15:val="{ADFD29D4-49FD-4570-97AC-614E4CBFF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2D76"/>
    <w:pPr>
      <w:spacing w:line="360" w:lineRule="auto"/>
      <w:jc w:val="both"/>
    </w:pPr>
    <w:rPr>
      <w:rFonts w:ascii="Calibri" w:hAnsi="Calibri" w:cs="Times , serif"/>
      <w:sz w:val="22"/>
      <w:szCs w:val="24"/>
    </w:rPr>
  </w:style>
  <w:style w:type="paragraph" w:styleId="Heading1">
    <w:name w:val="heading 1"/>
    <w:basedOn w:val="Normal"/>
    <w:next w:val="BodyText1"/>
    <w:link w:val="Heading1Char1"/>
    <w:uiPriority w:val="9"/>
    <w:qFormat/>
    <w:rsid w:val="00B731BA"/>
    <w:pPr>
      <w:spacing w:line="480" w:lineRule="auto"/>
      <w:jc w:val="center"/>
      <w:outlineLvl w:val="0"/>
    </w:pPr>
    <w:rPr>
      <w:rFonts w:cs="Times New Roman"/>
      <w:b/>
    </w:rPr>
  </w:style>
  <w:style w:type="paragraph" w:styleId="Heading2">
    <w:name w:val="heading 2"/>
    <w:basedOn w:val="Normal"/>
    <w:next w:val="Normal"/>
    <w:link w:val="Heading2Char"/>
    <w:qFormat/>
    <w:rsid w:val="00B731BA"/>
    <w:pPr>
      <w:spacing w:line="480" w:lineRule="auto"/>
      <w:outlineLvl w:val="1"/>
    </w:pPr>
    <w:rPr>
      <w:rFonts w:cs="Times New Roman"/>
      <w:b/>
    </w:rPr>
  </w:style>
  <w:style w:type="paragraph" w:styleId="Heading3">
    <w:name w:val="heading 3"/>
    <w:basedOn w:val="Normal"/>
    <w:next w:val="Normal"/>
    <w:link w:val="Heading3Char"/>
    <w:unhideWhenUsed/>
    <w:qFormat/>
    <w:rsid w:val="00323C52"/>
    <w:pPr>
      <w:keepNext/>
      <w:keepLines/>
      <w:spacing w:before="40"/>
      <w:outlineLvl w:val="2"/>
    </w:pPr>
    <w:rPr>
      <w:rFonts w:asciiTheme="minorHAnsi" w:eastAsiaTheme="majorEastAsia" w:hAnsiTheme="minorHAnsi" w:cstheme="majorBidi"/>
      <w:b/>
    </w:rPr>
  </w:style>
  <w:style w:type="paragraph" w:styleId="Heading4">
    <w:name w:val="heading 4"/>
    <w:basedOn w:val="Normal"/>
    <w:next w:val="Normal"/>
    <w:link w:val="Heading4Char"/>
    <w:unhideWhenUsed/>
    <w:qFormat/>
    <w:rsid w:val="009E0B57"/>
    <w:pPr>
      <w:keepNext/>
      <w:keepLines/>
      <w:spacing w:before="40"/>
      <w:outlineLvl w:val="3"/>
    </w:pPr>
    <w:rPr>
      <w:rFonts w:asciiTheme="minorHAnsi" w:eastAsiaTheme="majorEastAsia" w:hAnsiTheme="min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link w:val="BodyTextChar"/>
  </w:style>
  <w:style w:type="character" w:customStyle="1" w:styleId="Heading1Char1">
    <w:name w:val="Heading 1 Char1"/>
    <w:link w:val="Heading1"/>
    <w:uiPriority w:val="9"/>
    <w:rsid w:val="00B731BA"/>
    <w:rPr>
      <w:rFonts w:ascii="Calibri" w:hAnsi="Calibri"/>
      <w:b/>
      <w:sz w:val="24"/>
      <w:szCs w:val="24"/>
    </w:rPr>
  </w:style>
  <w:style w:type="character" w:customStyle="1" w:styleId="Heading2Char">
    <w:name w:val="Heading 2 Char"/>
    <w:link w:val="Heading2"/>
    <w:rsid w:val="00B731BA"/>
    <w:rPr>
      <w:rFonts w:ascii="Calibri" w:hAnsi="Calibri"/>
      <w:b/>
      <w:sz w:val="22"/>
      <w:szCs w:val="24"/>
    </w:rPr>
  </w:style>
  <w:style w:type="paragraph" w:styleId="Header">
    <w:name w:val="header"/>
    <w:basedOn w:val="Normal"/>
    <w:link w:val="HeaderChar"/>
    <w:uiPriority w:val="99"/>
    <w:pPr>
      <w:tabs>
        <w:tab w:val="center" w:pos="4320"/>
        <w:tab w:val="right" w:pos="8640"/>
      </w:tabs>
    </w:pPr>
    <w:rPr>
      <w:rFonts w:ascii="Times New Roman" w:hAnsi="Times New Roman" w:cs="Times New Roman"/>
    </w:rPr>
  </w:style>
  <w:style w:type="character" w:customStyle="1" w:styleId="HeaderChar">
    <w:name w:val="Header Char"/>
    <w:link w:val="Header"/>
    <w:uiPriority w:val="99"/>
    <w:rPr>
      <w:rFonts w:cs="Times , serif"/>
      <w:sz w:val="24"/>
      <w:szCs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rFonts w:cs="Times , serif"/>
      <w:sz w:val="24"/>
      <w:szCs w:val="24"/>
    </w:rPr>
  </w:style>
  <w:style w:type="paragraph" w:styleId="BodyText">
    <w:name w:val="Body Text"/>
    <w:basedOn w:val="Normal"/>
    <w:link w:val="BodyTextChar1"/>
    <w:pPr>
      <w:spacing w:line="480" w:lineRule="auto"/>
      <w:ind w:firstLine="540"/>
    </w:pPr>
    <w:rPr>
      <w:rFonts w:ascii="Times New Roman" w:hAnsi="Times New Roman" w:cs="Times New Roman"/>
    </w:rPr>
  </w:style>
  <w:style w:type="character" w:customStyle="1" w:styleId="BodyTextChar1">
    <w:name w:val="Body Text Char1"/>
    <w:link w:val="BodyText"/>
    <w:rPr>
      <w:rFonts w:cs="Times , serif"/>
      <w:sz w:val="24"/>
      <w:szCs w:val="24"/>
    </w:rPr>
  </w:style>
  <w:style w:type="character" w:customStyle="1" w:styleId="TextodeblocoCarcter">
    <w:name w:val="Texto de bloco Carácter"/>
    <w:link w:val="BlockText1"/>
    <w:locked/>
    <w:rPr>
      <w:sz w:val="24"/>
      <w:lang w:val="pt-PT" w:eastAsia="pt-PT" w:bidi="pt-PT"/>
    </w:rPr>
  </w:style>
  <w:style w:type="paragraph" w:styleId="BlockText">
    <w:name w:val="Block Text"/>
    <w:basedOn w:val="BodyText1"/>
    <w:pPr>
      <w:spacing w:line="480" w:lineRule="auto"/>
    </w:pPr>
    <w:rPr>
      <w:rFonts w:ascii="Times New Roman" w:hAnsi="Times New Roman" w:cs="Times New Roman"/>
    </w:rPr>
  </w:style>
  <w:style w:type="paragraph" w:customStyle="1" w:styleId="Numberedlist">
    <w:name w:val="Numbered list"/>
    <w:basedOn w:val="Normal"/>
    <w:pPr>
      <w:numPr>
        <w:numId w:val="1"/>
      </w:numPr>
      <w:spacing w:line="480" w:lineRule="auto"/>
    </w:pPr>
    <w:rPr>
      <w:rFonts w:ascii="Times New Roman" w:hAnsi="Times New Roman" w:cs="Times New Roman"/>
      <w:lang w:bidi="pt-PT"/>
    </w:rPr>
  </w:style>
  <w:style w:type="paragraph" w:customStyle="1" w:styleId="Quotation">
    <w:name w:val="Quotation"/>
    <w:basedOn w:val="BodyText1"/>
    <w:pPr>
      <w:spacing w:line="480" w:lineRule="auto"/>
      <w:ind w:left="547"/>
    </w:pPr>
    <w:rPr>
      <w:rFonts w:ascii="Times New Roman" w:hAnsi="Times New Roman" w:cs="Times New Roman"/>
      <w:lang w:bidi="pt-PT"/>
    </w:rPr>
  </w:style>
  <w:style w:type="paragraph" w:customStyle="1" w:styleId="Reference">
    <w:name w:val="Reference"/>
    <w:basedOn w:val="BodyText1"/>
    <w:pPr>
      <w:spacing w:line="480" w:lineRule="auto"/>
      <w:ind w:left="547" w:hanging="547"/>
    </w:pPr>
    <w:rPr>
      <w:rFonts w:ascii="Times New Roman" w:hAnsi="Times New Roman" w:cs="Times New Roman"/>
      <w:lang w:bidi="pt-PT"/>
    </w:rPr>
  </w:style>
  <w:style w:type="paragraph" w:customStyle="1" w:styleId="Heading11">
    <w:name w:val="Heading 11"/>
    <w:basedOn w:val="Normal"/>
    <w:link w:val="Heading1Char"/>
  </w:style>
  <w:style w:type="character" w:customStyle="1" w:styleId="Heading1Char">
    <w:name w:val="Heading 1 Char"/>
    <w:link w:val="Heading11"/>
    <w:locked/>
    <w:rPr>
      <w:sz w:val="24"/>
      <w:lang w:val="pt-PT" w:eastAsia="pt-PT" w:bidi="pt-PT"/>
    </w:rPr>
  </w:style>
  <w:style w:type="character" w:customStyle="1" w:styleId="BodyTextChar">
    <w:name w:val="Body Text Char"/>
    <w:link w:val="BodyText1"/>
    <w:locked/>
    <w:rPr>
      <w:sz w:val="24"/>
      <w:lang w:val="pt-PT" w:eastAsia="pt-PT" w:bidi="pt-PT"/>
    </w:rPr>
  </w:style>
  <w:style w:type="paragraph" w:customStyle="1" w:styleId="BlockText1">
    <w:name w:val="Block Text1"/>
    <w:basedOn w:val="Normal"/>
    <w:link w:val="TextodeblocoCarcter"/>
  </w:style>
  <w:style w:type="table" w:customStyle="1" w:styleId="TableNormal1">
    <w:name w:val="Table Normal1"/>
    <w:semiHidden/>
    <w:rPr>
      <w:rFonts w:cs="Times , serif"/>
      <w:lang w:bidi="pt-PT"/>
    </w:rPr>
    <w:tblPr>
      <w:tblCellMar>
        <w:top w:w="0" w:type="dxa"/>
        <w:left w:w="108" w:type="dxa"/>
        <w:bottom w:w="0" w:type="dxa"/>
        <w:right w:w="108" w:type="dxa"/>
      </w:tblCellMar>
    </w:tblPr>
  </w:style>
  <w:style w:type="character" w:styleId="PageNumber">
    <w:name w:val="page number"/>
    <w:basedOn w:val="DefaultParagraphFont"/>
    <w:uiPriority w:val="99"/>
    <w:unhideWhenUsed/>
  </w:style>
  <w:style w:type="paragraph" w:styleId="Title">
    <w:name w:val="Title"/>
    <w:basedOn w:val="Normal"/>
    <w:next w:val="Normal"/>
    <w:link w:val="TitleChar"/>
    <w:uiPriority w:val="10"/>
    <w:qFormat/>
    <w:rsid w:val="00E32082"/>
    <w:pPr>
      <w:spacing w:after="300"/>
      <w:contextualSpacing/>
    </w:pPr>
    <w:rPr>
      <w:rFonts w:ascii="Century Gothic" w:hAnsi="Century Gothic" w:cs="Times New Roman"/>
      <w:color w:val="2F5897"/>
      <w:spacing w:val="5"/>
      <w:kern w:val="28"/>
      <w:sz w:val="60"/>
      <w:szCs w:val="60"/>
    </w:rPr>
  </w:style>
  <w:style w:type="character" w:customStyle="1" w:styleId="TitleChar">
    <w:name w:val="Title Char"/>
    <w:link w:val="Title"/>
    <w:uiPriority w:val="10"/>
    <w:rsid w:val="00E32082"/>
    <w:rPr>
      <w:rFonts w:ascii="Century Gothic" w:hAnsi="Century Gothic"/>
      <w:color w:val="2F5897"/>
      <w:spacing w:val="5"/>
      <w:kern w:val="28"/>
      <w:sz w:val="60"/>
      <w:szCs w:val="60"/>
    </w:rPr>
  </w:style>
  <w:style w:type="table" w:styleId="TableGrid">
    <w:name w:val="Table Grid"/>
    <w:basedOn w:val="TableNormal"/>
    <w:rsid w:val="00E3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link w:val="NoSpacing"/>
    <w:uiPriority w:val="1"/>
    <w:locked/>
    <w:rsid w:val="00E32082"/>
    <w:rPr>
      <w:rFonts w:ascii="Times New Roman" w:hAnsi="Times New Roman"/>
    </w:rPr>
  </w:style>
  <w:style w:type="paragraph" w:styleId="NoSpacing">
    <w:name w:val="No Spacing"/>
    <w:link w:val="NoSpacingChar"/>
    <w:uiPriority w:val="1"/>
    <w:qFormat/>
    <w:rsid w:val="00E32082"/>
    <w:rPr>
      <w:rFonts w:ascii="Times New Roman" w:hAnsi="Times New Roman"/>
    </w:rPr>
  </w:style>
  <w:style w:type="paragraph" w:styleId="TOCHeading">
    <w:name w:val="TOC Heading"/>
    <w:basedOn w:val="Heading1"/>
    <w:next w:val="Normal"/>
    <w:uiPriority w:val="39"/>
    <w:unhideWhenUsed/>
    <w:qFormat/>
    <w:rsid w:val="004A6F4A"/>
    <w:pPr>
      <w:keepNext/>
      <w:keepLines/>
      <w:spacing w:before="480" w:line="276" w:lineRule="auto"/>
      <w:jc w:val="left"/>
      <w:outlineLvl w:val="9"/>
    </w:pPr>
    <w:rPr>
      <w:rFonts w:ascii="Cambria" w:hAnsi="Cambria"/>
      <w:b w:val="0"/>
      <w:bCs/>
      <w:color w:val="365F91"/>
      <w:sz w:val="28"/>
      <w:szCs w:val="28"/>
    </w:rPr>
  </w:style>
  <w:style w:type="paragraph" w:styleId="TOC1">
    <w:name w:val="toc 1"/>
    <w:basedOn w:val="Normal"/>
    <w:next w:val="Normal"/>
    <w:autoRedefine/>
    <w:uiPriority w:val="39"/>
    <w:rsid w:val="004A6F4A"/>
  </w:style>
  <w:style w:type="paragraph" w:styleId="TOC2">
    <w:name w:val="toc 2"/>
    <w:basedOn w:val="Normal"/>
    <w:next w:val="Normal"/>
    <w:autoRedefine/>
    <w:uiPriority w:val="39"/>
    <w:rsid w:val="009E78AD"/>
    <w:pPr>
      <w:tabs>
        <w:tab w:val="left" w:pos="660"/>
        <w:tab w:val="right" w:leader="dot" w:pos="9350"/>
      </w:tabs>
      <w:ind w:left="238"/>
    </w:pPr>
  </w:style>
  <w:style w:type="paragraph" w:styleId="ListParagraph">
    <w:name w:val="List Paragraph"/>
    <w:basedOn w:val="Normal"/>
    <w:uiPriority w:val="34"/>
    <w:qFormat/>
    <w:rsid w:val="00964655"/>
    <w:pPr>
      <w:spacing w:before="120"/>
      <w:ind w:left="720" w:firstLine="851"/>
      <w:contextualSpacing/>
    </w:pPr>
    <w:rPr>
      <w:rFonts w:ascii="Garamond" w:eastAsia="Garamond" w:hAnsi="Garamond" w:cs="Garamond"/>
      <w:color w:val="000000"/>
      <w:szCs w:val="20"/>
    </w:rPr>
  </w:style>
  <w:style w:type="paragraph" w:styleId="BalloonText">
    <w:name w:val="Balloon Text"/>
    <w:basedOn w:val="Normal"/>
    <w:link w:val="BalloonTextChar"/>
    <w:rsid w:val="003B263F"/>
    <w:rPr>
      <w:rFonts w:ascii="Tahoma" w:hAnsi="Tahoma" w:cs="Tahoma"/>
      <w:sz w:val="16"/>
      <w:szCs w:val="16"/>
    </w:rPr>
  </w:style>
  <w:style w:type="character" w:customStyle="1" w:styleId="BalloonTextChar">
    <w:name w:val="Balloon Text Char"/>
    <w:link w:val="BalloonText"/>
    <w:rsid w:val="003B263F"/>
    <w:rPr>
      <w:rFonts w:ascii="Tahoma" w:hAnsi="Tahoma" w:cs="Tahoma"/>
      <w:sz w:val="16"/>
      <w:szCs w:val="16"/>
    </w:rPr>
  </w:style>
  <w:style w:type="character" w:styleId="CommentReference">
    <w:name w:val="annotation reference"/>
    <w:basedOn w:val="DefaultParagraphFont"/>
    <w:semiHidden/>
    <w:unhideWhenUsed/>
    <w:rsid w:val="00C811F8"/>
    <w:rPr>
      <w:sz w:val="16"/>
      <w:szCs w:val="16"/>
    </w:rPr>
  </w:style>
  <w:style w:type="paragraph" w:styleId="CommentText">
    <w:name w:val="annotation text"/>
    <w:basedOn w:val="Normal"/>
    <w:link w:val="CommentTextChar"/>
    <w:semiHidden/>
    <w:unhideWhenUsed/>
    <w:rsid w:val="00C811F8"/>
    <w:pPr>
      <w:spacing w:line="240" w:lineRule="auto"/>
    </w:pPr>
    <w:rPr>
      <w:sz w:val="20"/>
      <w:szCs w:val="20"/>
    </w:rPr>
  </w:style>
  <w:style w:type="character" w:customStyle="1" w:styleId="CommentTextChar">
    <w:name w:val="Comment Text Char"/>
    <w:basedOn w:val="DefaultParagraphFont"/>
    <w:link w:val="CommentText"/>
    <w:semiHidden/>
    <w:rsid w:val="00C811F8"/>
    <w:rPr>
      <w:rFonts w:ascii="Calibri" w:hAnsi="Calibri" w:cs="Times , serif"/>
    </w:rPr>
  </w:style>
  <w:style w:type="paragraph" w:styleId="CommentSubject">
    <w:name w:val="annotation subject"/>
    <w:basedOn w:val="CommentText"/>
    <w:next w:val="CommentText"/>
    <w:link w:val="CommentSubjectChar"/>
    <w:semiHidden/>
    <w:unhideWhenUsed/>
    <w:rsid w:val="00C811F8"/>
    <w:rPr>
      <w:b/>
      <w:bCs/>
    </w:rPr>
  </w:style>
  <w:style w:type="character" w:customStyle="1" w:styleId="CommentSubjectChar">
    <w:name w:val="Comment Subject Char"/>
    <w:basedOn w:val="CommentTextChar"/>
    <w:link w:val="CommentSubject"/>
    <w:semiHidden/>
    <w:rsid w:val="00C811F8"/>
    <w:rPr>
      <w:rFonts w:ascii="Calibri" w:hAnsi="Calibri" w:cs="Times , serif"/>
      <w:b/>
      <w:bCs/>
    </w:rPr>
  </w:style>
  <w:style w:type="character" w:customStyle="1" w:styleId="Heading3Char">
    <w:name w:val="Heading 3 Char"/>
    <w:basedOn w:val="DefaultParagraphFont"/>
    <w:link w:val="Heading3"/>
    <w:rsid w:val="0049332A"/>
    <w:rPr>
      <w:rFonts w:asciiTheme="minorHAnsi" w:eastAsiaTheme="majorEastAsia" w:hAnsiTheme="minorHAnsi" w:cstheme="majorBidi"/>
      <w:b/>
      <w:sz w:val="22"/>
      <w:szCs w:val="24"/>
    </w:rPr>
  </w:style>
  <w:style w:type="paragraph" w:styleId="TOC3">
    <w:name w:val="toc 3"/>
    <w:basedOn w:val="Normal"/>
    <w:next w:val="Normal"/>
    <w:autoRedefine/>
    <w:uiPriority w:val="39"/>
    <w:unhideWhenUsed/>
    <w:rsid w:val="009E78AD"/>
    <w:pPr>
      <w:tabs>
        <w:tab w:val="left" w:pos="880"/>
        <w:tab w:val="right" w:leader="dot" w:pos="9350"/>
      </w:tabs>
      <w:spacing w:after="100"/>
      <w:ind w:left="440"/>
    </w:pPr>
  </w:style>
  <w:style w:type="character" w:styleId="EndnoteReference">
    <w:name w:val="endnote reference"/>
    <w:basedOn w:val="DefaultParagraphFont"/>
    <w:uiPriority w:val="99"/>
    <w:semiHidden/>
    <w:unhideWhenUsed/>
    <w:rsid w:val="0073158E"/>
    <w:rPr>
      <w:vertAlign w:val="superscript"/>
    </w:rPr>
  </w:style>
  <w:style w:type="character" w:customStyle="1" w:styleId="EndnoteTextChar">
    <w:name w:val="Endnote Text Char"/>
    <w:basedOn w:val="DefaultParagraphFont"/>
    <w:link w:val="EndnoteText"/>
    <w:uiPriority w:val="99"/>
    <w:semiHidden/>
    <w:rsid w:val="0073158E"/>
  </w:style>
  <w:style w:type="paragraph" w:styleId="EndnoteText">
    <w:name w:val="endnote text"/>
    <w:basedOn w:val="Normal"/>
    <w:link w:val="EndnoteTextChar"/>
    <w:uiPriority w:val="99"/>
    <w:semiHidden/>
    <w:unhideWhenUsed/>
    <w:rsid w:val="0073158E"/>
    <w:pPr>
      <w:spacing w:line="240" w:lineRule="auto"/>
    </w:pPr>
    <w:rPr>
      <w:rFonts w:ascii="Times" w:hAnsi="Times" w:cs="Times New Roman"/>
      <w:sz w:val="20"/>
      <w:szCs w:val="20"/>
    </w:rPr>
  </w:style>
  <w:style w:type="character" w:customStyle="1" w:styleId="TextodenotadefimCarter1">
    <w:name w:val="Texto de nota de fim Caráter1"/>
    <w:basedOn w:val="DefaultParagraphFont"/>
    <w:semiHidden/>
    <w:rsid w:val="0073158E"/>
    <w:rPr>
      <w:rFonts w:ascii="Calibri" w:hAnsi="Calibri" w:cs="Times , serif"/>
    </w:rPr>
  </w:style>
  <w:style w:type="character" w:styleId="UnresolvedMention">
    <w:name w:val="Unresolved Mention"/>
    <w:basedOn w:val="DefaultParagraphFont"/>
    <w:uiPriority w:val="99"/>
    <w:semiHidden/>
    <w:unhideWhenUsed/>
    <w:rsid w:val="00586D9D"/>
    <w:rPr>
      <w:color w:val="605E5C"/>
      <w:shd w:val="clear" w:color="auto" w:fill="E1DFDD"/>
    </w:rPr>
  </w:style>
  <w:style w:type="character" w:customStyle="1" w:styleId="markedcontent">
    <w:name w:val="markedcontent"/>
    <w:basedOn w:val="DefaultParagraphFont"/>
    <w:rsid w:val="00586D9D"/>
  </w:style>
  <w:style w:type="paragraph" w:styleId="Caption">
    <w:name w:val="caption"/>
    <w:basedOn w:val="Normal"/>
    <w:next w:val="Normal"/>
    <w:unhideWhenUsed/>
    <w:qFormat/>
    <w:rsid w:val="00C23E6E"/>
    <w:pPr>
      <w:spacing w:after="200" w:line="240" w:lineRule="auto"/>
    </w:pPr>
    <w:rPr>
      <w:i/>
      <w:iCs/>
      <w:color w:val="1F497D" w:themeColor="text2"/>
      <w:sz w:val="18"/>
      <w:szCs w:val="18"/>
    </w:rPr>
  </w:style>
  <w:style w:type="character" w:customStyle="1" w:styleId="Heading4Char">
    <w:name w:val="Heading 4 Char"/>
    <w:basedOn w:val="DefaultParagraphFont"/>
    <w:link w:val="Heading4"/>
    <w:rsid w:val="009E0B57"/>
    <w:rPr>
      <w:rFonts w:asciiTheme="minorHAnsi" w:eastAsiaTheme="majorEastAsia" w:hAnsiTheme="minorHAnsi" w:cstheme="majorBidi"/>
      <w:b/>
      <w:i/>
      <w:iCs/>
      <w:sz w:val="22"/>
      <w:szCs w:val="24"/>
    </w:rPr>
  </w:style>
  <w:style w:type="paragraph" w:styleId="Bibliography">
    <w:name w:val="Bibliography"/>
    <w:basedOn w:val="Normal"/>
    <w:next w:val="Normal"/>
    <w:uiPriority w:val="37"/>
    <w:unhideWhenUsed/>
    <w:rsid w:val="009E0B57"/>
  </w:style>
  <w:style w:type="paragraph" w:styleId="TableofFigures">
    <w:name w:val="table of figures"/>
    <w:basedOn w:val="Normal"/>
    <w:next w:val="Normal"/>
    <w:uiPriority w:val="99"/>
    <w:unhideWhenUsed/>
    <w:rsid w:val="009E0B57"/>
  </w:style>
  <w:style w:type="paragraph" w:styleId="Revision">
    <w:name w:val="Revision"/>
    <w:hidden/>
    <w:uiPriority w:val="99"/>
    <w:semiHidden/>
    <w:rsid w:val="000B4576"/>
    <w:rPr>
      <w:rFonts w:ascii="Calibri" w:hAnsi="Calibri" w:cs="Times , serif"/>
      <w:sz w:val="22"/>
      <w:szCs w:val="24"/>
    </w:rPr>
  </w:style>
  <w:style w:type="character" w:styleId="PlaceholderText">
    <w:name w:val="Placeholder Text"/>
    <w:basedOn w:val="DefaultParagraphFont"/>
    <w:uiPriority w:val="99"/>
    <w:semiHidden/>
    <w:rsid w:val="00F80FC7"/>
    <w:rPr>
      <w:color w:val="808080"/>
    </w:rPr>
  </w:style>
  <w:style w:type="table" w:customStyle="1" w:styleId="TableGrid0">
    <w:name w:val="Table Grid0"/>
    <w:rsid w:val="003F72E7"/>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115">
      <w:bodyDiv w:val="1"/>
      <w:marLeft w:val="0"/>
      <w:marRight w:val="0"/>
      <w:marTop w:val="0"/>
      <w:marBottom w:val="0"/>
      <w:divBdr>
        <w:top w:val="none" w:sz="0" w:space="0" w:color="auto"/>
        <w:left w:val="none" w:sz="0" w:space="0" w:color="auto"/>
        <w:bottom w:val="none" w:sz="0" w:space="0" w:color="auto"/>
        <w:right w:val="none" w:sz="0" w:space="0" w:color="auto"/>
      </w:divBdr>
    </w:div>
    <w:div w:id="2053190">
      <w:bodyDiv w:val="1"/>
      <w:marLeft w:val="0"/>
      <w:marRight w:val="0"/>
      <w:marTop w:val="0"/>
      <w:marBottom w:val="0"/>
      <w:divBdr>
        <w:top w:val="none" w:sz="0" w:space="0" w:color="auto"/>
        <w:left w:val="none" w:sz="0" w:space="0" w:color="auto"/>
        <w:bottom w:val="none" w:sz="0" w:space="0" w:color="auto"/>
        <w:right w:val="none" w:sz="0" w:space="0" w:color="auto"/>
      </w:divBdr>
    </w:div>
    <w:div w:id="8914428">
      <w:bodyDiv w:val="1"/>
      <w:marLeft w:val="0"/>
      <w:marRight w:val="0"/>
      <w:marTop w:val="0"/>
      <w:marBottom w:val="0"/>
      <w:divBdr>
        <w:top w:val="none" w:sz="0" w:space="0" w:color="auto"/>
        <w:left w:val="none" w:sz="0" w:space="0" w:color="auto"/>
        <w:bottom w:val="none" w:sz="0" w:space="0" w:color="auto"/>
        <w:right w:val="none" w:sz="0" w:space="0" w:color="auto"/>
      </w:divBdr>
    </w:div>
    <w:div w:id="10229818">
      <w:bodyDiv w:val="1"/>
      <w:marLeft w:val="0"/>
      <w:marRight w:val="0"/>
      <w:marTop w:val="0"/>
      <w:marBottom w:val="0"/>
      <w:divBdr>
        <w:top w:val="none" w:sz="0" w:space="0" w:color="auto"/>
        <w:left w:val="none" w:sz="0" w:space="0" w:color="auto"/>
        <w:bottom w:val="none" w:sz="0" w:space="0" w:color="auto"/>
        <w:right w:val="none" w:sz="0" w:space="0" w:color="auto"/>
      </w:divBdr>
    </w:div>
    <w:div w:id="10568043">
      <w:bodyDiv w:val="1"/>
      <w:marLeft w:val="0"/>
      <w:marRight w:val="0"/>
      <w:marTop w:val="0"/>
      <w:marBottom w:val="0"/>
      <w:divBdr>
        <w:top w:val="none" w:sz="0" w:space="0" w:color="auto"/>
        <w:left w:val="none" w:sz="0" w:space="0" w:color="auto"/>
        <w:bottom w:val="none" w:sz="0" w:space="0" w:color="auto"/>
        <w:right w:val="none" w:sz="0" w:space="0" w:color="auto"/>
      </w:divBdr>
    </w:div>
    <w:div w:id="10688223">
      <w:bodyDiv w:val="1"/>
      <w:marLeft w:val="0"/>
      <w:marRight w:val="0"/>
      <w:marTop w:val="0"/>
      <w:marBottom w:val="0"/>
      <w:divBdr>
        <w:top w:val="none" w:sz="0" w:space="0" w:color="auto"/>
        <w:left w:val="none" w:sz="0" w:space="0" w:color="auto"/>
        <w:bottom w:val="none" w:sz="0" w:space="0" w:color="auto"/>
        <w:right w:val="none" w:sz="0" w:space="0" w:color="auto"/>
      </w:divBdr>
    </w:div>
    <w:div w:id="12415388">
      <w:bodyDiv w:val="1"/>
      <w:marLeft w:val="0"/>
      <w:marRight w:val="0"/>
      <w:marTop w:val="0"/>
      <w:marBottom w:val="0"/>
      <w:divBdr>
        <w:top w:val="none" w:sz="0" w:space="0" w:color="auto"/>
        <w:left w:val="none" w:sz="0" w:space="0" w:color="auto"/>
        <w:bottom w:val="none" w:sz="0" w:space="0" w:color="auto"/>
        <w:right w:val="none" w:sz="0" w:space="0" w:color="auto"/>
      </w:divBdr>
    </w:div>
    <w:div w:id="13653856">
      <w:bodyDiv w:val="1"/>
      <w:marLeft w:val="0"/>
      <w:marRight w:val="0"/>
      <w:marTop w:val="0"/>
      <w:marBottom w:val="0"/>
      <w:divBdr>
        <w:top w:val="none" w:sz="0" w:space="0" w:color="auto"/>
        <w:left w:val="none" w:sz="0" w:space="0" w:color="auto"/>
        <w:bottom w:val="none" w:sz="0" w:space="0" w:color="auto"/>
        <w:right w:val="none" w:sz="0" w:space="0" w:color="auto"/>
      </w:divBdr>
    </w:div>
    <w:div w:id="17319789">
      <w:bodyDiv w:val="1"/>
      <w:marLeft w:val="0"/>
      <w:marRight w:val="0"/>
      <w:marTop w:val="0"/>
      <w:marBottom w:val="0"/>
      <w:divBdr>
        <w:top w:val="none" w:sz="0" w:space="0" w:color="auto"/>
        <w:left w:val="none" w:sz="0" w:space="0" w:color="auto"/>
        <w:bottom w:val="none" w:sz="0" w:space="0" w:color="auto"/>
        <w:right w:val="none" w:sz="0" w:space="0" w:color="auto"/>
      </w:divBdr>
    </w:div>
    <w:div w:id="17393214">
      <w:bodyDiv w:val="1"/>
      <w:marLeft w:val="0"/>
      <w:marRight w:val="0"/>
      <w:marTop w:val="0"/>
      <w:marBottom w:val="0"/>
      <w:divBdr>
        <w:top w:val="none" w:sz="0" w:space="0" w:color="auto"/>
        <w:left w:val="none" w:sz="0" w:space="0" w:color="auto"/>
        <w:bottom w:val="none" w:sz="0" w:space="0" w:color="auto"/>
        <w:right w:val="none" w:sz="0" w:space="0" w:color="auto"/>
      </w:divBdr>
    </w:div>
    <w:div w:id="18357426">
      <w:bodyDiv w:val="1"/>
      <w:marLeft w:val="0"/>
      <w:marRight w:val="0"/>
      <w:marTop w:val="0"/>
      <w:marBottom w:val="0"/>
      <w:divBdr>
        <w:top w:val="none" w:sz="0" w:space="0" w:color="auto"/>
        <w:left w:val="none" w:sz="0" w:space="0" w:color="auto"/>
        <w:bottom w:val="none" w:sz="0" w:space="0" w:color="auto"/>
        <w:right w:val="none" w:sz="0" w:space="0" w:color="auto"/>
      </w:divBdr>
    </w:div>
    <w:div w:id="18897149">
      <w:bodyDiv w:val="1"/>
      <w:marLeft w:val="0"/>
      <w:marRight w:val="0"/>
      <w:marTop w:val="0"/>
      <w:marBottom w:val="0"/>
      <w:divBdr>
        <w:top w:val="none" w:sz="0" w:space="0" w:color="auto"/>
        <w:left w:val="none" w:sz="0" w:space="0" w:color="auto"/>
        <w:bottom w:val="none" w:sz="0" w:space="0" w:color="auto"/>
        <w:right w:val="none" w:sz="0" w:space="0" w:color="auto"/>
      </w:divBdr>
    </w:div>
    <w:div w:id="22245876">
      <w:bodyDiv w:val="1"/>
      <w:marLeft w:val="0"/>
      <w:marRight w:val="0"/>
      <w:marTop w:val="0"/>
      <w:marBottom w:val="0"/>
      <w:divBdr>
        <w:top w:val="none" w:sz="0" w:space="0" w:color="auto"/>
        <w:left w:val="none" w:sz="0" w:space="0" w:color="auto"/>
        <w:bottom w:val="none" w:sz="0" w:space="0" w:color="auto"/>
        <w:right w:val="none" w:sz="0" w:space="0" w:color="auto"/>
      </w:divBdr>
    </w:div>
    <w:div w:id="28654322">
      <w:bodyDiv w:val="1"/>
      <w:marLeft w:val="0"/>
      <w:marRight w:val="0"/>
      <w:marTop w:val="0"/>
      <w:marBottom w:val="0"/>
      <w:divBdr>
        <w:top w:val="none" w:sz="0" w:space="0" w:color="auto"/>
        <w:left w:val="none" w:sz="0" w:space="0" w:color="auto"/>
        <w:bottom w:val="none" w:sz="0" w:space="0" w:color="auto"/>
        <w:right w:val="none" w:sz="0" w:space="0" w:color="auto"/>
      </w:divBdr>
    </w:div>
    <w:div w:id="29039149">
      <w:bodyDiv w:val="1"/>
      <w:marLeft w:val="0"/>
      <w:marRight w:val="0"/>
      <w:marTop w:val="0"/>
      <w:marBottom w:val="0"/>
      <w:divBdr>
        <w:top w:val="none" w:sz="0" w:space="0" w:color="auto"/>
        <w:left w:val="none" w:sz="0" w:space="0" w:color="auto"/>
        <w:bottom w:val="none" w:sz="0" w:space="0" w:color="auto"/>
        <w:right w:val="none" w:sz="0" w:space="0" w:color="auto"/>
      </w:divBdr>
    </w:div>
    <w:div w:id="31734743">
      <w:bodyDiv w:val="1"/>
      <w:marLeft w:val="0"/>
      <w:marRight w:val="0"/>
      <w:marTop w:val="0"/>
      <w:marBottom w:val="0"/>
      <w:divBdr>
        <w:top w:val="none" w:sz="0" w:space="0" w:color="auto"/>
        <w:left w:val="none" w:sz="0" w:space="0" w:color="auto"/>
        <w:bottom w:val="none" w:sz="0" w:space="0" w:color="auto"/>
        <w:right w:val="none" w:sz="0" w:space="0" w:color="auto"/>
      </w:divBdr>
    </w:div>
    <w:div w:id="31881236">
      <w:bodyDiv w:val="1"/>
      <w:marLeft w:val="0"/>
      <w:marRight w:val="0"/>
      <w:marTop w:val="0"/>
      <w:marBottom w:val="0"/>
      <w:divBdr>
        <w:top w:val="none" w:sz="0" w:space="0" w:color="auto"/>
        <w:left w:val="none" w:sz="0" w:space="0" w:color="auto"/>
        <w:bottom w:val="none" w:sz="0" w:space="0" w:color="auto"/>
        <w:right w:val="none" w:sz="0" w:space="0" w:color="auto"/>
      </w:divBdr>
    </w:div>
    <w:div w:id="31926026">
      <w:bodyDiv w:val="1"/>
      <w:marLeft w:val="0"/>
      <w:marRight w:val="0"/>
      <w:marTop w:val="0"/>
      <w:marBottom w:val="0"/>
      <w:divBdr>
        <w:top w:val="none" w:sz="0" w:space="0" w:color="auto"/>
        <w:left w:val="none" w:sz="0" w:space="0" w:color="auto"/>
        <w:bottom w:val="none" w:sz="0" w:space="0" w:color="auto"/>
        <w:right w:val="none" w:sz="0" w:space="0" w:color="auto"/>
      </w:divBdr>
    </w:div>
    <w:div w:id="33121585">
      <w:bodyDiv w:val="1"/>
      <w:marLeft w:val="0"/>
      <w:marRight w:val="0"/>
      <w:marTop w:val="0"/>
      <w:marBottom w:val="0"/>
      <w:divBdr>
        <w:top w:val="none" w:sz="0" w:space="0" w:color="auto"/>
        <w:left w:val="none" w:sz="0" w:space="0" w:color="auto"/>
        <w:bottom w:val="none" w:sz="0" w:space="0" w:color="auto"/>
        <w:right w:val="none" w:sz="0" w:space="0" w:color="auto"/>
      </w:divBdr>
    </w:div>
    <w:div w:id="40983656">
      <w:bodyDiv w:val="1"/>
      <w:marLeft w:val="0"/>
      <w:marRight w:val="0"/>
      <w:marTop w:val="0"/>
      <w:marBottom w:val="0"/>
      <w:divBdr>
        <w:top w:val="none" w:sz="0" w:space="0" w:color="auto"/>
        <w:left w:val="none" w:sz="0" w:space="0" w:color="auto"/>
        <w:bottom w:val="none" w:sz="0" w:space="0" w:color="auto"/>
        <w:right w:val="none" w:sz="0" w:space="0" w:color="auto"/>
      </w:divBdr>
    </w:div>
    <w:div w:id="41682871">
      <w:bodyDiv w:val="1"/>
      <w:marLeft w:val="0"/>
      <w:marRight w:val="0"/>
      <w:marTop w:val="0"/>
      <w:marBottom w:val="0"/>
      <w:divBdr>
        <w:top w:val="none" w:sz="0" w:space="0" w:color="auto"/>
        <w:left w:val="none" w:sz="0" w:space="0" w:color="auto"/>
        <w:bottom w:val="none" w:sz="0" w:space="0" w:color="auto"/>
        <w:right w:val="none" w:sz="0" w:space="0" w:color="auto"/>
      </w:divBdr>
    </w:div>
    <w:div w:id="45109170">
      <w:bodyDiv w:val="1"/>
      <w:marLeft w:val="0"/>
      <w:marRight w:val="0"/>
      <w:marTop w:val="0"/>
      <w:marBottom w:val="0"/>
      <w:divBdr>
        <w:top w:val="none" w:sz="0" w:space="0" w:color="auto"/>
        <w:left w:val="none" w:sz="0" w:space="0" w:color="auto"/>
        <w:bottom w:val="none" w:sz="0" w:space="0" w:color="auto"/>
        <w:right w:val="none" w:sz="0" w:space="0" w:color="auto"/>
      </w:divBdr>
    </w:div>
    <w:div w:id="47337437">
      <w:bodyDiv w:val="1"/>
      <w:marLeft w:val="0"/>
      <w:marRight w:val="0"/>
      <w:marTop w:val="0"/>
      <w:marBottom w:val="0"/>
      <w:divBdr>
        <w:top w:val="none" w:sz="0" w:space="0" w:color="auto"/>
        <w:left w:val="none" w:sz="0" w:space="0" w:color="auto"/>
        <w:bottom w:val="none" w:sz="0" w:space="0" w:color="auto"/>
        <w:right w:val="none" w:sz="0" w:space="0" w:color="auto"/>
      </w:divBdr>
    </w:div>
    <w:div w:id="48460174">
      <w:bodyDiv w:val="1"/>
      <w:marLeft w:val="0"/>
      <w:marRight w:val="0"/>
      <w:marTop w:val="0"/>
      <w:marBottom w:val="0"/>
      <w:divBdr>
        <w:top w:val="none" w:sz="0" w:space="0" w:color="auto"/>
        <w:left w:val="none" w:sz="0" w:space="0" w:color="auto"/>
        <w:bottom w:val="none" w:sz="0" w:space="0" w:color="auto"/>
        <w:right w:val="none" w:sz="0" w:space="0" w:color="auto"/>
      </w:divBdr>
    </w:div>
    <w:div w:id="48461188">
      <w:bodyDiv w:val="1"/>
      <w:marLeft w:val="0"/>
      <w:marRight w:val="0"/>
      <w:marTop w:val="0"/>
      <w:marBottom w:val="0"/>
      <w:divBdr>
        <w:top w:val="none" w:sz="0" w:space="0" w:color="auto"/>
        <w:left w:val="none" w:sz="0" w:space="0" w:color="auto"/>
        <w:bottom w:val="none" w:sz="0" w:space="0" w:color="auto"/>
        <w:right w:val="none" w:sz="0" w:space="0" w:color="auto"/>
      </w:divBdr>
    </w:div>
    <w:div w:id="48891107">
      <w:bodyDiv w:val="1"/>
      <w:marLeft w:val="0"/>
      <w:marRight w:val="0"/>
      <w:marTop w:val="0"/>
      <w:marBottom w:val="0"/>
      <w:divBdr>
        <w:top w:val="none" w:sz="0" w:space="0" w:color="auto"/>
        <w:left w:val="none" w:sz="0" w:space="0" w:color="auto"/>
        <w:bottom w:val="none" w:sz="0" w:space="0" w:color="auto"/>
        <w:right w:val="none" w:sz="0" w:space="0" w:color="auto"/>
      </w:divBdr>
    </w:div>
    <w:div w:id="49963260">
      <w:bodyDiv w:val="1"/>
      <w:marLeft w:val="0"/>
      <w:marRight w:val="0"/>
      <w:marTop w:val="0"/>
      <w:marBottom w:val="0"/>
      <w:divBdr>
        <w:top w:val="none" w:sz="0" w:space="0" w:color="auto"/>
        <w:left w:val="none" w:sz="0" w:space="0" w:color="auto"/>
        <w:bottom w:val="none" w:sz="0" w:space="0" w:color="auto"/>
        <w:right w:val="none" w:sz="0" w:space="0" w:color="auto"/>
      </w:divBdr>
    </w:div>
    <w:div w:id="50615013">
      <w:bodyDiv w:val="1"/>
      <w:marLeft w:val="0"/>
      <w:marRight w:val="0"/>
      <w:marTop w:val="0"/>
      <w:marBottom w:val="0"/>
      <w:divBdr>
        <w:top w:val="none" w:sz="0" w:space="0" w:color="auto"/>
        <w:left w:val="none" w:sz="0" w:space="0" w:color="auto"/>
        <w:bottom w:val="none" w:sz="0" w:space="0" w:color="auto"/>
        <w:right w:val="none" w:sz="0" w:space="0" w:color="auto"/>
      </w:divBdr>
    </w:div>
    <w:div w:id="52242853">
      <w:bodyDiv w:val="1"/>
      <w:marLeft w:val="0"/>
      <w:marRight w:val="0"/>
      <w:marTop w:val="0"/>
      <w:marBottom w:val="0"/>
      <w:divBdr>
        <w:top w:val="none" w:sz="0" w:space="0" w:color="auto"/>
        <w:left w:val="none" w:sz="0" w:space="0" w:color="auto"/>
        <w:bottom w:val="none" w:sz="0" w:space="0" w:color="auto"/>
        <w:right w:val="none" w:sz="0" w:space="0" w:color="auto"/>
      </w:divBdr>
    </w:div>
    <w:div w:id="53116603">
      <w:bodyDiv w:val="1"/>
      <w:marLeft w:val="0"/>
      <w:marRight w:val="0"/>
      <w:marTop w:val="0"/>
      <w:marBottom w:val="0"/>
      <w:divBdr>
        <w:top w:val="none" w:sz="0" w:space="0" w:color="auto"/>
        <w:left w:val="none" w:sz="0" w:space="0" w:color="auto"/>
        <w:bottom w:val="none" w:sz="0" w:space="0" w:color="auto"/>
        <w:right w:val="none" w:sz="0" w:space="0" w:color="auto"/>
      </w:divBdr>
    </w:div>
    <w:div w:id="54013201">
      <w:bodyDiv w:val="1"/>
      <w:marLeft w:val="0"/>
      <w:marRight w:val="0"/>
      <w:marTop w:val="0"/>
      <w:marBottom w:val="0"/>
      <w:divBdr>
        <w:top w:val="none" w:sz="0" w:space="0" w:color="auto"/>
        <w:left w:val="none" w:sz="0" w:space="0" w:color="auto"/>
        <w:bottom w:val="none" w:sz="0" w:space="0" w:color="auto"/>
        <w:right w:val="none" w:sz="0" w:space="0" w:color="auto"/>
      </w:divBdr>
    </w:div>
    <w:div w:id="55590129">
      <w:bodyDiv w:val="1"/>
      <w:marLeft w:val="0"/>
      <w:marRight w:val="0"/>
      <w:marTop w:val="0"/>
      <w:marBottom w:val="0"/>
      <w:divBdr>
        <w:top w:val="none" w:sz="0" w:space="0" w:color="auto"/>
        <w:left w:val="none" w:sz="0" w:space="0" w:color="auto"/>
        <w:bottom w:val="none" w:sz="0" w:space="0" w:color="auto"/>
        <w:right w:val="none" w:sz="0" w:space="0" w:color="auto"/>
      </w:divBdr>
    </w:div>
    <w:div w:id="61876272">
      <w:bodyDiv w:val="1"/>
      <w:marLeft w:val="0"/>
      <w:marRight w:val="0"/>
      <w:marTop w:val="0"/>
      <w:marBottom w:val="0"/>
      <w:divBdr>
        <w:top w:val="none" w:sz="0" w:space="0" w:color="auto"/>
        <w:left w:val="none" w:sz="0" w:space="0" w:color="auto"/>
        <w:bottom w:val="none" w:sz="0" w:space="0" w:color="auto"/>
        <w:right w:val="none" w:sz="0" w:space="0" w:color="auto"/>
      </w:divBdr>
    </w:div>
    <w:div w:id="63728381">
      <w:bodyDiv w:val="1"/>
      <w:marLeft w:val="0"/>
      <w:marRight w:val="0"/>
      <w:marTop w:val="0"/>
      <w:marBottom w:val="0"/>
      <w:divBdr>
        <w:top w:val="none" w:sz="0" w:space="0" w:color="auto"/>
        <w:left w:val="none" w:sz="0" w:space="0" w:color="auto"/>
        <w:bottom w:val="none" w:sz="0" w:space="0" w:color="auto"/>
        <w:right w:val="none" w:sz="0" w:space="0" w:color="auto"/>
      </w:divBdr>
    </w:div>
    <w:div w:id="64112120">
      <w:bodyDiv w:val="1"/>
      <w:marLeft w:val="0"/>
      <w:marRight w:val="0"/>
      <w:marTop w:val="0"/>
      <w:marBottom w:val="0"/>
      <w:divBdr>
        <w:top w:val="none" w:sz="0" w:space="0" w:color="auto"/>
        <w:left w:val="none" w:sz="0" w:space="0" w:color="auto"/>
        <w:bottom w:val="none" w:sz="0" w:space="0" w:color="auto"/>
        <w:right w:val="none" w:sz="0" w:space="0" w:color="auto"/>
      </w:divBdr>
    </w:div>
    <w:div w:id="65418213">
      <w:bodyDiv w:val="1"/>
      <w:marLeft w:val="0"/>
      <w:marRight w:val="0"/>
      <w:marTop w:val="0"/>
      <w:marBottom w:val="0"/>
      <w:divBdr>
        <w:top w:val="none" w:sz="0" w:space="0" w:color="auto"/>
        <w:left w:val="none" w:sz="0" w:space="0" w:color="auto"/>
        <w:bottom w:val="none" w:sz="0" w:space="0" w:color="auto"/>
        <w:right w:val="none" w:sz="0" w:space="0" w:color="auto"/>
      </w:divBdr>
    </w:div>
    <w:div w:id="65610274">
      <w:bodyDiv w:val="1"/>
      <w:marLeft w:val="0"/>
      <w:marRight w:val="0"/>
      <w:marTop w:val="0"/>
      <w:marBottom w:val="0"/>
      <w:divBdr>
        <w:top w:val="none" w:sz="0" w:space="0" w:color="auto"/>
        <w:left w:val="none" w:sz="0" w:space="0" w:color="auto"/>
        <w:bottom w:val="none" w:sz="0" w:space="0" w:color="auto"/>
        <w:right w:val="none" w:sz="0" w:space="0" w:color="auto"/>
      </w:divBdr>
    </w:div>
    <w:div w:id="67121177">
      <w:bodyDiv w:val="1"/>
      <w:marLeft w:val="0"/>
      <w:marRight w:val="0"/>
      <w:marTop w:val="0"/>
      <w:marBottom w:val="0"/>
      <w:divBdr>
        <w:top w:val="none" w:sz="0" w:space="0" w:color="auto"/>
        <w:left w:val="none" w:sz="0" w:space="0" w:color="auto"/>
        <w:bottom w:val="none" w:sz="0" w:space="0" w:color="auto"/>
        <w:right w:val="none" w:sz="0" w:space="0" w:color="auto"/>
      </w:divBdr>
    </w:div>
    <w:div w:id="70739199">
      <w:bodyDiv w:val="1"/>
      <w:marLeft w:val="0"/>
      <w:marRight w:val="0"/>
      <w:marTop w:val="0"/>
      <w:marBottom w:val="0"/>
      <w:divBdr>
        <w:top w:val="none" w:sz="0" w:space="0" w:color="auto"/>
        <w:left w:val="none" w:sz="0" w:space="0" w:color="auto"/>
        <w:bottom w:val="none" w:sz="0" w:space="0" w:color="auto"/>
        <w:right w:val="none" w:sz="0" w:space="0" w:color="auto"/>
      </w:divBdr>
    </w:div>
    <w:div w:id="73747730">
      <w:bodyDiv w:val="1"/>
      <w:marLeft w:val="0"/>
      <w:marRight w:val="0"/>
      <w:marTop w:val="0"/>
      <w:marBottom w:val="0"/>
      <w:divBdr>
        <w:top w:val="none" w:sz="0" w:space="0" w:color="auto"/>
        <w:left w:val="none" w:sz="0" w:space="0" w:color="auto"/>
        <w:bottom w:val="none" w:sz="0" w:space="0" w:color="auto"/>
        <w:right w:val="none" w:sz="0" w:space="0" w:color="auto"/>
      </w:divBdr>
    </w:div>
    <w:div w:id="74135607">
      <w:bodyDiv w:val="1"/>
      <w:marLeft w:val="0"/>
      <w:marRight w:val="0"/>
      <w:marTop w:val="0"/>
      <w:marBottom w:val="0"/>
      <w:divBdr>
        <w:top w:val="none" w:sz="0" w:space="0" w:color="auto"/>
        <w:left w:val="none" w:sz="0" w:space="0" w:color="auto"/>
        <w:bottom w:val="none" w:sz="0" w:space="0" w:color="auto"/>
        <w:right w:val="none" w:sz="0" w:space="0" w:color="auto"/>
      </w:divBdr>
    </w:div>
    <w:div w:id="81606705">
      <w:bodyDiv w:val="1"/>
      <w:marLeft w:val="0"/>
      <w:marRight w:val="0"/>
      <w:marTop w:val="0"/>
      <w:marBottom w:val="0"/>
      <w:divBdr>
        <w:top w:val="none" w:sz="0" w:space="0" w:color="auto"/>
        <w:left w:val="none" w:sz="0" w:space="0" w:color="auto"/>
        <w:bottom w:val="none" w:sz="0" w:space="0" w:color="auto"/>
        <w:right w:val="none" w:sz="0" w:space="0" w:color="auto"/>
      </w:divBdr>
    </w:div>
    <w:div w:id="85659292">
      <w:bodyDiv w:val="1"/>
      <w:marLeft w:val="0"/>
      <w:marRight w:val="0"/>
      <w:marTop w:val="0"/>
      <w:marBottom w:val="0"/>
      <w:divBdr>
        <w:top w:val="none" w:sz="0" w:space="0" w:color="auto"/>
        <w:left w:val="none" w:sz="0" w:space="0" w:color="auto"/>
        <w:bottom w:val="none" w:sz="0" w:space="0" w:color="auto"/>
        <w:right w:val="none" w:sz="0" w:space="0" w:color="auto"/>
      </w:divBdr>
    </w:div>
    <w:div w:id="85661489">
      <w:bodyDiv w:val="1"/>
      <w:marLeft w:val="0"/>
      <w:marRight w:val="0"/>
      <w:marTop w:val="0"/>
      <w:marBottom w:val="0"/>
      <w:divBdr>
        <w:top w:val="none" w:sz="0" w:space="0" w:color="auto"/>
        <w:left w:val="none" w:sz="0" w:space="0" w:color="auto"/>
        <w:bottom w:val="none" w:sz="0" w:space="0" w:color="auto"/>
        <w:right w:val="none" w:sz="0" w:space="0" w:color="auto"/>
      </w:divBdr>
    </w:div>
    <w:div w:id="93137548">
      <w:bodyDiv w:val="1"/>
      <w:marLeft w:val="0"/>
      <w:marRight w:val="0"/>
      <w:marTop w:val="0"/>
      <w:marBottom w:val="0"/>
      <w:divBdr>
        <w:top w:val="none" w:sz="0" w:space="0" w:color="auto"/>
        <w:left w:val="none" w:sz="0" w:space="0" w:color="auto"/>
        <w:bottom w:val="none" w:sz="0" w:space="0" w:color="auto"/>
        <w:right w:val="none" w:sz="0" w:space="0" w:color="auto"/>
      </w:divBdr>
    </w:div>
    <w:div w:id="98453198">
      <w:bodyDiv w:val="1"/>
      <w:marLeft w:val="0"/>
      <w:marRight w:val="0"/>
      <w:marTop w:val="0"/>
      <w:marBottom w:val="0"/>
      <w:divBdr>
        <w:top w:val="none" w:sz="0" w:space="0" w:color="auto"/>
        <w:left w:val="none" w:sz="0" w:space="0" w:color="auto"/>
        <w:bottom w:val="none" w:sz="0" w:space="0" w:color="auto"/>
        <w:right w:val="none" w:sz="0" w:space="0" w:color="auto"/>
      </w:divBdr>
    </w:div>
    <w:div w:id="98914461">
      <w:bodyDiv w:val="1"/>
      <w:marLeft w:val="0"/>
      <w:marRight w:val="0"/>
      <w:marTop w:val="0"/>
      <w:marBottom w:val="0"/>
      <w:divBdr>
        <w:top w:val="none" w:sz="0" w:space="0" w:color="auto"/>
        <w:left w:val="none" w:sz="0" w:space="0" w:color="auto"/>
        <w:bottom w:val="none" w:sz="0" w:space="0" w:color="auto"/>
        <w:right w:val="none" w:sz="0" w:space="0" w:color="auto"/>
      </w:divBdr>
    </w:div>
    <w:div w:id="100494033">
      <w:bodyDiv w:val="1"/>
      <w:marLeft w:val="0"/>
      <w:marRight w:val="0"/>
      <w:marTop w:val="0"/>
      <w:marBottom w:val="0"/>
      <w:divBdr>
        <w:top w:val="none" w:sz="0" w:space="0" w:color="auto"/>
        <w:left w:val="none" w:sz="0" w:space="0" w:color="auto"/>
        <w:bottom w:val="none" w:sz="0" w:space="0" w:color="auto"/>
        <w:right w:val="none" w:sz="0" w:space="0" w:color="auto"/>
      </w:divBdr>
    </w:div>
    <w:div w:id="104354432">
      <w:bodyDiv w:val="1"/>
      <w:marLeft w:val="0"/>
      <w:marRight w:val="0"/>
      <w:marTop w:val="0"/>
      <w:marBottom w:val="0"/>
      <w:divBdr>
        <w:top w:val="none" w:sz="0" w:space="0" w:color="auto"/>
        <w:left w:val="none" w:sz="0" w:space="0" w:color="auto"/>
        <w:bottom w:val="none" w:sz="0" w:space="0" w:color="auto"/>
        <w:right w:val="none" w:sz="0" w:space="0" w:color="auto"/>
      </w:divBdr>
    </w:div>
    <w:div w:id="107549281">
      <w:bodyDiv w:val="1"/>
      <w:marLeft w:val="0"/>
      <w:marRight w:val="0"/>
      <w:marTop w:val="0"/>
      <w:marBottom w:val="0"/>
      <w:divBdr>
        <w:top w:val="none" w:sz="0" w:space="0" w:color="auto"/>
        <w:left w:val="none" w:sz="0" w:space="0" w:color="auto"/>
        <w:bottom w:val="none" w:sz="0" w:space="0" w:color="auto"/>
        <w:right w:val="none" w:sz="0" w:space="0" w:color="auto"/>
      </w:divBdr>
    </w:div>
    <w:div w:id="113839185">
      <w:bodyDiv w:val="1"/>
      <w:marLeft w:val="0"/>
      <w:marRight w:val="0"/>
      <w:marTop w:val="0"/>
      <w:marBottom w:val="0"/>
      <w:divBdr>
        <w:top w:val="none" w:sz="0" w:space="0" w:color="auto"/>
        <w:left w:val="none" w:sz="0" w:space="0" w:color="auto"/>
        <w:bottom w:val="none" w:sz="0" w:space="0" w:color="auto"/>
        <w:right w:val="none" w:sz="0" w:space="0" w:color="auto"/>
      </w:divBdr>
    </w:div>
    <w:div w:id="114905424">
      <w:bodyDiv w:val="1"/>
      <w:marLeft w:val="0"/>
      <w:marRight w:val="0"/>
      <w:marTop w:val="0"/>
      <w:marBottom w:val="0"/>
      <w:divBdr>
        <w:top w:val="none" w:sz="0" w:space="0" w:color="auto"/>
        <w:left w:val="none" w:sz="0" w:space="0" w:color="auto"/>
        <w:bottom w:val="none" w:sz="0" w:space="0" w:color="auto"/>
        <w:right w:val="none" w:sz="0" w:space="0" w:color="auto"/>
      </w:divBdr>
    </w:div>
    <w:div w:id="116487151">
      <w:bodyDiv w:val="1"/>
      <w:marLeft w:val="0"/>
      <w:marRight w:val="0"/>
      <w:marTop w:val="0"/>
      <w:marBottom w:val="0"/>
      <w:divBdr>
        <w:top w:val="none" w:sz="0" w:space="0" w:color="auto"/>
        <w:left w:val="none" w:sz="0" w:space="0" w:color="auto"/>
        <w:bottom w:val="none" w:sz="0" w:space="0" w:color="auto"/>
        <w:right w:val="none" w:sz="0" w:space="0" w:color="auto"/>
      </w:divBdr>
    </w:div>
    <w:div w:id="116947873">
      <w:bodyDiv w:val="1"/>
      <w:marLeft w:val="0"/>
      <w:marRight w:val="0"/>
      <w:marTop w:val="0"/>
      <w:marBottom w:val="0"/>
      <w:divBdr>
        <w:top w:val="none" w:sz="0" w:space="0" w:color="auto"/>
        <w:left w:val="none" w:sz="0" w:space="0" w:color="auto"/>
        <w:bottom w:val="none" w:sz="0" w:space="0" w:color="auto"/>
        <w:right w:val="none" w:sz="0" w:space="0" w:color="auto"/>
      </w:divBdr>
    </w:div>
    <w:div w:id="118643794">
      <w:bodyDiv w:val="1"/>
      <w:marLeft w:val="0"/>
      <w:marRight w:val="0"/>
      <w:marTop w:val="0"/>
      <w:marBottom w:val="0"/>
      <w:divBdr>
        <w:top w:val="none" w:sz="0" w:space="0" w:color="auto"/>
        <w:left w:val="none" w:sz="0" w:space="0" w:color="auto"/>
        <w:bottom w:val="none" w:sz="0" w:space="0" w:color="auto"/>
        <w:right w:val="none" w:sz="0" w:space="0" w:color="auto"/>
      </w:divBdr>
    </w:div>
    <w:div w:id="122577456">
      <w:bodyDiv w:val="1"/>
      <w:marLeft w:val="0"/>
      <w:marRight w:val="0"/>
      <w:marTop w:val="0"/>
      <w:marBottom w:val="0"/>
      <w:divBdr>
        <w:top w:val="none" w:sz="0" w:space="0" w:color="auto"/>
        <w:left w:val="none" w:sz="0" w:space="0" w:color="auto"/>
        <w:bottom w:val="none" w:sz="0" w:space="0" w:color="auto"/>
        <w:right w:val="none" w:sz="0" w:space="0" w:color="auto"/>
      </w:divBdr>
    </w:div>
    <w:div w:id="123085173">
      <w:bodyDiv w:val="1"/>
      <w:marLeft w:val="0"/>
      <w:marRight w:val="0"/>
      <w:marTop w:val="0"/>
      <w:marBottom w:val="0"/>
      <w:divBdr>
        <w:top w:val="none" w:sz="0" w:space="0" w:color="auto"/>
        <w:left w:val="none" w:sz="0" w:space="0" w:color="auto"/>
        <w:bottom w:val="none" w:sz="0" w:space="0" w:color="auto"/>
        <w:right w:val="none" w:sz="0" w:space="0" w:color="auto"/>
      </w:divBdr>
    </w:div>
    <w:div w:id="123279805">
      <w:bodyDiv w:val="1"/>
      <w:marLeft w:val="0"/>
      <w:marRight w:val="0"/>
      <w:marTop w:val="0"/>
      <w:marBottom w:val="0"/>
      <w:divBdr>
        <w:top w:val="none" w:sz="0" w:space="0" w:color="auto"/>
        <w:left w:val="none" w:sz="0" w:space="0" w:color="auto"/>
        <w:bottom w:val="none" w:sz="0" w:space="0" w:color="auto"/>
        <w:right w:val="none" w:sz="0" w:space="0" w:color="auto"/>
      </w:divBdr>
    </w:div>
    <w:div w:id="125896577">
      <w:bodyDiv w:val="1"/>
      <w:marLeft w:val="0"/>
      <w:marRight w:val="0"/>
      <w:marTop w:val="0"/>
      <w:marBottom w:val="0"/>
      <w:divBdr>
        <w:top w:val="none" w:sz="0" w:space="0" w:color="auto"/>
        <w:left w:val="none" w:sz="0" w:space="0" w:color="auto"/>
        <w:bottom w:val="none" w:sz="0" w:space="0" w:color="auto"/>
        <w:right w:val="none" w:sz="0" w:space="0" w:color="auto"/>
      </w:divBdr>
    </w:div>
    <w:div w:id="126553934">
      <w:bodyDiv w:val="1"/>
      <w:marLeft w:val="0"/>
      <w:marRight w:val="0"/>
      <w:marTop w:val="0"/>
      <w:marBottom w:val="0"/>
      <w:divBdr>
        <w:top w:val="none" w:sz="0" w:space="0" w:color="auto"/>
        <w:left w:val="none" w:sz="0" w:space="0" w:color="auto"/>
        <w:bottom w:val="none" w:sz="0" w:space="0" w:color="auto"/>
        <w:right w:val="none" w:sz="0" w:space="0" w:color="auto"/>
      </w:divBdr>
    </w:div>
    <w:div w:id="127936679">
      <w:bodyDiv w:val="1"/>
      <w:marLeft w:val="0"/>
      <w:marRight w:val="0"/>
      <w:marTop w:val="0"/>
      <w:marBottom w:val="0"/>
      <w:divBdr>
        <w:top w:val="none" w:sz="0" w:space="0" w:color="auto"/>
        <w:left w:val="none" w:sz="0" w:space="0" w:color="auto"/>
        <w:bottom w:val="none" w:sz="0" w:space="0" w:color="auto"/>
        <w:right w:val="none" w:sz="0" w:space="0" w:color="auto"/>
      </w:divBdr>
    </w:div>
    <w:div w:id="131607608">
      <w:bodyDiv w:val="1"/>
      <w:marLeft w:val="0"/>
      <w:marRight w:val="0"/>
      <w:marTop w:val="0"/>
      <w:marBottom w:val="0"/>
      <w:divBdr>
        <w:top w:val="none" w:sz="0" w:space="0" w:color="auto"/>
        <w:left w:val="none" w:sz="0" w:space="0" w:color="auto"/>
        <w:bottom w:val="none" w:sz="0" w:space="0" w:color="auto"/>
        <w:right w:val="none" w:sz="0" w:space="0" w:color="auto"/>
      </w:divBdr>
    </w:div>
    <w:div w:id="137842711">
      <w:bodyDiv w:val="1"/>
      <w:marLeft w:val="0"/>
      <w:marRight w:val="0"/>
      <w:marTop w:val="0"/>
      <w:marBottom w:val="0"/>
      <w:divBdr>
        <w:top w:val="none" w:sz="0" w:space="0" w:color="auto"/>
        <w:left w:val="none" w:sz="0" w:space="0" w:color="auto"/>
        <w:bottom w:val="none" w:sz="0" w:space="0" w:color="auto"/>
        <w:right w:val="none" w:sz="0" w:space="0" w:color="auto"/>
      </w:divBdr>
    </w:div>
    <w:div w:id="137846523">
      <w:bodyDiv w:val="1"/>
      <w:marLeft w:val="0"/>
      <w:marRight w:val="0"/>
      <w:marTop w:val="0"/>
      <w:marBottom w:val="0"/>
      <w:divBdr>
        <w:top w:val="none" w:sz="0" w:space="0" w:color="auto"/>
        <w:left w:val="none" w:sz="0" w:space="0" w:color="auto"/>
        <w:bottom w:val="none" w:sz="0" w:space="0" w:color="auto"/>
        <w:right w:val="none" w:sz="0" w:space="0" w:color="auto"/>
      </w:divBdr>
    </w:div>
    <w:div w:id="140198356">
      <w:bodyDiv w:val="1"/>
      <w:marLeft w:val="0"/>
      <w:marRight w:val="0"/>
      <w:marTop w:val="0"/>
      <w:marBottom w:val="0"/>
      <w:divBdr>
        <w:top w:val="none" w:sz="0" w:space="0" w:color="auto"/>
        <w:left w:val="none" w:sz="0" w:space="0" w:color="auto"/>
        <w:bottom w:val="none" w:sz="0" w:space="0" w:color="auto"/>
        <w:right w:val="none" w:sz="0" w:space="0" w:color="auto"/>
      </w:divBdr>
    </w:div>
    <w:div w:id="140274034">
      <w:bodyDiv w:val="1"/>
      <w:marLeft w:val="0"/>
      <w:marRight w:val="0"/>
      <w:marTop w:val="0"/>
      <w:marBottom w:val="0"/>
      <w:divBdr>
        <w:top w:val="none" w:sz="0" w:space="0" w:color="auto"/>
        <w:left w:val="none" w:sz="0" w:space="0" w:color="auto"/>
        <w:bottom w:val="none" w:sz="0" w:space="0" w:color="auto"/>
        <w:right w:val="none" w:sz="0" w:space="0" w:color="auto"/>
      </w:divBdr>
    </w:div>
    <w:div w:id="144048771">
      <w:bodyDiv w:val="1"/>
      <w:marLeft w:val="0"/>
      <w:marRight w:val="0"/>
      <w:marTop w:val="0"/>
      <w:marBottom w:val="0"/>
      <w:divBdr>
        <w:top w:val="none" w:sz="0" w:space="0" w:color="auto"/>
        <w:left w:val="none" w:sz="0" w:space="0" w:color="auto"/>
        <w:bottom w:val="none" w:sz="0" w:space="0" w:color="auto"/>
        <w:right w:val="none" w:sz="0" w:space="0" w:color="auto"/>
      </w:divBdr>
    </w:div>
    <w:div w:id="144669800">
      <w:bodyDiv w:val="1"/>
      <w:marLeft w:val="0"/>
      <w:marRight w:val="0"/>
      <w:marTop w:val="0"/>
      <w:marBottom w:val="0"/>
      <w:divBdr>
        <w:top w:val="none" w:sz="0" w:space="0" w:color="auto"/>
        <w:left w:val="none" w:sz="0" w:space="0" w:color="auto"/>
        <w:bottom w:val="none" w:sz="0" w:space="0" w:color="auto"/>
        <w:right w:val="none" w:sz="0" w:space="0" w:color="auto"/>
      </w:divBdr>
    </w:div>
    <w:div w:id="146215985">
      <w:bodyDiv w:val="1"/>
      <w:marLeft w:val="0"/>
      <w:marRight w:val="0"/>
      <w:marTop w:val="0"/>
      <w:marBottom w:val="0"/>
      <w:divBdr>
        <w:top w:val="none" w:sz="0" w:space="0" w:color="auto"/>
        <w:left w:val="none" w:sz="0" w:space="0" w:color="auto"/>
        <w:bottom w:val="none" w:sz="0" w:space="0" w:color="auto"/>
        <w:right w:val="none" w:sz="0" w:space="0" w:color="auto"/>
      </w:divBdr>
    </w:div>
    <w:div w:id="148522617">
      <w:bodyDiv w:val="1"/>
      <w:marLeft w:val="0"/>
      <w:marRight w:val="0"/>
      <w:marTop w:val="0"/>
      <w:marBottom w:val="0"/>
      <w:divBdr>
        <w:top w:val="none" w:sz="0" w:space="0" w:color="auto"/>
        <w:left w:val="none" w:sz="0" w:space="0" w:color="auto"/>
        <w:bottom w:val="none" w:sz="0" w:space="0" w:color="auto"/>
        <w:right w:val="none" w:sz="0" w:space="0" w:color="auto"/>
      </w:divBdr>
    </w:div>
    <w:div w:id="150099539">
      <w:bodyDiv w:val="1"/>
      <w:marLeft w:val="0"/>
      <w:marRight w:val="0"/>
      <w:marTop w:val="0"/>
      <w:marBottom w:val="0"/>
      <w:divBdr>
        <w:top w:val="none" w:sz="0" w:space="0" w:color="auto"/>
        <w:left w:val="none" w:sz="0" w:space="0" w:color="auto"/>
        <w:bottom w:val="none" w:sz="0" w:space="0" w:color="auto"/>
        <w:right w:val="none" w:sz="0" w:space="0" w:color="auto"/>
      </w:divBdr>
    </w:div>
    <w:div w:id="152374963">
      <w:bodyDiv w:val="1"/>
      <w:marLeft w:val="0"/>
      <w:marRight w:val="0"/>
      <w:marTop w:val="0"/>
      <w:marBottom w:val="0"/>
      <w:divBdr>
        <w:top w:val="none" w:sz="0" w:space="0" w:color="auto"/>
        <w:left w:val="none" w:sz="0" w:space="0" w:color="auto"/>
        <w:bottom w:val="none" w:sz="0" w:space="0" w:color="auto"/>
        <w:right w:val="none" w:sz="0" w:space="0" w:color="auto"/>
      </w:divBdr>
    </w:div>
    <w:div w:id="156306874">
      <w:bodyDiv w:val="1"/>
      <w:marLeft w:val="0"/>
      <w:marRight w:val="0"/>
      <w:marTop w:val="0"/>
      <w:marBottom w:val="0"/>
      <w:divBdr>
        <w:top w:val="none" w:sz="0" w:space="0" w:color="auto"/>
        <w:left w:val="none" w:sz="0" w:space="0" w:color="auto"/>
        <w:bottom w:val="none" w:sz="0" w:space="0" w:color="auto"/>
        <w:right w:val="none" w:sz="0" w:space="0" w:color="auto"/>
      </w:divBdr>
    </w:div>
    <w:div w:id="161971085">
      <w:bodyDiv w:val="1"/>
      <w:marLeft w:val="0"/>
      <w:marRight w:val="0"/>
      <w:marTop w:val="0"/>
      <w:marBottom w:val="0"/>
      <w:divBdr>
        <w:top w:val="none" w:sz="0" w:space="0" w:color="auto"/>
        <w:left w:val="none" w:sz="0" w:space="0" w:color="auto"/>
        <w:bottom w:val="none" w:sz="0" w:space="0" w:color="auto"/>
        <w:right w:val="none" w:sz="0" w:space="0" w:color="auto"/>
      </w:divBdr>
    </w:div>
    <w:div w:id="164126977">
      <w:bodyDiv w:val="1"/>
      <w:marLeft w:val="0"/>
      <w:marRight w:val="0"/>
      <w:marTop w:val="0"/>
      <w:marBottom w:val="0"/>
      <w:divBdr>
        <w:top w:val="none" w:sz="0" w:space="0" w:color="auto"/>
        <w:left w:val="none" w:sz="0" w:space="0" w:color="auto"/>
        <w:bottom w:val="none" w:sz="0" w:space="0" w:color="auto"/>
        <w:right w:val="none" w:sz="0" w:space="0" w:color="auto"/>
      </w:divBdr>
    </w:div>
    <w:div w:id="172568858">
      <w:bodyDiv w:val="1"/>
      <w:marLeft w:val="0"/>
      <w:marRight w:val="0"/>
      <w:marTop w:val="0"/>
      <w:marBottom w:val="0"/>
      <w:divBdr>
        <w:top w:val="none" w:sz="0" w:space="0" w:color="auto"/>
        <w:left w:val="none" w:sz="0" w:space="0" w:color="auto"/>
        <w:bottom w:val="none" w:sz="0" w:space="0" w:color="auto"/>
        <w:right w:val="none" w:sz="0" w:space="0" w:color="auto"/>
      </w:divBdr>
    </w:div>
    <w:div w:id="173544827">
      <w:bodyDiv w:val="1"/>
      <w:marLeft w:val="0"/>
      <w:marRight w:val="0"/>
      <w:marTop w:val="0"/>
      <w:marBottom w:val="0"/>
      <w:divBdr>
        <w:top w:val="none" w:sz="0" w:space="0" w:color="auto"/>
        <w:left w:val="none" w:sz="0" w:space="0" w:color="auto"/>
        <w:bottom w:val="none" w:sz="0" w:space="0" w:color="auto"/>
        <w:right w:val="none" w:sz="0" w:space="0" w:color="auto"/>
      </w:divBdr>
    </w:div>
    <w:div w:id="175580886">
      <w:bodyDiv w:val="1"/>
      <w:marLeft w:val="0"/>
      <w:marRight w:val="0"/>
      <w:marTop w:val="0"/>
      <w:marBottom w:val="0"/>
      <w:divBdr>
        <w:top w:val="none" w:sz="0" w:space="0" w:color="auto"/>
        <w:left w:val="none" w:sz="0" w:space="0" w:color="auto"/>
        <w:bottom w:val="none" w:sz="0" w:space="0" w:color="auto"/>
        <w:right w:val="none" w:sz="0" w:space="0" w:color="auto"/>
      </w:divBdr>
    </w:div>
    <w:div w:id="178352007">
      <w:bodyDiv w:val="1"/>
      <w:marLeft w:val="0"/>
      <w:marRight w:val="0"/>
      <w:marTop w:val="0"/>
      <w:marBottom w:val="0"/>
      <w:divBdr>
        <w:top w:val="none" w:sz="0" w:space="0" w:color="auto"/>
        <w:left w:val="none" w:sz="0" w:space="0" w:color="auto"/>
        <w:bottom w:val="none" w:sz="0" w:space="0" w:color="auto"/>
        <w:right w:val="none" w:sz="0" w:space="0" w:color="auto"/>
      </w:divBdr>
    </w:div>
    <w:div w:id="182986424">
      <w:bodyDiv w:val="1"/>
      <w:marLeft w:val="0"/>
      <w:marRight w:val="0"/>
      <w:marTop w:val="0"/>
      <w:marBottom w:val="0"/>
      <w:divBdr>
        <w:top w:val="none" w:sz="0" w:space="0" w:color="auto"/>
        <w:left w:val="none" w:sz="0" w:space="0" w:color="auto"/>
        <w:bottom w:val="none" w:sz="0" w:space="0" w:color="auto"/>
        <w:right w:val="none" w:sz="0" w:space="0" w:color="auto"/>
      </w:divBdr>
    </w:div>
    <w:div w:id="183911281">
      <w:bodyDiv w:val="1"/>
      <w:marLeft w:val="0"/>
      <w:marRight w:val="0"/>
      <w:marTop w:val="0"/>
      <w:marBottom w:val="0"/>
      <w:divBdr>
        <w:top w:val="none" w:sz="0" w:space="0" w:color="auto"/>
        <w:left w:val="none" w:sz="0" w:space="0" w:color="auto"/>
        <w:bottom w:val="none" w:sz="0" w:space="0" w:color="auto"/>
        <w:right w:val="none" w:sz="0" w:space="0" w:color="auto"/>
      </w:divBdr>
    </w:div>
    <w:div w:id="186677682">
      <w:bodyDiv w:val="1"/>
      <w:marLeft w:val="0"/>
      <w:marRight w:val="0"/>
      <w:marTop w:val="0"/>
      <w:marBottom w:val="0"/>
      <w:divBdr>
        <w:top w:val="none" w:sz="0" w:space="0" w:color="auto"/>
        <w:left w:val="none" w:sz="0" w:space="0" w:color="auto"/>
        <w:bottom w:val="none" w:sz="0" w:space="0" w:color="auto"/>
        <w:right w:val="none" w:sz="0" w:space="0" w:color="auto"/>
      </w:divBdr>
    </w:div>
    <w:div w:id="190072377">
      <w:bodyDiv w:val="1"/>
      <w:marLeft w:val="0"/>
      <w:marRight w:val="0"/>
      <w:marTop w:val="0"/>
      <w:marBottom w:val="0"/>
      <w:divBdr>
        <w:top w:val="none" w:sz="0" w:space="0" w:color="auto"/>
        <w:left w:val="none" w:sz="0" w:space="0" w:color="auto"/>
        <w:bottom w:val="none" w:sz="0" w:space="0" w:color="auto"/>
        <w:right w:val="none" w:sz="0" w:space="0" w:color="auto"/>
      </w:divBdr>
    </w:div>
    <w:div w:id="192766280">
      <w:bodyDiv w:val="1"/>
      <w:marLeft w:val="0"/>
      <w:marRight w:val="0"/>
      <w:marTop w:val="0"/>
      <w:marBottom w:val="0"/>
      <w:divBdr>
        <w:top w:val="none" w:sz="0" w:space="0" w:color="auto"/>
        <w:left w:val="none" w:sz="0" w:space="0" w:color="auto"/>
        <w:bottom w:val="none" w:sz="0" w:space="0" w:color="auto"/>
        <w:right w:val="none" w:sz="0" w:space="0" w:color="auto"/>
      </w:divBdr>
    </w:div>
    <w:div w:id="193886927">
      <w:bodyDiv w:val="1"/>
      <w:marLeft w:val="0"/>
      <w:marRight w:val="0"/>
      <w:marTop w:val="0"/>
      <w:marBottom w:val="0"/>
      <w:divBdr>
        <w:top w:val="none" w:sz="0" w:space="0" w:color="auto"/>
        <w:left w:val="none" w:sz="0" w:space="0" w:color="auto"/>
        <w:bottom w:val="none" w:sz="0" w:space="0" w:color="auto"/>
        <w:right w:val="none" w:sz="0" w:space="0" w:color="auto"/>
      </w:divBdr>
    </w:div>
    <w:div w:id="196621410">
      <w:bodyDiv w:val="1"/>
      <w:marLeft w:val="0"/>
      <w:marRight w:val="0"/>
      <w:marTop w:val="0"/>
      <w:marBottom w:val="0"/>
      <w:divBdr>
        <w:top w:val="none" w:sz="0" w:space="0" w:color="auto"/>
        <w:left w:val="none" w:sz="0" w:space="0" w:color="auto"/>
        <w:bottom w:val="none" w:sz="0" w:space="0" w:color="auto"/>
        <w:right w:val="none" w:sz="0" w:space="0" w:color="auto"/>
      </w:divBdr>
    </w:div>
    <w:div w:id="198861447">
      <w:bodyDiv w:val="1"/>
      <w:marLeft w:val="0"/>
      <w:marRight w:val="0"/>
      <w:marTop w:val="0"/>
      <w:marBottom w:val="0"/>
      <w:divBdr>
        <w:top w:val="none" w:sz="0" w:space="0" w:color="auto"/>
        <w:left w:val="none" w:sz="0" w:space="0" w:color="auto"/>
        <w:bottom w:val="none" w:sz="0" w:space="0" w:color="auto"/>
        <w:right w:val="none" w:sz="0" w:space="0" w:color="auto"/>
      </w:divBdr>
    </w:div>
    <w:div w:id="202443372">
      <w:bodyDiv w:val="1"/>
      <w:marLeft w:val="0"/>
      <w:marRight w:val="0"/>
      <w:marTop w:val="0"/>
      <w:marBottom w:val="0"/>
      <w:divBdr>
        <w:top w:val="none" w:sz="0" w:space="0" w:color="auto"/>
        <w:left w:val="none" w:sz="0" w:space="0" w:color="auto"/>
        <w:bottom w:val="none" w:sz="0" w:space="0" w:color="auto"/>
        <w:right w:val="none" w:sz="0" w:space="0" w:color="auto"/>
      </w:divBdr>
    </w:div>
    <w:div w:id="205679094">
      <w:bodyDiv w:val="1"/>
      <w:marLeft w:val="0"/>
      <w:marRight w:val="0"/>
      <w:marTop w:val="0"/>
      <w:marBottom w:val="0"/>
      <w:divBdr>
        <w:top w:val="none" w:sz="0" w:space="0" w:color="auto"/>
        <w:left w:val="none" w:sz="0" w:space="0" w:color="auto"/>
        <w:bottom w:val="none" w:sz="0" w:space="0" w:color="auto"/>
        <w:right w:val="none" w:sz="0" w:space="0" w:color="auto"/>
      </w:divBdr>
    </w:div>
    <w:div w:id="206797777">
      <w:bodyDiv w:val="1"/>
      <w:marLeft w:val="0"/>
      <w:marRight w:val="0"/>
      <w:marTop w:val="0"/>
      <w:marBottom w:val="0"/>
      <w:divBdr>
        <w:top w:val="none" w:sz="0" w:space="0" w:color="auto"/>
        <w:left w:val="none" w:sz="0" w:space="0" w:color="auto"/>
        <w:bottom w:val="none" w:sz="0" w:space="0" w:color="auto"/>
        <w:right w:val="none" w:sz="0" w:space="0" w:color="auto"/>
      </w:divBdr>
    </w:div>
    <w:div w:id="211307921">
      <w:bodyDiv w:val="1"/>
      <w:marLeft w:val="0"/>
      <w:marRight w:val="0"/>
      <w:marTop w:val="0"/>
      <w:marBottom w:val="0"/>
      <w:divBdr>
        <w:top w:val="none" w:sz="0" w:space="0" w:color="auto"/>
        <w:left w:val="none" w:sz="0" w:space="0" w:color="auto"/>
        <w:bottom w:val="none" w:sz="0" w:space="0" w:color="auto"/>
        <w:right w:val="none" w:sz="0" w:space="0" w:color="auto"/>
      </w:divBdr>
    </w:div>
    <w:div w:id="212927414">
      <w:bodyDiv w:val="1"/>
      <w:marLeft w:val="0"/>
      <w:marRight w:val="0"/>
      <w:marTop w:val="0"/>
      <w:marBottom w:val="0"/>
      <w:divBdr>
        <w:top w:val="none" w:sz="0" w:space="0" w:color="auto"/>
        <w:left w:val="none" w:sz="0" w:space="0" w:color="auto"/>
        <w:bottom w:val="none" w:sz="0" w:space="0" w:color="auto"/>
        <w:right w:val="none" w:sz="0" w:space="0" w:color="auto"/>
      </w:divBdr>
    </w:div>
    <w:div w:id="214852318">
      <w:bodyDiv w:val="1"/>
      <w:marLeft w:val="0"/>
      <w:marRight w:val="0"/>
      <w:marTop w:val="0"/>
      <w:marBottom w:val="0"/>
      <w:divBdr>
        <w:top w:val="none" w:sz="0" w:space="0" w:color="auto"/>
        <w:left w:val="none" w:sz="0" w:space="0" w:color="auto"/>
        <w:bottom w:val="none" w:sz="0" w:space="0" w:color="auto"/>
        <w:right w:val="none" w:sz="0" w:space="0" w:color="auto"/>
      </w:divBdr>
    </w:div>
    <w:div w:id="215359286">
      <w:bodyDiv w:val="1"/>
      <w:marLeft w:val="0"/>
      <w:marRight w:val="0"/>
      <w:marTop w:val="0"/>
      <w:marBottom w:val="0"/>
      <w:divBdr>
        <w:top w:val="none" w:sz="0" w:space="0" w:color="auto"/>
        <w:left w:val="none" w:sz="0" w:space="0" w:color="auto"/>
        <w:bottom w:val="none" w:sz="0" w:space="0" w:color="auto"/>
        <w:right w:val="none" w:sz="0" w:space="0" w:color="auto"/>
      </w:divBdr>
    </w:div>
    <w:div w:id="215557188">
      <w:bodyDiv w:val="1"/>
      <w:marLeft w:val="0"/>
      <w:marRight w:val="0"/>
      <w:marTop w:val="0"/>
      <w:marBottom w:val="0"/>
      <w:divBdr>
        <w:top w:val="none" w:sz="0" w:space="0" w:color="auto"/>
        <w:left w:val="none" w:sz="0" w:space="0" w:color="auto"/>
        <w:bottom w:val="none" w:sz="0" w:space="0" w:color="auto"/>
        <w:right w:val="none" w:sz="0" w:space="0" w:color="auto"/>
      </w:divBdr>
    </w:div>
    <w:div w:id="219829291">
      <w:bodyDiv w:val="1"/>
      <w:marLeft w:val="0"/>
      <w:marRight w:val="0"/>
      <w:marTop w:val="0"/>
      <w:marBottom w:val="0"/>
      <w:divBdr>
        <w:top w:val="none" w:sz="0" w:space="0" w:color="auto"/>
        <w:left w:val="none" w:sz="0" w:space="0" w:color="auto"/>
        <w:bottom w:val="none" w:sz="0" w:space="0" w:color="auto"/>
        <w:right w:val="none" w:sz="0" w:space="0" w:color="auto"/>
      </w:divBdr>
    </w:div>
    <w:div w:id="231502809">
      <w:bodyDiv w:val="1"/>
      <w:marLeft w:val="0"/>
      <w:marRight w:val="0"/>
      <w:marTop w:val="0"/>
      <w:marBottom w:val="0"/>
      <w:divBdr>
        <w:top w:val="none" w:sz="0" w:space="0" w:color="auto"/>
        <w:left w:val="none" w:sz="0" w:space="0" w:color="auto"/>
        <w:bottom w:val="none" w:sz="0" w:space="0" w:color="auto"/>
        <w:right w:val="none" w:sz="0" w:space="0" w:color="auto"/>
      </w:divBdr>
    </w:div>
    <w:div w:id="236675190">
      <w:bodyDiv w:val="1"/>
      <w:marLeft w:val="0"/>
      <w:marRight w:val="0"/>
      <w:marTop w:val="0"/>
      <w:marBottom w:val="0"/>
      <w:divBdr>
        <w:top w:val="none" w:sz="0" w:space="0" w:color="auto"/>
        <w:left w:val="none" w:sz="0" w:space="0" w:color="auto"/>
        <w:bottom w:val="none" w:sz="0" w:space="0" w:color="auto"/>
        <w:right w:val="none" w:sz="0" w:space="0" w:color="auto"/>
      </w:divBdr>
    </w:div>
    <w:div w:id="239874239">
      <w:bodyDiv w:val="1"/>
      <w:marLeft w:val="0"/>
      <w:marRight w:val="0"/>
      <w:marTop w:val="0"/>
      <w:marBottom w:val="0"/>
      <w:divBdr>
        <w:top w:val="none" w:sz="0" w:space="0" w:color="auto"/>
        <w:left w:val="none" w:sz="0" w:space="0" w:color="auto"/>
        <w:bottom w:val="none" w:sz="0" w:space="0" w:color="auto"/>
        <w:right w:val="none" w:sz="0" w:space="0" w:color="auto"/>
      </w:divBdr>
    </w:div>
    <w:div w:id="240531380">
      <w:bodyDiv w:val="1"/>
      <w:marLeft w:val="0"/>
      <w:marRight w:val="0"/>
      <w:marTop w:val="0"/>
      <w:marBottom w:val="0"/>
      <w:divBdr>
        <w:top w:val="none" w:sz="0" w:space="0" w:color="auto"/>
        <w:left w:val="none" w:sz="0" w:space="0" w:color="auto"/>
        <w:bottom w:val="none" w:sz="0" w:space="0" w:color="auto"/>
        <w:right w:val="none" w:sz="0" w:space="0" w:color="auto"/>
      </w:divBdr>
    </w:div>
    <w:div w:id="241914389">
      <w:bodyDiv w:val="1"/>
      <w:marLeft w:val="0"/>
      <w:marRight w:val="0"/>
      <w:marTop w:val="0"/>
      <w:marBottom w:val="0"/>
      <w:divBdr>
        <w:top w:val="none" w:sz="0" w:space="0" w:color="auto"/>
        <w:left w:val="none" w:sz="0" w:space="0" w:color="auto"/>
        <w:bottom w:val="none" w:sz="0" w:space="0" w:color="auto"/>
        <w:right w:val="none" w:sz="0" w:space="0" w:color="auto"/>
      </w:divBdr>
    </w:div>
    <w:div w:id="247613679">
      <w:bodyDiv w:val="1"/>
      <w:marLeft w:val="0"/>
      <w:marRight w:val="0"/>
      <w:marTop w:val="0"/>
      <w:marBottom w:val="0"/>
      <w:divBdr>
        <w:top w:val="none" w:sz="0" w:space="0" w:color="auto"/>
        <w:left w:val="none" w:sz="0" w:space="0" w:color="auto"/>
        <w:bottom w:val="none" w:sz="0" w:space="0" w:color="auto"/>
        <w:right w:val="none" w:sz="0" w:space="0" w:color="auto"/>
      </w:divBdr>
    </w:div>
    <w:div w:id="248392919">
      <w:bodyDiv w:val="1"/>
      <w:marLeft w:val="0"/>
      <w:marRight w:val="0"/>
      <w:marTop w:val="0"/>
      <w:marBottom w:val="0"/>
      <w:divBdr>
        <w:top w:val="none" w:sz="0" w:space="0" w:color="auto"/>
        <w:left w:val="none" w:sz="0" w:space="0" w:color="auto"/>
        <w:bottom w:val="none" w:sz="0" w:space="0" w:color="auto"/>
        <w:right w:val="none" w:sz="0" w:space="0" w:color="auto"/>
      </w:divBdr>
    </w:div>
    <w:div w:id="257257261">
      <w:bodyDiv w:val="1"/>
      <w:marLeft w:val="0"/>
      <w:marRight w:val="0"/>
      <w:marTop w:val="0"/>
      <w:marBottom w:val="0"/>
      <w:divBdr>
        <w:top w:val="none" w:sz="0" w:space="0" w:color="auto"/>
        <w:left w:val="none" w:sz="0" w:space="0" w:color="auto"/>
        <w:bottom w:val="none" w:sz="0" w:space="0" w:color="auto"/>
        <w:right w:val="none" w:sz="0" w:space="0" w:color="auto"/>
      </w:divBdr>
    </w:div>
    <w:div w:id="262303926">
      <w:bodyDiv w:val="1"/>
      <w:marLeft w:val="0"/>
      <w:marRight w:val="0"/>
      <w:marTop w:val="0"/>
      <w:marBottom w:val="0"/>
      <w:divBdr>
        <w:top w:val="none" w:sz="0" w:space="0" w:color="auto"/>
        <w:left w:val="none" w:sz="0" w:space="0" w:color="auto"/>
        <w:bottom w:val="none" w:sz="0" w:space="0" w:color="auto"/>
        <w:right w:val="none" w:sz="0" w:space="0" w:color="auto"/>
      </w:divBdr>
    </w:div>
    <w:div w:id="262340934">
      <w:bodyDiv w:val="1"/>
      <w:marLeft w:val="0"/>
      <w:marRight w:val="0"/>
      <w:marTop w:val="0"/>
      <w:marBottom w:val="0"/>
      <w:divBdr>
        <w:top w:val="none" w:sz="0" w:space="0" w:color="auto"/>
        <w:left w:val="none" w:sz="0" w:space="0" w:color="auto"/>
        <w:bottom w:val="none" w:sz="0" w:space="0" w:color="auto"/>
        <w:right w:val="none" w:sz="0" w:space="0" w:color="auto"/>
      </w:divBdr>
    </w:div>
    <w:div w:id="264462978">
      <w:bodyDiv w:val="1"/>
      <w:marLeft w:val="0"/>
      <w:marRight w:val="0"/>
      <w:marTop w:val="0"/>
      <w:marBottom w:val="0"/>
      <w:divBdr>
        <w:top w:val="none" w:sz="0" w:space="0" w:color="auto"/>
        <w:left w:val="none" w:sz="0" w:space="0" w:color="auto"/>
        <w:bottom w:val="none" w:sz="0" w:space="0" w:color="auto"/>
        <w:right w:val="none" w:sz="0" w:space="0" w:color="auto"/>
      </w:divBdr>
    </w:div>
    <w:div w:id="271135487">
      <w:bodyDiv w:val="1"/>
      <w:marLeft w:val="0"/>
      <w:marRight w:val="0"/>
      <w:marTop w:val="0"/>
      <w:marBottom w:val="0"/>
      <w:divBdr>
        <w:top w:val="none" w:sz="0" w:space="0" w:color="auto"/>
        <w:left w:val="none" w:sz="0" w:space="0" w:color="auto"/>
        <w:bottom w:val="none" w:sz="0" w:space="0" w:color="auto"/>
        <w:right w:val="none" w:sz="0" w:space="0" w:color="auto"/>
      </w:divBdr>
    </w:div>
    <w:div w:id="273557773">
      <w:bodyDiv w:val="1"/>
      <w:marLeft w:val="0"/>
      <w:marRight w:val="0"/>
      <w:marTop w:val="0"/>
      <w:marBottom w:val="0"/>
      <w:divBdr>
        <w:top w:val="none" w:sz="0" w:space="0" w:color="auto"/>
        <w:left w:val="none" w:sz="0" w:space="0" w:color="auto"/>
        <w:bottom w:val="none" w:sz="0" w:space="0" w:color="auto"/>
        <w:right w:val="none" w:sz="0" w:space="0" w:color="auto"/>
      </w:divBdr>
    </w:div>
    <w:div w:id="275449763">
      <w:bodyDiv w:val="1"/>
      <w:marLeft w:val="0"/>
      <w:marRight w:val="0"/>
      <w:marTop w:val="0"/>
      <w:marBottom w:val="0"/>
      <w:divBdr>
        <w:top w:val="none" w:sz="0" w:space="0" w:color="auto"/>
        <w:left w:val="none" w:sz="0" w:space="0" w:color="auto"/>
        <w:bottom w:val="none" w:sz="0" w:space="0" w:color="auto"/>
        <w:right w:val="none" w:sz="0" w:space="0" w:color="auto"/>
      </w:divBdr>
    </w:div>
    <w:div w:id="276528755">
      <w:bodyDiv w:val="1"/>
      <w:marLeft w:val="0"/>
      <w:marRight w:val="0"/>
      <w:marTop w:val="0"/>
      <w:marBottom w:val="0"/>
      <w:divBdr>
        <w:top w:val="none" w:sz="0" w:space="0" w:color="auto"/>
        <w:left w:val="none" w:sz="0" w:space="0" w:color="auto"/>
        <w:bottom w:val="none" w:sz="0" w:space="0" w:color="auto"/>
        <w:right w:val="none" w:sz="0" w:space="0" w:color="auto"/>
      </w:divBdr>
    </w:div>
    <w:div w:id="278074798">
      <w:bodyDiv w:val="1"/>
      <w:marLeft w:val="0"/>
      <w:marRight w:val="0"/>
      <w:marTop w:val="0"/>
      <w:marBottom w:val="0"/>
      <w:divBdr>
        <w:top w:val="none" w:sz="0" w:space="0" w:color="auto"/>
        <w:left w:val="none" w:sz="0" w:space="0" w:color="auto"/>
        <w:bottom w:val="none" w:sz="0" w:space="0" w:color="auto"/>
        <w:right w:val="none" w:sz="0" w:space="0" w:color="auto"/>
      </w:divBdr>
    </w:div>
    <w:div w:id="279386846">
      <w:bodyDiv w:val="1"/>
      <w:marLeft w:val="0"/>
      <w:marRight w:val="0"/>
      <w:marTop w:val="0"/>
      <w:marBottom w:val="0"/>
      <w:divBdr>
        <w:top w:val="none" w:sz="0" w:space="0" w:color="auto"/>
        <w:left w:val="none" w:sz="0" w:space="0" w:color="auto"/>
        <w:bottom w:val="none" w:sz="0" w:space="0" w:color="auto"/>
        <w:right w:val="none" w:sz="0" w:space="0" w:color="auto"/>
      </w:divBdr>
    </w:div>
    <w:div w:id="283929087">
      <w:bodyDiv w:val="1"/>
      <w:marLeft w:val="0"/>
      <w:marRight w:val="0"/>
      <w:marTop w:val="0"/>
      <w:marBottom w:val="0"/>
      <w:divBdr>
        <w:top w:val="none" w:sz="0" w:space="0" w:color="auto"/>
        <w:left w:val="none" w:sz="0" w:space="0" w:color="auto"/>
        <w:bottom w:val="none" w:sz="0" w:space="0" w:color="auto"/>
        <w:right w:val="none" w:sz="0" w:space="0" w:color="auto"/>
      </w:divBdr>
    </w:div>
    <w:div w:id="283998776">
      <w:bodyDiv w:val="1"/>
      <w:marLeft w:val="0"/>
      <w:marRight w:val="0"/>
      <w:marTop w:val="0"/>
      <w:marBottom w:val="0"/>
      <w:divBdr>
        <w:top w:val="none" w:sz="0" w:space="0" w:color="auto"/>
        <w:left w:val="none" w:sz="0" w:space="0" w:color="auto"/>
        <w:bottom w:val="none" w:sz="0" w:space="0" w:color="auto"/>
        <w:right w:val="none" w:sz="0" w:space="0" w:color="auto"/>
      </w:divBdr>
    </w:div>
    <w:div w:id="284695915">
      <w:bodyDiv w:val="1"/>
      <w:marLeft w:val="0"/>
      <w:marRight w:val="0"/>
      <w:marTop w:val="0"/>
      <w:marBottom w:val="0"/>
      <w:divBdr>
        <w:top w:val="none" w:sz="0" w:space="0" w:color="auto"/>
        <w:left w:val="none" w:sz="0" w:space="0" w:color="auto"/>
        <w:bottom w:val="none" w:sz="0" w:space="0" w:color="auto"/>
        <w:right w:val="none" w:sz="0" w:space="0" w:color="auto"/>
      </w:divBdr>
    </w:div>
    <w:div w:id="286007127">
      <w:bodyDiv w:val="1"/>
      <w:marLeft w:val="0"/>
      <w:marRight w:val="0"/>
      <w:marTop w:val="0"/>
      <w:marBottom w:val="0"/>
      <w:divBdr>
        <w:top w:val="none" w:sz="0" w:space="0" w:color="auto"/>
        <w:left w:val="none" w:sz="0" w:space="0" w:color="auto"/>
        <w:bottom w:val="none" w:sz="0" w:space="0" w:color="auto"/>
        <w:right w:val="none" w:sz="0" w:space="0" w:color="auto"/>
      </w:divBdr>
    </w:div>
    <w:div w:id="286278773">
      <w:bodyDiv w:val="1"/>
      <w:marLeft w:val="0"/>
      <w:marRight w:val="0"/>
      <w:marTop w:val="0"/>
      <w:marBottom w:val="0"/>
      <w:divBdr>
        <w:top w:val="none" w:sz="0" w:space="0" w:color="auto"/>
        <w:left w:val="none" w:sz="0" w:space="0" w:color="auto"/>
        <w:bottom w:val="none" w:sz="0" w:space="0" w:color="auto"/>
        <w:right w:val="none" w:sz="0" w:space="0" w:color="auto"/>
      </w:divBdr>
    </w:div>
    <w:div w:id="287397765">
      <w:bodyDiv w:val="1"/>
      <w:marLeft w:val="0"/>
      <w:marRight w:val="0"/>
      <w:marTop w:val="0"/>
      <w:marBottom w:val="0"/>
      <w:divBdr>
        <w:top w:val="none" w:sz="0" w:space="0" w:color="auto"/>
        <w:left w:val="none" w:sz="0" w:space="0" w:color="auto"/>
        <w:bottom w:val="none" w:sz="0" w:space="0" w:color="auto"/>
        <w:right w:val="none" w:sz="0" w:space="0" w:color="auto"/>
      </w:divBdr>
    </w:div>
    <w:div w:id="289361477">
      <w:bodyDiv w:val="1"/>
      <w:marLeft w:val="0"/>
      <w:marRight w:val="0"/>
      <w:marTop w:val="0"/>
      <w:marBottom w:val="0"/>
      <w:divBdr>
        <w:top w:val="none" w:sz="0" w:space="0" w:color="auto"/>
        <w:left w:val="none" w:sz="0" w:space="0" w:color="auto"/>
        <w:bottom w:val="none" w:sz="0" w:space="0" w:color="auto"/>
        <w:right w:val="none" w:sz="0" w:space="0" w:color="auto"/>
      </w:divBdr>
    </w:div>
    <w:div w:id="291642043">
      <w:bodyDiv w:val="1"/>
      <w:marLeft w:val="0"/>
      <w:marRight w:val="0"/>
      <w:marTop w:val="0"/>
      <w:marBottom w:val="0"/>
      <w:divBdr>
        <w:top w:val="none" w:sz="0" w:space="0" w:color="auto"/>
        <w:left w:val="none" w:sz="0" w:space="0" w:color="auto"/>
        <w:bottom w:val="none" w:sz="0" w:space="0" w:color="auto"/>
        <w:right w:val="none" w:sz="0" w:space="0" w:color="auto"/>
      </w:divBdr>
    </w:div>
    <w:div w:id="303584502">
      <w:bodyDiv w:val="1"/>
      <w:marLeft w:val="0"/>
      <w:marRight w:val="0"/>
      <w:marTop w:val="0"/>
      <w:marBottom w:val="0"/>
      <w:divBdr>
        <w:top w:val="none" w:sz="0" w:space="0" w:color="auto"/>
        <w:left w:val="none" w:sz="0" w:space="0" w:color="auto"/>
        <w:bottom w:val="none" w:sz="0" w:space="0" w:color="auto"/>
        <w:right w:val="none" w:sz="0" w:space="0" w:color="auto"/>
      </w:divBdr>
    </w:div>
    <w:div w:id="308360508">
      <w:bodyDiv w:val="1"/>
      <w:marLeft w:val="0"/>
      <w:marRight w:val="0"/>
      <w:marTop w:val="0"/>
      <w:marBottom w:val="0"/>
      <w:divBdr>
        <w:top w:val="none" w:sz="0" w:space="0" w:color="auto"/>
        <w:left w:val="none" w:sz="0" w:space="0" w:color="auto"/>
        <w:bottom w:val="none" w:sz="0" w:space="0" w:color="auto"/>
        <w:right w:val="none" w:sz="0" w:space="0" w:color="auto"/>
      </w:divBdr>
    </w:div>
    <w:div w:id="310065637">
      <w:bodyDiv w:val="1"/>
      <w:marLeft w:val="0"/>
      <w:marRight w:val="0"/>
      <w:marTop w:val="0"/>
      <w:marBottom w:val="0"/>
      <w:divBdr>
        <w:top w:val="none" w:sz="0" w:space="0" w:color="auto"/>
        <w:left w:val="none" w:sz="0" w:space="0" w:color="auto"/>
        <w:bottom w:val="none" w:sz="0" w:space="0" w:color="auto"/>
        <w:right w:val="none" w:sz="0" w:space="0" w:color="auto"/>
      </w:divBdr>
    </w:div>
    <w:div w:id="310670256">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9578159">
      <w:bodyDiv w:val="1"/>
      <w:marLeft w:val="0"/>
      <w:marRight w:val="0"/>
      <w:marTop w:val="0"/>
      <w:marBottom w:val="0"/>
      <w:divBdr>
        <w:top w:val="none" w:sz="0" w:space="0" w:color="auto"/>
        <w:left w:val="none" w:sz="0" w:space="0" w:color="auto"/>
        <w:bottom w:val="none" w:sz="0" w:space="0" w:color="auto"/>
        <w:right w:val="none" w:sz="0" w:space="0" w:color="auto"/>
      </w:divBdr>
    </w:div>
    <w:div w:id="321931985">
      <w:bodyDiv w:val="1"/>
      <w:marLeft w:val="0"/>
      <w:marRight w:val="0"/>
      <w:marTop w:val="0"/>
      <w:marBottom w:val="0"/>
      <w:divBdr>
        <w:top w:val="none" w:sz="0" w:space="0" w:color="auto"/>
        <w:left w:val="none" w:sz="0" w:space="0" w:color="auto"/>
        <w:bottom w:val="none" w:sz="0" w:space="0" w:color="auto"/>
        <w:right w:val="none" w:sz="0" w:space="0" w:color="auto"/>
      </w:divBdr>
    </w:div>
    <w:div w:id="323555581">
      <w:bodyDiv w:val="1"/>
      <w:marLeft w:val="0"/>
      <w:marRight w:val="0"/>
      <w:marTop w:val="0"/>
      <w:marBottom w:val="0"/>
      <w:divBdr>
        <w:top w:val="none" w:sz="0" w:space="0" w:color="auto"/>
        <w:left w:val="none" w:sz="0" w:space="0" w:color="auto"/>
        <w:bottom w:val="none" w:sz="0" w:space="0" w:color="auto"/>
        <w:right w:val="none" w:sz="0" w:space="0" w:color="auto"/>
      </w:divBdr>
    </w:div>
    <w:div w:id="324168819">
      <w:bodyDiv w:val="1"/>
      <w:marLeft w:val="0"/>
      <w:marRight w:val="0"/>
      <w:marTop w:val="0"/>
      <w:marBottom w:val="0"/>
      <w:divBdr>
        <w:top w:val="none" w:sz="0" w:space="0" w:color="auto"/>
        <w:left w:val="none" w:sz="0" w:space="0" w:color="auto"/>
        <w:bottom w:val="none" w:sz="0" w:space="0" w:color="auto"/>
        <w:right w:val="none" w:sz="0" w:space="0" w:color="auto"/>
      </w:divBdr>
    </w:div>
    <w:div w:id="326786598">
      <w:bodyDiv w:val="1"/>
      <w:marLeft w:val="0"/>
      <w:marRight w:val="0"/>
      <w:marTop w:val="0"/>
      <w:marBottom w:val="0"/>
      <w:divBdr>
        <w:top w:val="none" w:sz="0" w:space="0" w:color="auto"/>
        <w:left w:val="none" w:sz="0" w:space="0" w:color="auto"/>
        <w:bottom w:val="none" w:sz="0" w:space="0" w:color="auto"/>
        <w:right w:val="none" w:sz="0" w:space="0" w:color="auto"/>
      </w:divBdr>
    </w:div>
    <w:div w:id="331299337">
      <w:bodyDiv w:val="1"/>
      <w:marLeft w:val="0"/>
      <w:marRight w:val="0"/>
      <w:marTop w:val="0"/>
      <w:marBottom w:val="0"/>
      <w:divBdr>
        <w:top w:val="none" w:sz="0" w:space="0" w:color="auto"/>
        <w:left w:val="none" w:sz="0" w:space="0" w:color="auto"/>
        <w:bottom w:val="none" w:sz="0" w:space="0" w:color="auto"/>
        <w:right w:val="none" w:sz="0" w:space="0" w:color="auto"/>
      </w:divBdr>
    </w:div>
    <w:div w:id="331373798">
      <w:bodyDiv w:val="1"/>
      <w:marLeft w:val="0"/>
      <w:marRight w:val="0"/>
      <w:marTop w:val="0"/>
      <w:marBottom w:val="0"/>
      <w:divBdr>
        <w:top w:val="none" w:sz="0" w:space="0" w:color="auto"/>
        <w:left w:val="none" w:sz="0" w:space="0" w:color="auto"/>
        <w:bottom w:val="none" w:sz="0" w:space="0" w:color="auto"/>
        <w:right w:val="none" w:sz="0" w:space="0" w:color="auto"/>
      </w:divBdr>
    </w:div>
    <w:div w:id="333069301">
      <w:bodyDiv w:val="1"/>
      <w:marLeft w:val="0"/>
      <w:marRight w:val="0"/>
      <w:marTop w:val="0"/>
      <w:marBottom w:val="0"/>
      <w:divBdr>
        <w:top w:val="none" w:sz="0" w:space="0" w:color="auto"/>
        <w:left w:val="none" w:sz="0" w:space="0" w:color="auto"/>
        <w:bottom w:val="none" w:sz="0" w:space="0" w:color="auto"/>
        <w:right w:val="none" w:sz="0" w:space="0" w:color="auto"/>
      </w:divBdr>
    </w:div>
    <w:div w:id="333345381">
      <w:bodyDiv w:val="1"/>
      <w:marLeft w:val="0"/>
      <w:marRight w:val="0"/>
      <w:marTop w:val="0"/>
      <w:marBottom w:val="0"/>
      <w:divBdr>
        <w:top w:val="none" w:sz="0" w:space="0" w:color="auto"/>
        <w:left w:val="none" w:sz="0" w:space="0" w:color="auto"/>
        <w:bottom w:val="none" w:sz="0" w:space="0" w:color="auto"/>
        <w:right w:val="none" w:sz="0" w:space="0" w:color="auto"/>
      </w:divBdr>
    </w:div>
    <w:div w:id="340738370">
      <w:bodyDiv w:val="1"/>
      <w:marLeft w:val="0"/>
      <w:marRight w:val="0"/>
      <w:marTop w:val="0"/>
      <w:marBottom w:val="0"/>
      <w:divBdr>
        <w:top w:val="none" w:sz="0" w:space="0" w:color="auto"/>
        <w:left w:val="none" w:sz="0" w:space="0" w:color="auto"/>
        <w:bottom w:val="none" w:sz="0" w:space="0" w:color="auto"/>
        <w:right w:val="none" w:sz="0" w:space="0" w:color="auto"/>
      </w:divBdr>
    </w:div>
    <w:div w:id="344357483">
      <w:bodyDiv w:val="1"/>
      <w:marLeft w:val="0"/>
      <w:marRight w:val="0"/>
      <w:marTop w:val="0"/>
      <w:marBottom w:val="0"/>
      <w:divBdr>
        <w:top w:val="none" w:sz="0" w:space="0" w:color="auto"/>
        <w:left w:val="none" w:sz="0" w:space="0" w:color="auto"/>
        <w:bottom w:val="none" w:sz="0" w:space="0" w:color="auto"/>
        <w:right w:val="none" w:sz="0" w:space="0" w:color="auto"/>
      </w:divBdr>
    </w:div>
    <w:div w:id="348988076">
      <w:bodyDiv w:val="1"/>
      <w:marLeft w:val="0"/>
      <w:marRight w:val="0"/>
      <w:marTop w:val="0"/>
      <w:marBottom w:val="0"/>
      <w:divBdr>
        <w:top w:val="none" w:sz="0" w:space="0" w:color="auto"/>
        <w:left w:val="none" w:sz="0" w:space="0" w:color="auto"/>
        <w:bottom w:val="none" w:sz="0" w:space="0" w:color="auto"/>
        <w:right w:val="none" w:sz="0" w:space="0" w:color="auto"/>
      </w:divBdr>
    </w:div>
    <w:div w:id="358746083">
      <w:bodyDiv w:val="1"/>
      <w:marLeft w:val="0"/>
      <w:marRight w:val="0"/>
      <w:marTop w:val="0"/>
      <w:marBottom w:val="0"/>
      <w:divBdr>
        <w:top w:val="none" w:sz="0" w:space="0" w:color="auto"/>
        <w:left w:val="none" w:sz="0" w:space="0" w:color="auto"/>
        <w:bottom w:val="none" w:sz="0" w:space="0" w:color="auto"/>
        <w:right w:val="none" w:sz="0" w:space="0" w:color="auto"/>
      </w:divBdr>
    </w:div>
    <w:div w:id="360742258">
      <w:bodyDiv w:val="1"/>
      <w:marLeft w:val="0"/>
      <w:marRight w:val="0"/>
      <w:marTop w:val="0"/>
      <w:marBottom w:val="0"/>
      <w:divBdr>
        <w:top w:val="none" w:sz="0" w:space="0" w:color="auto"/>
        <w:left w:val="none" w:sz="0" w:space="0" w:color="auto"/>
        <w:bottom w:val="none" w:sz="0" w:space="0" w:color="auto"/>
        <w:right w:val="none" w:sz="0" w:space="0" w:color="auto"/>
      </w:divBdr>
    </w:div>
    <w:div w:id="369457721">
      <w:bodyDiv w:val="1"/>
      <w:marLeft w:val="0"/>
      <w:marRight w:val="0"/>
      <w:marTop w:val="0"/>
      <w:marBottom w:val="0"/>
      <w:divBdr>
        <w:top w:val="none" w:sz="0" w:space="0" w:color="auto"/>
        <w:left w:val="none" w:sz="0" w:space="0" w:color="auto"/>
        <w:bottom w:val="none" w:sz="0" w:space="0" w:color="auto"/>
        <w:right w:val="none" w:sz="0" w:space="0" w:color="auto"/>
      </w:divBdr>
    </w:div>
    <w:div w:id="370614512">
      <w:bodyDiv w:val="1"/>
      <w:marLeft w:val="0"/>
      <w:marRight w:val="0"/>
      <w:marTop w:val="0"/>
      <w:marBottom w:val="0"/>
      <w:divBdr>
        <w:top w:val="none" w:sz="0" w:space="0" w:color="auto"/>
        <w:left w:val="none" w:sz="0" w:space="0" w:color="auto"/>
        <w:bottom w:val="none" w:sz="0" w:space="0" w:color="auto"/>
        <w:right w:val="none" w:sz="0" w:space="0" w:color="auto"/>
      </w:divBdr>
    </w:div>
    <w:div w:id="372846370">
      <w:bodyDiv w:val="1"/>
      <w:marLeft w:val="0"/>
      <w:marRight w:val="0"/>
      <w:marTop w:val="0"/>
      <w:marBottom w:val="0"/>
      <w:divBdr>
        <w:top w:val="none" w:sz="0" w:space="0" w:color="auto"/>
        <w:left w:val="none" w:sz="0" w:space="0" w:color="auto"/>
        <w:bottom w:val="none" w:sz="0" w:space="0" w:color="auto"/>
        <w:right w:val="none" w:sz="0" w:space="0" w:color="auto"/>
      </w:divBdr>
    </w:div>
    <w:div w:id="373434447">
      <w:bodyDiv w:val="1"/>
      <w:marLeft w:val="0"/>
      <w:marRight w:val="0"/>
      <w:marTop w:val="0"/>
      <w:marBottom w:val="0"/>
      <w:divBdr>
        <w:top w:val="none" w:sz="0" w:space="0" w:color="auto"/>
        <w:left w:val="none" w:sz="0" w:space="0" w:color="auto"/>
        <w:bottom w:val="none" w:sz="0" w:space="0" w:color="auto"/>
        <w:right w:val="none" w:sz="0" w:space="0" w:color="auto"/>
      </w:divBdr>
    </w:div>
    <w:div w:id="378360317">
      <w:bodyDiv w:val="1"/>
      <w:marLeft w:val="0"/>
      <w:marRight w:val="0"/>
      <w:marTop w:val="0"/>
      <w:marBottom w:val="0"/>
      <w:divBdr>
        <w:top w:val="none" w:sz="0" w:space="0" w:color="auto"/>
        <w:left w:val="none" w:sz="0" w:space="0" w:color="auto"/>
        <w:bottom w:val="none" w:sz="0" w:space="0" w:color="auto"/>
        <w:right w:val="none" w:sz="0" w:space="0" w:color="auto"/>
      </w:divBdr>
    </w:div>
    <w:div w:id="378474135">
      <w:bodyDiv w:val="1"/>
      <w:marLeft w:val="0"/>
      <w:marRight w:val="0"/>
      <w:marTop w:val="0"/>
      <w:marBottom w:val="0"/>
      <w:divBdr>
        <w:top w:val="none" w:sz="0" w:space="0" w:color="auto"/>
        <w:left w:val="none" w:sz="0" w:space="0" w:color="auto"/>
        <w:bottom w:val="none" w:sz="0" w:space="0" w:color="auto"/>
        <w:right w:val="none" w:sz="0" w:space="0" w:color="auto"/>
      </w:divBdr>
    </w:div>
    <w:div w:id="379136490">
      <w:bodyDiv w:val="1"/>
      <w:marLeft w:val="0"/>
      <w:marRight w:val="0"/>
      <w:marTop w:val="0"/>
      <w:marBottom w:val="0"/>
      <w:divBdr>
        <w:top w:val="none" w:sz="0" w:space="0" w:color="auto"/>
        <w:left w:val="none" w:sz="0" w:space="0" w:color="auto"/>
        <w:bottom w:val="none" w:sz="0" w:space="0" w:color="auto"/>
        <w:right w:val="none" w:sz="0" w:space="0" w:color="auto"/>
      </w:divBdr>
    </w:div>
    <w:div w:id="381683192">
      <w:bodyDiv w:val="1"/>
      <w:marLeft w:val="0"/>
      <w:marRight w:val="0"/>
      <w:marTop w:val="0"/>
      <w:marBottom w:val="0"/>
      <w:divBdr>
        <w:top w:val="none" w:sz="0" w:space="0" w:color="auto"/>
        <w:left w:val="none" w:sz="0" w:space="0" w:color="auto"/>
        <w:bottom w:val="none" w:sz="0" w:space="0" w:color="auto"/>
        <w:right w:val="none" w:sz="0" w:space="0" w:color="auto"/>
      </w:divBdr>
    </w:div>
    <w:div w:id="382215157">
      <w:bodyDiv w:val="1"/>
      <w:marLeft w:val="0"/>
      <w:marRight w:val="0"/>
      <w:marTop w:val="0"/>
      <w:marBottom w:val="0"/>
      <w:divBdr>
        <w:top w:val="none" w:sz="0" w:space="0" w:color="auto"/>
        <w:left w:val="none" w:sz="0" w:space="0" w:color="auto"/>
        <w:bottom w:val="none" w:sz="0" w:space="0" w:color="auto"/>
        <w:right w:val="none" w:sz="0" w:space="0" w:color="auto"/>
      </w:divBdr>
    </w:div>
    <w:div w:id="384841129">
      <w:bodyDiv w:val="1"/>
      <w:marLeft w:val="0"/>
      <w:marRight w:val="0"/>
      <w:marTop w:val="0"/>
      <w:marBottom w:val="0"/>
      <w:divBdr>
        <w:top w:val="none" w:sz="0" w:space="0" w:color="auto"/>
        <w:left w:val="none" w:sz="0" w:space="0" w:color="auto"/>
        <w:bottom w:val="none" w:sz="0" w:space="0" w:color="auto"/>
        <w:right w:val="none" w:sz="0" w:space="0" w:color="auto"/>
      </w:divBdr>
    </w:div>
    <w:div w:id="386227159">
      <w:bodyDiv w:val="1"/>
      <w:marLeft w:val="0"/>
      <w:marRight w:val="0"/>
      <w:marTop w:val="0"/>
      <w:marBottom w:val="0"/>
      <w:divBdr>
        <w:top w:val="none" w:sz="0" w:space="0" w:color="auto"/>
        <w:left w:val="none" w:sz="0" w:space="0" w:color="auto"/>
        <w:bottom w:val="none" w:sz="0" w:space="0" w:color="auto"/>
        <w:right w:val="none" w:sz="0" w:space="0" w:color="auto"/>
      </w:divBdr>
    </w:div>
    <w:div w:id="387923572">
      <w:bodyDiv w:val="1"/>
      <w:marLeft w:val="0"/>
      <w:marRight w:val="0"/>
      <w:marTop w:val="0"/>
      <w:marBottom w:val="0"/>
      <w:divBdr>
        <w:top w:val="none" w:sz="0" w:space="0" w:color="auto"/>
        <w:left w:val="none" w:sz="0" w:space="0" w:color="auto"/>
        <w:bottom w:val="none" w:sz="0" w:space="0" w:color="auto"/>
        <w:right w:val="none" w:sz="0" w:space="0" w:color="auto"/>
      </w:divBdr>
    </w:div>
    <w:div w:id="390811800">
      <w:bodyDiv w:val="1"/>
      <w:marLeft w:val="0"/>
      <w:marRight w:val="0"/>
      <w:marTop w:val="0"/>
      <w:marBottom w:val="0"/>
      <w:divBdr>
        <w:top w:val="none" w:sz="0" w:space="0" w:color="auto"/>
        <w:left w:val="none" w:sz="0" w:space="0" w:color="auto"/>
        <w:bottom w:val="none" w:sz="0" w:space="0" w:color="auto"/>
        <w:right w:val="none" w:sz="0" w:space="0" w:color="auto"/>
      </w:divBdr>
    </w:div>
    <w:div w:id="391851386">
      <w:bodyDiv w:val="1"/>
      <w:marLeft w:val="0"/>
      <w:marRight w:val="0"/>
      <w:marTop w:val="0"/>
      <w:marBottom w:val="0"/>
      <w:divBdr>
        <w:top w:val="none" w:sz="0" w:space="0" w:color="auto"/>
        <w:left w:val="none" w:sz="0" w:space="0" w:color="auto"/>
        <w:bottom w:val="none" w:sz="0" w:space="0" w:color="auto"/>
        <w:right w:val="none" w:sz="0" w:space="0" w:color="auto"/>
      </w:divBdr>
    </w:div>
    <w:div w:id="398871010">
      <w:bodyDiv w:val="1"/>
      <w:marLeft w:val="0"/>
      <w:marRight w:val="0"/>
      <w:marTop w:val="0"/>
      <w:marBottom w:val="0"/>
      <w:divBdr>
        <w:top w:val="none" w:sz="0" w:space="0" w:color="auto"/>
        <w:left w:val="none" w:sz="0" w:space="0" w:color="auto"/>
        <w:bottom w:val="none" w:sz="0" w:space="0" w:color="auto"/>
        <w:right w:val="none" w:sz="0" w:space="0" w:color="auto"/>
      </w:divBdr>
    </w:div>
    <w:div w:id="401146368">
      <w:bodyDiv w:val="1"/>
      <w:marLeft w:val="0"/>
      <w:marRight w:val="0"/>
      <w:marTop w:val="0"/>
      <w:marBottom w:val="0"/>
      <w:divBdr>
        <w:top w:val="none" w:sz="0" w:space="0" w:color="auto"/>
        <w:left w:val="none" w:sz="0" w:space="0" w:color="auto"/>
        <w:bottom w:val="none" w:sz="0" w:space="0" w:color="auto"/>
        <w:right w:val="none" w:sz="0" w:space="0" w:color="auto"/>
      </w:divBdr>
    </w:div>
    <w:div w:id="405880231">
      <w:bodyDiv w:val="1"/>
      <w:marLeft w:val="0"/>
      <w:marRight w:val="0"/>
      <w:marTop w:val="0"/>
      <w:marBottom w:val="0"/>
      <w:divBdr>
        <w:top w:val="none" w:sz="0" w:space="0" w:color="auto"/>
        <w:left w:val="none" w:sz="0" w:space="0" w:color="auto"/>
        <w:bottom w:val="none" w:sz="0" w:space="0" w:color="auto"/>
        <w:right w:val="none" w:sz="0" w:space="0" w:color="auto"/>
      </w:divBdr>
    </w:div>
    <w:div w:id="406419729">
      <w:bodyDiv w:val="1"/>
      <w:marLeft w:val="0"/>
      <w:marRight w:val="0"/>
      <w:marTop w:val="0"/>
      <w:marBottom w:val="0"/>
      <w:divBdr>
        <w:top w:val="none" w:sz="0" w:space="0" w:color="auto"/>
        <w:left w:val="none" w:sz="0" w:space="0" w:color="auto"/>
        <w:bottom w:val="none" w:sz="0" w:space="0" w:color="auto"/>
        <w:right w:val="none" w:sz="0" w:space="0" w:color="auto"/>
      </w:divBdr>
    </w:div>
    <w:div w:id="408620571">
      <w:bodyDiv w:val="1"/>
      <w:marLeft w:val="0"/>
      <w:marRight w:val="0"/>
      <w:marTop w:val="0"/>
      <w:marBottom w:val="0"/>
      <w:divBdr>
        <w:top w:val="none" w:sz="0" w:space="0" w:color="auto"/>
        <w:left w:val="none" w:sz="0" w:space="0" w:color="auto"/>
        <w:bottom w:val="none" w:sz="0" w:space="0" w:color="auto"/>
        <w:right w:val="none" w:sz="0" w:space="0" w:color="auto"/>
      </w:divBdr>
    </w:div>
    <w:div w:id="408968386">
      <w:bodyDiv w:val="1"/>
      <w:marLeft w:val="0"/>
      <w:marRight w:val="0"/>
      <w:marTop w:val="0"/>
      <w:marBottom w:val="0"/>
      <w:divBdr>
        <w:top w:val="none" w:sz="0" w:space="0" w:color="auto"/>
        <w:left w:val="none" w:sz="0" w:space="0" w:color="auto"/>
        <w:bottom w:val="none" w:sz="0" w:space="0" w:color="auto"/>
        <w:right w:val="none" w:sz="0" w:space="0" w:color="auto"/>
      </w:divBdr>
    </w:div>
    <w:div w:id="409036112">
      <w:bodyDiv w:val="1"/>
      <w:marLeft w:val="0"/>
      <w:marRight w:val="0"/>
      <w:marTop w:val="0"/>
      <w:marBottom w:val="0"/>
      <w:divBdr>
        <w:top w:val="none" w:sz="0" w:space="0" w:color="auto"/>
        <w:left w:val="none" w:sz="0" w:space="0" w:color="auto"/>
        <w:bottom w:val="none" w:sz="0" w:space="0" w:color="auto"/>
        <w:right w:val="none" w:sz="0" w:space="0" w:color="auto"/>
      </w:divBdr>
    </w:div>
    <w:div w:id="410272095">
      <w:bodyDiv w:val="1"/>
      <w:marLeft w:val="0"/>
      <w:marRight w:val="0"/>
      <w:marTop w:val="0"/>
      <w:marBottom w:val="0"/>
      <w:divBdr>
        <w:top w:val="none" w:sz="0" w:space="0" w:color="auto"/>
        <w:left w:val="none" w:sz="0" w:space="0" w:color="auto"/>
        <w:bottom w:val="none" w:sz="0" w:space="0" w:color="auto"/>
        <w:right w:val="none" w:sz="0" w:space="0" w:color="auto"/>
      </w:divBdr>
      <w:divsChild>
        <w:div w:id="176896158">
          <w:marLeft w:val="0"/>
          <w:marRight w:val="0"/>
          <w:marTop w:val="0"/>
          <w:marBottom w:val="0"/>
          <w:divBdr>
            <w:top w:val="none" w:sz="0" w:space="0" w:color="auto"/>
            <w:left w:val="none" w:sz="0" w:space="0" w:color="auto"/>
            <w:bottom w:val="none" w:sz="0" w:space="0" w:color="auto"/>
            <w:right w:val="none" w:sz="0" w:space="0" w:color="auto"/>
          </w:divBdr>
          <w:divsChild>
            <w:div w:id="16622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5344">
      <w:bodyDiv w:val="1"/>
      <w:marLeft w:val="0"/>
      <w:marRight w:val="0"/>
      <w:marTop w:val="0"/>
      <w:marBottom w:val="0"/>
      <w:divBdr>
        <w:top w:val="none" w:sz="0" w:space="0" w:color="auto"/>
        <w:left w:val="none" w:sz="0" w:space="0" w:color="auto"/>
        <w:bottom w:val="none" w:sz="0" w:space="0" w:color="auto"/>
        <w:right w:val="none" w:sz="0" w:space="0" w:color="auto"/>
      </w:divBdr>
    </w:div>
    <w:div w:id="410930009">
      <w:bodyDiv w:val="1"/>
      <w:marLeft w:val="0"/>
      <w:marRight w:val="0"/>
      <w:marTop w:val="0"/>
      <w:marBottom w:val="0"/>
      <w:divBdr>
        <w:top w:val="none" w:sz="0" w:space="0" w:color="auto"/>
        <w:left w:val="none" w:sz="0" w:space="0" w:color="auto"/>
        <w:bottom w:val="none" w:sz="0" w:space="0" w:color="auto"/>
        <w:right w:val="none" w:sz="0" w:space="0" w:color="auto"/>
      </w:divBdr>
    </w:div>
    <w:div w:id="411663677">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414740338">
      <w:bodyDiv w:val="1"/>
      <w:marLeft w:val="0"/>
      <w:marRight w:val="0"/>
      <w:marTop w:val="0"/>
      <w:marBottom w:val="0"/>
      <w:divBdr>
        <w:top w:val="none" w:sz="0" w:space="0" w:color="auto"/>
        <w:left w:val="none" w:sz="0" w:space="0" w:color="auto"/>
        <w:bottom w:val="none" w:sz="0" w:space="0" w:color="auto"/>
        <w:right w:val="none" w:sz="0" w:space="0" w:color="auto"/>
      </w:divBdr>
    </w:div>
    <w:div w:id="415712668">
      <w:bodyDiv w:val="1"/>
      <w:marLeft w:val="0"/>
      <w:marRight w:val="0"/>
      <w:marTop w:val="0"/>
      <w:marBottom w:val="0"/>
      <w:divBdr>
        <w:top w:val="none" w:sz="0" w:space="0" w:color="auto"/>
        <w:left w:val="none" w:sz="0" w:space="0" w:color="auto"/>
        <w:bottom w:val="none" w:sz="0" w:space="0" w:color="auto"/>
        <w:right w:val="none" w:sz="0" w:space="0" w:color="auto"/>
      </w:divBdr>
    </w:div>
    <w:div w:id="419182458">
      <w:bodyDiv w:val="1"/>
      <w:marLeft w:val="0"/>
      <w:marRight w:val="0"/>
      <w:marTop w:val="0"/>
      <w:marBottom w:val="0"/>
      <w:divBdr>
        <w:top w:val="none" w:sz="0" w:space="0" w:color="auto"/>
        <w:left w:val="none" w:sz="0" w:space="0" w:color="auto"/>
        <w:bottom w:val="none" w:sz="0" w:space="0" w:color="auto"/>
        <w:right w:val="none" w:sz="0" w:space="0" w:color="auto"/>
      </w:divBdr>
    </w:div>
    <w:div w:id="421921218">
      <w:bodyDiv w:val="1"/>
      <w:marLeft w:val="0"/>
      <w:marRight w:val="0"/>
      <w:marTop w:val="0"/>
      <w:marBottom w:val="0"/>
      <w:divBdr>
        <w:top w:val="none" w:sz="0" w:space="0" w:color="auto"/>
        <w:left w:val="none" w:sz="0" w:space="0" w:color="auto"/>
        <w:bottom w:val="none" w:sz="0" w:space="0" w:color="auto"/>
        <w:right w:val="none" w:sz="0" w:space="0" w:color="auto"/>
      </w:divBdr>
    </w:div>
    <w:div w:id="430667324">
      <w:bodyDiv w:val="1"/>
      <w:marLeft w:val="0"/>
      <w:marRight w:val="0"/>
      <w:marTop w:val="0"/>
      <w:marBottom w:val="0"/>
      <w:divBdr>
        <w:top w:val="none" w:sz="0" w:space="0" w:color="auto"/>
        <w:left w:val="none" w:sz="0" w:space="0" w:color="auto"/>
        <w:bottom w:val="none" w:sz="0" w:space="0" w:color="auto"/>
        <w:right w:val="none" w:sz="0" w:space="0" w:color="auto"/>
      </w:divBdr>
    </w:div>
    <w:div w:id="434447567">
      <w:bodyDiv w:val="1"/>
      <w:marLeft w:val="0"/>
      <w:marRight w:val="0"/>
      <w:marTop w:val="0"/>
      <w:marBottom w:val="0"/>
      <w:divBdr>
        <w:top w:val="none" w:sz="0" w:space="0" w:color="auto"/>
        <w:left w:val="none" w:sz="0" w:space="0" w:color="auto"/>
        <w:bottom w:val="none" w:sz="0" w:space="0" w:color="auto"/>
        <w:right w:val="none" w:sz="0" w:space="0" w:color="auto"/>
      </w:divBdr>
    </w:div>
    <w:div w:id="434599465">
      <w:bodyDiv w:val="1"/>
      <w:marLeft w:val="0"/>
      <w:marRight w:val="0"/>
      <w:marTop w:val="0"/>
      <w:marBottom w:val="0"/>
      <w:divBdr>
        <w:top w:val="none" w:sz="0" w:space="0" w:color="auto"/>
        <w:left w:val="none" w:sz="0" w:space="0" w:color="auto"/>
        <w:bottom w:val="none" w:sz="0" w:space="0" w:color="auto"/>
        <w:right w:val="none" w:sz="0" w:space="0" w:color="auto"/>
      </w:divBdr>
    </w:div>
    <w:div w:id="437456515">
      <w:bodyDiv w:val="1"/>
      <w:marLeft w:val="0"/>
      <w:marRight w:val="0"/>
      <w:marTop w:val="0"/>
      <w:marBottom w:val="0"/>
      <w:divBdr>
        <w:top w:val="none" w:sz="0" w:space="0" w:color="auto"/>
        <w:left w:val="none" w:sz="0" w:space="0" w:color="auto"/>
        <w:bottom w:val="none" w:sz="0" w:space="0" w:color="auto"/>
        <w:right w:val="none" w:sz="0" w:space="0" w:color="auto"/>
      </w:divBdr>
    </w:div>
    <w:div w:id="437484827">
      <w:bodyDiv w:val="1"/>
      <w:marLeft w:val="0"/>
      <w:marRight w:val="0"/>
      <w:marTop w:val="0"/>
      <w:marBottom w:val="0"/>
      <w:divBdr>
        <w:top w:val="none" w:sz="0" w:space="0" w:color="auto"/>
        <w:left w:val="none" w:sz="0" w:space="0" w:color="auto"/>
        <w:bottom w:val="none" w:sz="0" w:space="0" w:color="auto"/>
        <w:right w:val="none" w:sz="0" w:space="0" w:color="auto"/>
      </w:divBdr>
    </w:div>
    <w:div w:id="437530437">
      <w:bodyDiv w:val="1"/>
      <w:marLeft w:val="0"/>
      <w:marRight w:val="0"/>
      <w:marTop w:val="0"/>
      <w:marBottom w:val="0"/>
      <w:divBdr>
        <w:top w:val="none" w:sz="0" w:space="0" w:color="auto"/>
        <w:left w:val="none" w:sz="0" w:space="0" w:color="auto"/>
        <w:bottom w:val="none" w:sz="0" w:space="0" w:color="auto"/>
        <w:right w:val="none" w:sz="0" w:space="0" w:color="auto"/>
      </w:divBdr>
    </w:div>
    <w:div w:id="448008431">
      <w:bodyDiv w:val="1"/>
      <w:marLeft w:val="0"/>
      <w:marRight w:val="0"/>
      <w:marTop w:val="0"/>
      <w:marBottom w:val="0"/>
      <w:divBdr>
        <w:top w:val="none" w:sz="0" w:space="0" w:color="auto"/>
        <w:left w:val="none" w:sz="0" w:space="0" w:color="auto"/>
        <w:bottom w:val="none" w:sz="0" w:space="0" w:color="auto"/>
        <w:right w:val="none" w:sz="0" w:space="0" w:color="auto"/>
      </w:divBdr>
    </w:div>
    <w:div w:id="452408418">
      <w:bodyDiv w:val="1"/>
      <w:marLeft w:val="0"/>
      <w:marRight w:val="0"/>
      <w:marTop w:val="0"/>
      <w:marBottom w:val="0"/>
      <w:divBdr>
        <w:top w:val="none" w:sz="0" w:space="0" w:color="auto"/>
        <w:left w:val="none" w:sz="0" w:space="0" w:color="auto"/>
        <w:bottom w:val="none" w:sz="0" w:space="0" w:color="auto"/>
        <w:right w:val="none" w:sz="0" w:space="0" w:color="auto"/>
      </w:divBdr>
    </w:div>
    <w:div w:id="455416205">
      <w:bodyDiv w:val="1"/>
      <w:marLeft w:val="0"/>
      <w:marRight w:val="0"/>
      <w:marTop w:val="0"/>
      <w:marBottom w:val="0"/>
      <w:divBdr>
        <w:top w:val="none" w:sz="0" w:space="0" w:color="auto"/>
        <w:left w:val="none" w:sz="0" w:space="0" w:color="auto"/>
        <w:bottom w:val="none" w:sz="0" w:space="0" w:color="auto"/>
        <w:right w:val="none" w:sz="0" w:space="0" w:color="auto"/>
      </w:divBdr>
    </w:div>
    <w:div w:id="458382074">
      <w:bodyDiv w:val="1"/>
      <w:marLeft w:val="0"/>
      <w:marRight w:val="0"/>
      <w:marTop w:val="0"/>
      <w:marBottom w:val="0"/>
      <w:divBdr>
        <w:top w:val="none" w:sz="0" w:space="0" w:color="auto"/>
        <w:left w:val="none" w:sz="0" w:space="0" w:color="auto"/>
        <w:bottom w:val="none" w:sz="0" w:space="0" w:color="auto"/>
        <w:right w:val="none" w:sz="0" w:space="0" w:color="auto"/>
      </w:divBdr>
    </w:div>
    <w:div w:id="460079606">
      <w:bodyDiv w:val="1"/>
      <w:marLeft w:val="0"/>
      <w:marRight w:val="0"/>
      <w:marTop w:val="0"/>
      <w:marBottom w:val="0"/>
      <w:divBdr>
        <w:top w:val="none" w:sz="0" w:space="0" w:color="auto"/>
        <w:left w:val="none" w:sz="0" w:space="0" w:color="auto"/>
        <w:bottom w:val="none" w:sz="0" w:space="0" w:color="auto"/>
        <w:right w:val="none" w:sz="0" w:space="0" w:color="auto"/>
      </w:divBdr>
    </w:div>
    <w:div w:id="462507395">
      <w:bodyDiv w:val="1"/>
      <w:marLeft w:val="0"/>
      <w:marRight w:val="0"/>
      <w:marTop w:val="0"/>
      <w:marBottom w:val="0"/>
      <w:divBdr>
        <w:top w:val="none" w:sz="0" w:space="0" w:color="auto"/>
        <w:left w:val="none" w:sz="0" w:space="0" w:color="auto"/>
        <w:bottom w:val="none" w:sz="0" w:space="0" w:color="auto"/>
        <w:right w:val="none" w:sz="0" w:space="0" w:color="auto"/>
      </w:divBdr>
    </w:div>
    <w:div w:id="466632373">
      <w:bodyDiv w:val="1"/>
      <w:marLeft w:val="0"/>
      <w:marRight w:val="0"/>
      <w:marTop w:val="0"/>
      <w:marBottom w:val="0"/>
      <w:divBdr>
        <w:top w:val="none" w:sz="0" w:space="0" w:color="auto"/>
        <w:left w:val="none" w:sz="0" w:space="0" w:color="auto"/>
        <w:bottom w:val="none" w:sz="0" w:space="0" w:color="auto"/>
        <w:right w:val="none" w:sz="0" w:space="0" w:color="auto"/>
      </w:divBdr>
    </w:div>
    <w:div w:id="472909213">
      <w:bodyDiv w:val="1"/>
      <w:marLeft w:val="0"/>
      <w:marRight w:val="0"/>
      <w:marTop w:val="0"/>
      <w:marBottom w:val="0"/>
      <w:divBdr>
        <w:top w:val="none" w:sz="0" w:space="0" w:color="auto"/>
        <w:left w:val="none" w:sz="0" w:space="0" w:color="auto"/>
        <w:bottom w:val="none" w:sz="0" w:space="0" w:color="auto"/>
        <w:right w:val="none" w:sz="0" w:space="0" w:color="auto"/>
      </w:divBdr>
    </w:div>
    <w:div w:id="472913751">
      <w:bodyDiv w:val="1"/>
      <w:marLeft w:val="0"/>
      <w:marRight w:val="0"/>
      <w:marTop w:val="0"/>
      <w:marBottom w:val="0"/>
      <w:divBdr>
        <w:top w:val="none" w:sz="0" w:space="0" w:color="auto"/>
        <w:left w:val="none" w:sz="0" w:space="0" w:color="auto"/>
        <w:bottom w:val="none" w:sz="0" w:space="0" w:color="auto"/>
        <w:right w:val="none" w:sz="0" w:space="0" w:color="auto"/>
      </w:divBdr>
    </w:div>
    <w:div w:id="486819873">
      <w:bodyDiv w:val="1"/>
      <w:marLeft w:val="0"/>
      <w:marRight w:val="0"/>
      <w:marTop w:val="0"/>
      <w:marBottom w:val="0"/>
      <w:divBdr>
        <w:top w:val="none" w:sz="0" w:space="0" w:color="auto"/>
        <w:left w:val="none" w:sz="0" w:space="0" w:color="auto"/>
        <w:bottom w:val="none" w:sz="0" w:space="0" w:color="auto"/>
        <w:right w:val="none" w:sz="0" w:space="0" w:color="auto"/>
      </w:divBdr>
    </w:div>
    <w:div w:id="488835310">
      <w:bodyDiv w:val="1"/>
      <w:marLeft w:val="0"/>
      <w:marRight w:val="0"/>
      <w:marTop w:val="0"/>
      <w:marBottom w:val="0"/>
      <w:divBdr>
        <w:top w:val="none" w:sz="0" w:space="0" w:color="auto"/>
        <w:left w:val="none" w:sz="0" w:space="0" w:color="auto"/>
        <w:bottom w:val="none" w:sz="0" w:space="0" w:color="auto"/>
        <w:right w:val="none" w:sz="0" w:space="0" w:color="auto"/>
      </w:divBdr>
    </w:div>
    <w:div w:id="490411497">
      <w:bodyDiv w:val="1"/>
      <w:marLeft w:val="0"/>
      <w:marRight w:val="0"/>
      <w:marTop w:val="0"/>
      <w:marBottom w:val="0"/>
      <w:divBdr>
        <w:top w:val="none" w:sz="0" w:space="0" w:color="auto"/>
        <w:left w:val="none" w:sz="0" w:space="0" w:color="auto"/>
        <w:bottom w:val="none" w:sz="0" w:space="0" w:color="auto"/>
        <w:right w:val="none" w:sz="0" w:space="0" w:color="auto"/>
      </w:divBdr>
    </w:div>
    <w:div w:id="491022429">
      <w:bodyDiv w:val="1"/>
      <w:marLeft w:val="0"/>
      <w:marRight w:val="0"/>
      <w:marTop w:val="0"/>
      <w:marBottom w:val="0"/>
      <w:divBdr>
        <w:top w:val="none" w:sz="0" w:space="0" w:color="auto"/>
        <w:left w:val="none" w:sz="0" w:space="0" w:color="auto"/>
        <w:bottom w:val="none" w:sz="0" w:space="0" w:color="auto"/>
        <w:right w:val="none" w:sz="0" w:space="0" w:color="auto"/>
      </w:divBdr>
    </w:div>
    <w:div w:id="492765217">
      <w:bodyDiv w:val="1"/>
      <w:marLeft w:val="0"/>
      <w:marRight w:val="0"/>
      <w:marTop w:val="0"/>
      <w:marBottom w:val="0"/>
      <w:divBdr>
        <w:top w:val="none" w:sz="0" w:space="0" w:color="auto"/>
        <w:left w:val="none" w:sz="0" w:space="0" w:color="auto"/>
        <w:bottom w:val="none" w:sz="0" w:space="0" w:color="auto"/>
        <w:right w:val="none" w:sz="0" w:space="0" w:color="auto"/>
      </w:divBdr>
    </w:div>
    <w:div w:id="500433104">
      <w:bodyDiv w:val="1"/>
      <w:marLeft w:val="0"/>
      <w:marRight w:val="0"/>
      <w:marTop w:val="0"/>
      <w:marBottom w:val="0"/>
      <w:divBdr>
        <w:top w:val="none" w:sz="0" w:space="0" w:color="auto"/>
        <w:left w:val="none" w:sz="0" w:space="0" w:color="auto"/>
        <w:bottom w:val="none" w:sz="0" w:space="0" w:color="auto"/>
        <w:right w:val="none" w:sz="0" w:space="0" w:color="auto"/>
      </w:divBdr>
    </w:div>
    <w:div w:id="502746287">
      <w:bodyDiv w:val="1"/>
      <w:marLeft w:val="0"/>
      <w:marRight w:val="0"/>
      <w:marTop w:val="0"/>
      <w:marBottom w:val="0"/>
      <w:divBdr>
        <w:top w:val="none" w:sz="0" w:space="0" w:color="auto"/>
        <w:left w:val="none" w:sz="0" w:space="0" w:color="auto"/>
        <w:bottom w:val="none" w:sz="0" w:space="0" w:color="auto"/>
        <w:right w:val="none" w:sz="0" w:space="0" w:color="auto"/>
      </w:divBdr>
    </w:div>
    <w:div w:id="504591000">
      <w:bodyDiv w:val="1"/>
      <w:marLeft w:val="0"/>
      <w:marRight w:val="0"/>
      <w:marTop w:val="0"/>
      <w:marBottom w:val="0"/>
      <w:divBdr>
        <w:top w:val="none" w:sz="0" w:space="0" w:color="auto"/>
        <w:left w:val="none" w:sz="0" w:space="0" w:color="auto"/>
        <w:bottom w:val="none" w:sz="0" w:space="0" w:color="auto"/>
        <w:right w:val="none" w:sz="0" w:space="0" w:color="auto"/>
      </w:divBdr>
    </w:div>
    <w:div w:id="504830859">
      <w:bodyDiv w:val="1"/>
      <w:marLeft w:val="0"/>
      <w:marRight w:val="0"/>
      <w:marTop w:val="0"/>
      <w:marBottom w:val="0"/>
      <w:divBdr>
        <w:top w:val="none" w:sz="0" w:space="0" w:color="auto"/>
        <w:left w:val="none" w:sz="0" w:space="0" w:color="auto"/>
        <w:bottom w:val="none" w:sz="0" w:space="0" w:color="auto"/>
        <w:right w:val="none" w:sz="0" w:space="0" w:color="auto"/>
      </w:divBdr>
    </w:div>
    <w:div w:id="507326094">
      <w:bodyDiv w:val="1"/>
      <w:marLeft w:val="0"/>
      <w:marRight w:val="0"/>
      <w:marTop w:val="0"/>
      <w:marBottom w:val="0"/>
      <w:divBdr>
        <w:top w:val="none" w:sz="0" w:space="0" w:color="auto"/>
        <w:left w:val="none" w:sz="0" w:space="0" w:color="auto"/>
        <w:bottom w:val="none" w:sz="0" w:space="0" w:color="auto"/>
        <w:right w:val="none" w:sz="0" w:space="0" w:color="auto"/>
      </w:divBdr>
    </w:div>
    <w:div w:id="511333545">
      <w:bodyDiv w:val="1"/>
      <w:marLeft w:val="0"/>
      <w:marRight w:val="0"/>
      <w:marTop w:val="0"/>
      <w:marBottom w:val="0"/>
      <w:divBdr>
        <w:top w:val="none" w:sz="0" w:space="0" w:color="auto"/>
        <w:left w:val="none" w:sz="0" w:space="0" w:color="auto"/>
        <w:bottom w:val="none" w:sz="0" w:space="0" w:color="auto"/>
        <w:right w:val="none" w:sz="0" w:space="0" w:color="auto"/>
      </w:divBdr>
    </w:div>
    <w:div w:id="513229413">
      <w:bodyDiv w:val="1"/>
      <w:marLeft w:val="0"/>
      <w:marRight w:val="0"/>
      <w:marTop w:val="0"/>
      <w:marBottom w:val="0"/>
      <w:divBdr>
        <w:top w:val="none" w:sz="0" w:space="0" w:color="auto"/>
        <w:left w:val="none" w:sz="0" w:space="0" w:color="auto"/>
        <w:bottom w:val="none" w:sz="0" w:space="0" w:color="auto"/>
        <w:right w:val="none" w:sz="0" w:space="0" w:color="auto"/>
      </w:divBdr>
    </w:div>
    <w:div w:id="515122761">
      <w:bodyDiv w:val="1"/>
      <w:marLeft w:val="0"/>
      <w:marRight w:val="0"/>
      <w:marTop w:val="0"/>
      <w:marBottom w:val="0"/>
      <w:divBdr>
        <w:top w:val="none" w:sz="0" w:space="0" w:color="auto"/>
        <w:left w:val="none" w:sz="0" w:space="0" w:color="auto"/>
        <w:bottom w:val="none" w:sz="0" w:space="0" w:color="auto"/>
        <w:right w:val="none" w:sz="0" w:space="0" w:color="auto"/>
      </w:divBdr>
    </w:div>
    <w:div w:id="515196247">
      <w:bodyDiv w:val="1"/>
      <w:marLeft w:val="0"/>
      <w:marRight w:val="0"/>
      <w:marTop w:val="0"/>
      <w:marBottom w:val="0"/>
      <w:divBdr>
        <w:top w:val="none" w:sz="0" w:space="0" w:color="auto"/>
        <w:left w:val="none" w:sz="0" w:space="0" w:color="auto"/>
        <w:bottom w:val="none" w:sz="0" w:space="0" w:color="auto"/>
        <w:right w:val="none" w:sz="0" w:space="0" w:color="auto"/>
      </w:divBdr>
    </w:div>
    <w:div w:id="515845876">
      <w:bodyDiv w:val="1"/>
      <w:marLeft w:val="0"/>
      <w:marRight w:val="0"/>
      <w:marTop w:val="0"/>
      <w:marBottom w:val="0"/>
      <w:divBdr>
        <w:top w:val="none" w:sz="0" w:space="0" w:color="auto"/>
        <w:left w:val="none" w:sz="0" w:space="0" w:color="auto"/>
        <w:bottom w:val="none" w:sz="0" w:space="0" w:color="auto"/>
        <w:right w:val="none" w:sz="0" w:space="0" w:color="auto"/>
      </w:divBdr>
    </w:div>
    <w:div w:id="517624445">
      <w:bodyDiv w:val="1"/>
      <w:marLeft w:val="0"/>
      <w:marRight w:val="0"/>
      <w:marTop w:val="0"/>
      <w:marBottom w:val="0"/>
      <w:divBdr>
        <w:top w:val="none" w:sz="0" w:space="0" w:color="auto"/>
        <w:left w:val="none" w:sz="0" w:space="0" w:color="auto"/>
        <w:bottom w:val="none" w:sz="0" w:space="0" w:color="auto"/>
        <w:right w:val="none" w:sz="0" w:space="0" w:color="auto"/>
      </w:divBdr>
    </w:div>
    <w:div w:id="520824297">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011949">
      <w:bodyDiv w:val="1"/>
      <w:marLeft w:val="0"/>
      <w:marRight w:val="0"/>
      <w:marTop w:val="0"/>
      <w:marBottom w:val="0"/>
      <w:divBdr>
        <w:top w:val="none" w:sz="0" w:space="0" w:color="auto"/>
        <w:left w:val="none" w:sz="0" w:space="0" w:color="auto"/>
        <w:bottom w:val="none" w:sz="0" w:space="0" w:color="auto"/>
        <w:right w:val="none" w:sz="0" w:space="0" w:color="auto"/>
      </w:divBdr>
    </w:div>
    <w:div w:id="523832552">
      <w:bodyDiv w:val="1"/>
      <w:marLeft w:val="0"/>
      <w:marRight w:val="0"/>
      <w:marTop w:val="0"/>
      <w:marBottom w:val="0"/>
      <w:divBdr>
        <w:top w:val="none" w:sz="0" w:space="0" w:color="auto"/>
        <w:left w:val="none" w:sz="0" w:space="0" w:color="auto"/>
        <w:bottom w:val="none" w:sz="0" w:space="0" w:color="auto"/>
        <w:right w:val="none" w:sz="0" w:space="0" w:color="auto"/>
      </w:divBdr>
    </w:div>
    <w:div w:id="524828940">
      <w:bodyDiv w:val="1"/>
      <w:marLeft w:val="0"/>
      <w:marRight w:val="0"/>
      <w:marTop w:val="0"/>
      <w:marBottom w:val="0"/>
      <w:divBdr>
        <w:top w:val="none" w:sz="0" w:space="0" w:color="auto"/>
        <w:left w:val="none" w:sz="0" w:space="0" w:color="auto"/>
        <w:bottom w:val="none" w:sz="0" w:space="0" w:color="auto"/>
        <w:right w:val="none" w:sz="0" w:space="0" w:color="auto"/>
      </w:divBdr>
    </w:div>
    <w:div w:id="524945998">
      <w:bodyDiv w:val="1"/>
      <w:marLeft w:val="0"/>
      <w:marRight w:val="0"/>
      <w:marTop w:val="0"/>
      <w:marBottom w:val="0"/>
      <w:divBdr>
        <w:top w:val="none" w:sz="0" w:space="0" w:color="auto"/>
        <w:left w:val="none" w:sz="0" w:space="0" w:color="auto"/>
        <w:bottom w:val="none" w:sz="0" w:space="0" w:color="auto"/>
        <w:right w:val="none" w:sz="0" w:space="0" w:color="auto"/>
      </w:divBdr>
    </w:div>
    <w:div w:id="526139963">
      <w:bodyDiv w:val="1"/>
      <w:marLeft w:val="0"/>
      <w:marRight w:val="0"/>
      <w:marTop w:val="0"/>
      <w:marBottom w:val="0"/>
      <w:divBdr>
        <w:top w:val="none" w:sz="0" w:space="0" w:color="auto"/>
        <w:left w:val="none" w:sz="0" w:space="0" w:color="auto"/>
        <w:bottom w:val="none" w:sz="0" w:space="0" w:color="auto"/>
        <w:right w:val="none" w:sz="0" w:space="0" w:color="auto"/>
      </w:divBdr>
    </w:div>
    <w:div w:id="526718623">
      <w:bodyDiv w:val="1"/>
      <w:marLeft w:val="0"/>
      <w:marRight w:val="0"/>
      <w:marTop w:val="0"/>
      <w:marBottom w:val="0"/>
      <w:divBdr>
        <w:top w:val="none" w:sz="0" w:space="0" w:color="auto"/>
        <w:left w:val="none" w:sz="0" w:space="0" w:color="auto"/>
        <w:bottom w:val="none" w:sz="0" w:space="0" w:color="auto"/>
        <w:right w:val="none" w:sz="0" w:space="0" w:color="auto"/>
      </w:divBdr>
    </w:div>
    <w:div w:id="540362167">
      <w:bodyDiv w:val="1"/>
      <w:marLeft w:val="0"/>
      <w:marRight w:val="0"/>
      <w:marTop w:val="0"/>
      <w:marBottom w:val="0"/>
      <w:divBdr>
        <w:top w:val="none" w:sz="0" w:space="0" w:color="auto"/>
        <w:left w:val="none" w:sz="0" w:space="0" w:color="auto"/>
        <w:bottom w:val="none" w:sz="0" w:space="0" w:color="auto"/>
        <w:right w:val="none" w:sz="0" w:space="0" w:color="auto"/>
      </w:divBdr>
    </w:div>
    <w:div w:id="540678853">
      <w:bodyDiv w:val="1"/>
      <w:marLeft w:val="0"/>
      <w:marRight w:val="0"/>
      <w:marTop w:val="0"/>
      <w:marBottom w:val="0"/>
      <w:divBdr>
        <w:top w:val="none" w:sz="0" w:space="0" w:color="auto"/>
        <w:left w:val="none" w:sz="0" w:space="0" w:color="auto"/>
        <w:bottom w:val="none" w:sz="0" w:space="0" w:color="auto"/>
        <w:right w:val="none" w:sz="0" w:space="0" w:color="auto"/>
      </w:divBdr>
    </w:div>
    <w:div w:id="541480463">
      <w:bodyDiv w:val="1"/>
      <w:marLeft w:val="0"/>
      <w:marRight w:val="0"/>
      <w:marTop w:val="0"/>
      <w:marBottom w:val="0"/>
      <w:divBdr>
        <w:top w:val="none" w:sz="0" w:space="0" w:color="auto"/>
        <w:left w:val="none" w:sz="0" w:space="0" w:color="auto"/>
        <w:bottom w:val="none" w:sz="0" w:space="0" w:color="auto"/>
        <w:right w:val="none" w:sz="0" w:space="0" w:color="auto"/>
      </w:divBdr>
    </w:div>
    <w:div w:id="545526329">
      <w:bodyDiv w:val="1"/>
      <w:marLeft w:val="0"/>
      <w:marRight w:val="0"/>
      <w:marTop w:val="0"/>
      <w:marBottom w:val="0"/>
      <w:divBdr>
        <w:top w:val="none" w:sz="0" w:space="0" w:color="auto"/>
        <w:left w:val="none" w:sz="0" w:space="0" w:color="auto"/>
        <w:bottom w:val="none" w:sz="0" w:space="0" w:color="auto"/>
        <w:right w:val="none" w:sz="0" w:space="0" w:color="auto"/>
      </w:divBdr>
    </w:div>
    <w:div w:id="547760037">
      <w:bodyDiv w:val="1"/>
      <w:marLeft w:val="0"/>
      <w:marRight w:val="0"/>
      <w:marTop w:val="0"/>
      <w:marBottom w:val="0"/>
      <w:divBdr>
        <w:top w:val="none" w:sz="0" w:space="0" w:color="auto"/>
        <w:left w:val="none" w:sz="0" w:space="0" w:color="auto"/>
        <w:bottom w:val="none" w:sz="0" w:space="0" w:color="auto"/>
        <w:right w:val="none" w:sz="0" w:space="0" w:color="auto"/>
      </w:divBdr>
    </w:div>
    <w:div w:id="548616214">
      <w:bodyDiv w:val="1"/>
      <w:marLeft w:val="0"/>
      <w:marRight w:val="0"/>
      <w:marTop w:val="0"/>
      <w:marBottom w:val="0"/>
      <w:divBdr>
        <w:top w:val="none" w:sz="0" w:space="0" w:color="auto"/>
        <w:left w:val="none" w:sz="0" w:space="0" w:color="auto"/>
        <w:bottom w:val="none" w:sz="0" w:space="0" w:color="auto"/>
        <w:right w:val="none" w:sz="0" w:space="0" w:color="auto"/>
      </w:divBdr>
    </w:div>
    <w:div w:id="548808482">
      <w:bodyDiv w:val="1"/>
      <w:marLeft w:val="0"/>
      <w:marRight w:val="0"/>
      <w:marTop w:val="0"/>
      <w:marBottom w:val="0"/>
      <w:divBdr>
        <w:top w:val="none" w:sz="0" w:space="0" w:color="auto"/>
        <w:left w:val="none" w:sz="0" w:space="0" w:color="auto"/>
        <w:bottom w:val="none" w:sz="0" w:space="0" w:color="auto"/>
        <w:right w:val="none" w:sz="0" w:space="0" w:color="auto"/>
      </w:divBdr>
    </w:div>
    <w:div w:id="549389876">
      <w:bodyDiv w:val="1"/>
      <w:marLeft w:val="0"/>
      <w:marRight w:val="0"/>
      <w:marTop w:val="0"/>
      <w:marBottom w:val="0"/>
      <w:divBdr>
        <w:top w:val="none" w:sz="0" w:space="0" w:color="auto"/>
        <w:left w:val="none" w:sz="0" w:space="0" w:color="auto"/>
        <w:bottom w:val="none" w:sz="0" w:space="0" w:color="auto"/>
        <w:right w:val="none" w:sz="0" w:space="0" w:color="auto"/>
      </w:divBdr>
    </w:div>
    <w:div w:id="551230730">
      <w:bodyDiv w:val="1"/>
      <w:marLeft w:val="0"/>
      <w:marRight w:val="0"/>
      <w:marTop w:val="0"/>
      <w:marBottom w:val="0"/>
      <w:divBdr>
        <w:top w:val="none" w:sz="0" w:space="0" w:color="auto"/>
        <w:left w:val="none" w:sz="0" w:space="0" w:color="auto"/>
        <w:bottom w:val="none" w:sz="0" w:space="0" w:color="auto"/>
        <w:right w:val="none" w:sz="0" w:space="0" w:color="auto"/>
      </w:divBdr>
    </w:div>
    <w:div w:id="551426908">
      <w:bodyDiv w:val="1"/>
      <w:marLeft w:val="0"/>
      <w:marRight w:val="0"/>
      <w:marTop w:val="0"/>
      <w:marBottom w:val="0"/>
      <w:divBdr>
        <w:top w:val="none" w:sz="0" w:space="0" w:color="auto"/>
        <w:left w:val="none" w:sz="0" w:space="0" w:color="auto"/>
        <w:bottom w:val="none" w:sz="0" w:space="0" w:color="auto"/>
        <w:right w:val="none" w:sz="0" w:space="0" w:color="auto"/>
      </w:divBdr>
    </w:div>
    <w:div w:id="551772767">
      <w:bodyDiv w:val="1"/>
      <w:marLeft w:val="0"/>
      <w:marRight w:val="0"/>
      <w:marTop w:val="0"/>
      <w:marBottom w:val="0"/>
      <w:divBdr>
        <w:top w:val="none" w:sz="0" w:space="0" w:color="auto"/>
        <w:left w:val="none" w:sz="0" w:space="0" w:color="auto"/>
        <w:bottom w:val="none" w:sz="0" w:space="0" w:color="auto"/>
        <w:right w:val="none" w:sz="0" w:space="0" w:color="auto"/>
      </w:divBdr>
    </w:div>
    <w:div w:id="553004527">
      <w:bodyDiv w:val="1"/>
      <w:marLeft w:val="0"/>
      <w:marRight w:val="0"/>
      <w:marTop w:val="0"/>
      <w:marBottom w:val="0"/>
      <w:divBdr>
        <w:top w:val="none" w:sz="0" w:space="0" w:color="auto"/>
        <w:left w:val="none" w:sz="0" w:space="0" w:color="auto"/>
        <w:bottom w:val="none" w:sz="0" w:space="0" w:color="auto"/>
        <w:right w:val="none" w:sz="0" w:space="0" w:color="auto"/>
      </w:divBdr>
    </w:div>
    <w:div w:id="555508341">
      <w:bodyDiv w:val="1"/>
      <w:marLeft w:val="0"/>
      <w:marRight w:val="0"/>
      <w:marTop w:val="0"/>
      <w:marBottom w:val="0"/>
      <w:divBdr>
        <w:top w:val="none" w:sz="0" w:space="0" w:color="auto"/>
        <w:left w:val="none" w:sz="0" w:space="0" w:color="auto"/>
        <w:bottom w:val="none" w:sz="0" w:space="0" w:color="auto"/>
        <w:right w:val="none" w:sz="0" w:space="0" w:color="auto"/>
      </w:divBdr>
    </w:div>
    <w:div w:id="556865765">
      <w:bodyDiv w:val="1"/>
      <w:marLeft w:val="0"/>
      <w:marRight w:val="0"/>
      <w:marTop w:val="0"/>
      <w:marBottom w:val="0"/>
      <w:divBdr>
        <w:top w:val="none" w:sz="0" w:space="0" w:color="auto"/>
        <w:left w:val="none" w:sz="0" w:space="0" w:color="auto"/>
        <w:bottom w:val="none" w:sz="0" w:space="0" w:color="auto"/>
        <w:right w:val="none" w:sz="0" w:space="0" w:color="auto"/>
      </w:divBdr>
    </w:div>
    <w:div w:id="558247382">
      <w:bodyDiv w:val="1"/>
      <w:marLeft w:val="0"/>
      <w:marRight w:val="0"/>
      <w:marTop w:val="0"/>
      <w:marBottom w:val="0"/>
      <w:divBdr>
        <w:top w:val="none" w:sz="0" w:space="0" w:color="auto"/>
        <w:left w:val="none" w:sz="0" w:space="0" w:color="auto"/>
        <w:bottom w:val="none" w:sz="0" w:space="0" w:color="auto"/>
        <w:right w:val="none" w:sz="0" w:space="0" w:color="auto"/>
      </w:divBdr>
    </w:div>
    <w:div w:id="559247242">
      <w:bodyDiv w:val="1"/>
      <w:marLeft w:val="0"/>
      <w:marRight w:val="0"/>
      <w:marTop w:val="0"/>
      <w:marBottom w:val="0"/>
      <w:divBdr>
        <w:top w:val="none" w:sz="0" w:space="0" w:color="auto"/>
        <w:left w:val="none" w:sz="0" w:space="0" w:color="auto"/>
        <w:bottom w:val="none" w:sz="0" w:space="0" w:color="auto"/>
        <w:right w:val="none" w:sz="0" w:space="0" w:color="auto"/>
      </w:divBdr>
    </w:div>
    <w:div w:id="560292736">
      <w:bodyDiv w:val="1"/>
      <w:marLeft w:val="0"/>
      <w:marRight w:val="0"/>
      <w:marTop w:val="0"/>
      <w:marBottom w:val="0"/>
      <w:divBdr>
        <w:top w:val="none" w:sz="0" w:space="0" w:color="auto"/>
        <w:left w:val="none" w:sz="0" w:space="0" w:color="auto"/>
        <w:bottom w:val="none" w:sz="0" w:space="0" w:color="auto"/>
        <w:right w:val="none" w:sz="0" w:space="0" w:color="auto"/>
      </w:divBdr>
    </w:div>
    <w:div w:id="561596111">
      <w:bodyDiv w:val="1"/>
      <w:marLeft w:val="0"/>
      <w:marRight w:val="0"/>
      <w:marTop w:val="0"/>
      <w:marBottom w:val="0"/>
      <w:divBdr>
        <w:top w:val="none" w:sz="0" w:space="0" w:color="auto"/>
        <w:left w:val="none" w:sz="0" w:space="0" w:color="auto"/>
        <w:bottom w:val="none" w:sz="0" w:space="0" w:color="auto"/>
        <w:right w:val="none" w:sz="0" w:space="0" w:color="auto"/>
      </w:divBdr>
    </w:div>
    <w:div w:id="561989509">
      <w:bodyDiv w:val="1"/>
      <w:marLeft w:val="0"/>
      <w:marRight w:val="0"/>
      <w:marTop w:val="0"/>
      <w:marBottom w:val="0"/>
      <w:divBdr>
        <w:top w:val="none" w:sz="0" w:space="0" w:color="auto"/>
        <w:left w:val="none" w:sz="0" w:space="0" w:color="auto"/>
        <w:bottom w:val="none" w:sz="0" w:space="0" w:color="auto"/>
        <w:right w:val="none" w:sz="0" w:space="0" w:color="auto"/>
      </w:divBdr>
    </w:div>
    <w:div w:id="563302342">
      <w:bodyDiv w:val="1"/>
      <w:marLeft w:val="0"/>
      <w:marRight w:val="0"/>
      <w:marTop w:val="0"/>
      <w:marBottom w:val="0"/>
      <w:divBdr>
        <w:top w:val="none" w:sz="0" w:space="0" w:color="auto"/>
        <w:left w:val="none" w:sz="0" w:space="0" w:color="auto"/>
        <w:bottom w:val="none" w:sz="0" w:space="0" w:color="auto"/>
        <w:right w:val="none" w:sz="0" w:space="0" w:color="auto"/>
      </w:divBdr>
    </w:div>
    <w:div w:id="565191948">
      <w:bodyDiv w:val="1"/>
      <w:marLeft w:val="0"/>
      <w:marRight w:val="0"/>
      <w:marTop w:val="0"/>
      <w:marBottom w:val="0"/>
      <w:divBdr>
        <w:top w:val="none" w:sz="0" w:space="0" w:color="auto"/>
        <w:left w:val="none" w:sz="0" w:space="0" w:color="auto"/>
        <w:bottom w:val="none" w:sz="0" w:space="0" w:color="auto"/>
        <w:right w:val="none" w:sz="0" w:space="0" w:color="auto"/>
      </w:divBdr>
    </w:div>
    <w:div w:id="569463945">
      <w:bodyDiv w:val="1"/>
      <w:marLeft w:val="0"/>
      <w:marRight w:val="0"/>
      <w:marTop w:val="0"/>
      <w:marBottom w:val="0"/>
      <w:divBdr>
        <w:top w:val="none" w:sz="0" w:space="0" w:color="auto"/>
        <w:left w:val="none" w:sz="0" w:space="0" w:color="auto"/>
        <w:bottom w:val="none" w:sz="0" w:space="0" w:color="auto"/>
        <w:right w:val="none" w:sz="0" w:space="0" w:color="auto"/>
      </w:divBdr>
    </w:div>
    <w:div w:id="569772525">
      <w:bodyDiv w:val="1"/>
      <w:marLeft w:val="0"/>
      <w:marRight w:val="0"/>
      <w:marTop w:val="0"/>
      <w:marBottom w:val="0"/>
      <w:divBdr>
        <w:top w:val="none" w:sz="0" w:space="0" w:color="auto"/>
        <w:left w:val="none" w:sz="0" w:space="0" w:color="auto"/>
        <w:bottom w:val="none" w:sz="0" w:space="0" w:color="auto"/>
        <w:right w:val="none" w:sz="0" w:space="0" w:color="auto"/>
      </w:divBdr>
    </w:div>
    <w:div w:id="573394848">
      <w:bodyDiv w:val="1"/>
      <w:marLeft w:val="0"/>
      <w:marRight w:val="0"/>
      <w:marTop w:val="0"/>
      <w:marBottom w:val="0"/>
      <w:divBdr>
        <w:top w:val="none" w:sz="0" w:space="0" w:color="auto"/>
        <w:left w:val="none" w:sz="0" w:space="0" w:color="auto"/>
        <w:bottom w:val="none" w:sz="0" w:space="0" w:color="auto"/>
        <w:right w:val="none" w:sz="0" w:space="0" w:color="auto"/>
      </w:divBdr>
    </w:div>
    <w:div w:id="580258561">
      <w:bodyDiv w:val="1"/>
      <w:marLeft w:val="0"/>
      <w:marRight w:val="0"/>
      <w:marTop w:val="0"/>
      <w:marBottom w:val="0"/>
      <w:divBdr>
        <w:top w:val="none" w:sz="0" w:space="0" w:color="auto"/>
        <w:left w:val="none" w:sz="0" w:space="0" w:color="auto"/>
        <w:bottom w:val="none" w:sz="0" w:space="0" w:color="auto"/>
        <w:right w:val="none" w:sz="0" w:space="0" w:color="auto"/>
      </w:divBdr>
    </w:div>
    <w:div w:id="580410603">
      <w:bodyDiv w:val="1"/>
      <w:marLeft w:val="0"/>
      <w:marRight w:val="0"/>
      <w:marTop w:val="0"/>
      <w:marBottom w:val="0"/>
      <w:divBdr>
        <w:top w:val="none" w:sz="0" w:space="0" w:color="auto"/>
        <w:left w:val="none" w:sz="0" w:space="0" w:color="auto"/>
        <w:bottom w:val="none" w:sz="0" w:space="0" w:color="auto"/>
        <w:right w:val="none" w:sz="0" w:space="0" w:color="auto"/>
      </w:divBdr>
    </w:div>
    <w:div w:id="581455490">
      <w:bodyDiv w:val="1"/>
      <w:marLeft w:val="0"/>
      <w:marRight w:val="0"/>
      <w:marTop w:val="0"/>
      <w:marBottom w:val="0"/>
      <w:divBdr>
        <w:top w:val="none" w:sz="0" w:space="0" w:color="auto"/>
        <w:left w:val="none" w:sz="0" w:space="0" w:color="auto"/>
        <w:bottom w:val="none" w:sz="0" w:space="0" w:color="auto"/>
        <w:right w:val="none" w:sz="0" w:space="0" w:color="auto"/>
      </w:divBdr>
    </w:div>
    <w:div w:id="589706353">
      <w:bodyDiv w:val="1"/>
      <w:marLeft w:val="0"/>
      <w:marRight w:val="0"/>
      <w:marTop w:val="0"/>
      <w:marBottom w:val="0"/>
      <w:divBdr>
        <w:top w:val="none" w:sz="0" w:space="0" w:color="auto"/>
        <w:left w:val="none" w:sz="0" w:space="0" w:color="auto"/>
        <w:bottom w:val="none" w:sz="0" w:space="0" w:color="auto"/>
        <w:right w:val="none" w:sz="0" w:space="0" w:color="auto"/>
      </w:divBdr>
    </w:div>
    <w:div w:id="594944757">
      <w:bodyDiv w:val="1"/>
      <w:marLeft w:val="0"/>
      <w:marRight w:val="0"/>
      <w:marTop w:val="0"/>
      <w:marBottom w:val="0"/>
      <w:divBdr>
        <w:top w:val="none" w:sz="0" w:space="0" w:color="auto"/>
        <w:left w:val="none" w:sz="0" w:space="0" w:color="auto"/>
        <w:bottom w:val="none" w:sz="0" w:space="0" w:color="auto"/>
        <w:right w:val="none" w:sz="0" w:space="0" w:color="auto"/>
      </w:divBdr>
    </w:div>
    <w:div w:id="596713657">
      <w:bodyDiv w:val="1"/>
      <w:marLeft w:val="0"/>
      <w:marRight w:val="0"/>
      <w:marTop w:val="0"/>
      <w:marBottom w:val="0"/>
      <w:divBdr>
        <w:top w:val="none" w:sz="0" w:space="0" w:color="auto"/>
        <w:left w:val="none" w:sz="0" w:space="0" w:color="auto"/>
        <w:bottom w:val="none" w:sz="0" w:space="0" w:color="auto"/>
        <w:right w:val="none" w:sz="0" w:space="0" w:color="auto"/>
      </w:divBdr>
    </w:div>
    <w:div w:id="597643641">
      <w:bodyDiv w:val="1"/>
      <w:marLeft w:val="0"/>
      <w:marRight w:val="0"/>
      <w:marTop w:val="0"/>
      <w:marBottom w:val="0"/>
      <w:divBdr>
        <w:top w:val="none" w:sz="0" w:space="0" w:color="auto"/>
        <w:left w:val="none" w:sz="0" w:space="0" w:color="auto"/>
        <w:bottom w:val="none" w:sz="0" w:space="0" w:color="auto"/>
        <w:right w:val="none" w:sz="0" w:space="0" w:color="auto"/>
      </w:divBdr>
    </w:div>
    <w:div w:id="597762650">
      <w:bodyDiv w:val="1"/>
      <w:marLeft w:val="0"/>
      <w:marRight w:val="0"/>
      <w:marTop w:val="0"/>
      <w:marBottom w:val="0"/>
      <w:divBdr>
        <w:top w:val="none" w:sz="0" w:space="0" w:color="auto"/>
        <w:left w:val="none" w:sz="0" w:space="0" w:color="auto"/>
        <w:bottom w:val="none" w:sz="0" w:space="0" w:color="auto"/>
        <w:right w:val="none" w:sz="0" w:space="0" w:color="auto"/>
      </w:divBdr>
    </w:div>
    <w:div w:id="598218808">
      <w:bodyDiv w:val="1"/>
      <w:marLeft w:val="0"/>
      <w:marRight w:val="0"/>
      <w:marTop w:val="0"/>
      <w:marBottom w:val="0"/>
      <w:divBdr>
        <w:top w:val="none" w:sz="0" w:space="0" w:color="auto"/>
        <w:left w:val="none" w:sz="0" w:space="0" w:color="auto"/>
        <w:bottom w:val="none" w:sz="0" w:space="0" w:color="auto"/>
        <w:right w:val="none" w:sz="0" w:space="0" w:color="auto"/>
      </w:divBdr>
    </w:div>
    <w:div w:id="598949290">
      <w:bodyDiv w:val="1"/>
      <w:marLeft w:val="0"/>
      <w:marRight w:val="0"/>
      <w:marTop w:val="0"/>
      <w:marBottom w:val="0"/>
      <w:divBdr>
        <w:top w:val="none" w:sz="0" w:space="0" w:color="auto"/>
        <w:left w:val="none" w:sz="0" w:space="0" w:color="auto"/>
        <w:bottom w:val="none" w:sz="0" w:space="0" w:color="auto"/>
        <w:right w:val="none" w:sz="0" w:space="0" w:color="auto"/>
      </w:divBdr>
    </w:div>
    <w:div w:id="599066916">
      <w:bodyDiv w:val="1"/>
      <w:marLeft w:val="0"/>
      <w:marRight w:val="0"/>
      <w:marTop w:val="0"/>
      <w:marBottom w:val="0"/>
      <w:divBdr>
        <w:top w:val="none" w:sz="0" w:space="0" w:color="auto"/>
        <w:left w:val="none" w:sz="0" w:space="0" w:color="auto"/>
        <w:bottom w:val="none" w:sz="0" w:space="0" w:color="auto"/>
        <w:right w:val="none" w:sz="0" w:space="0" w:color="auto"/>
      </w:divBdr>
    </w:div>
    <w:div w:id="601257683">
      <w:bodyDiv w:val="1"/>
      <w:marLeft w:val="0"/>
      <w:marRight w:val="0"/>
      <w:marTop w:val="0"/>
      <w:marBottom w:val="0"/>
      <w:divBdr>
        <w:top w:val="none" w:sz="0" w:space="0" w:color="auto"/>
        <w:left w:val="none" w:sz="0" w:space="0" w:color="auto"/>
        <w:bottom w:val="none" w:sz="0" w:space="0" w:color="auto"/>
        <w:right w:val="none" w:sz="0" w:space="0" w:color="auto"/>
      </w:divBdr>
    </w:div>
    <w:div w:id="603727245">
      <w:bodyDiv w:val="1"/>
      <w:marLeft w:val="0"/>
      <w:marRight w:val="0"/>
      <w:marTop w:val="0"/>
      <w:marBottom w:val="0"/>
      <w:divBdr>
        <w:top w:val="none" w:sz="0" w:space="0" w:color="auto"/>
        <w:left w:val="none" w:sz="0" w:space="0" w:color="auto"/>
        <w:bottom w:val="none" w:sz="0" w:space="0" w:color="auto"/>
        <w:right w:val="none" w:sz="0" w:space="0" w:color="auto"/>
      </w:divBdr>
    </w:div>
    <w:div w:id="610089701">
      <w:bodyDiv w:val="1"/>
      <w:marLeft w:val="0"/>
      <w:marRight w:val="0"/>
      <w:marTop w:val="0"/>
      <w:marBottom w:val="0"/>
      <w:divBdr>
        <w:top w:val="none" w:sz="0" w:space="0" w:color="auto"/>
        <w:left w:val="none" w:sz="0" w:space="0" w:color="auto"/>
        <w:bottom w:val="none" w:sz="0" w:space="0" w:color="auto"/>
        <w:right w:val="none" w:sz="0" w:space="0" w:color="auto"/>
      </w:divBdr>
    </w:div>
    <w:div w:id="610863395">
      <w:bodyDiv w:val="1"/>
      <w:marLeft w:val="0"/>
      <w:marRight w:val="0"/>
      <w:marTop w:val="0"/>
      <w:marBottom w:val="0"/>
      <w:divBdr>
        <w:top w:val="none" w:sz="0" w:space="0" w:color="auto"/>
        <w:left w:val="none" w:sz="0" w:space="0" w:color="auto"/>
        <w:bottom w:val="none" w:sz="0" w:space="0" w:color="auto"/>
        <w:right w:val="none" w:sz="0" w:space="0" w:color="auto"/>
      </w:divBdr>
    </w:div>
    <w:div w:id="616176357">
      <w:bodyDiv w:val="1"/>
      <w:marLeft w:val="0"/>
      <w:marRight w:val="0"/>
      <w:marTop w:val="0"/>
      <w:marBottom w:val="0"/>
      <w:divBdr>
        <w:top w:val="none" w:sz="0" w:space="0" w:color="auto"/>
        <w:left w:val="none" w:sz="0" w:space="0" w:color="auto"/>
        <w:bottom w:val="none" w:sz="0" w:space="0" w:color="auto"/>
        <w:right w:val="none" w:sz="0" w:space="0" w:color="auto"/>
      </w:divBdr>
    </w:div>
    <w:div w:id="624433532">
      <w:bodyDiv w:val="1"/>
      <w:marLeft w:val="0"/>
      <w:marRight w:val="0"/>
      <w:marTop w:val="0"/>
      <w:marBottom w:val="0"/>
      <w:divBdr>
        <w:top w:val="none" w:sz="0" w:space="0" w:color="auto"/>
        <w:left w:val="none" w:sz="0" w:space="0" w:color="auto"/>
        <w:bottom w:val="none" w:sz="0" w:space="0" w:color="auto"/>
        <w:right w:val="none" w:sz="0" w:space="0" w:color="auto"/>
      </w:divBdr>
    </w:div>
    <w:div w:id="632180723">
      <w:bodyDiv w:val="1"/>
      <w:marLeft w:val="0"/>
      <w:marRight w:val="0"/>
      <w:marTop w:val="0"/>
      <w:marBottom w:val="0"/>
      <w:divBdr>
        <w:top w:val="none" w:sz="0" w:space="0" w:color="auto"/>
        <w:left w:val="none" w:sz="0" w:space="0" w:color="auto"/>
        <w:bottom w:val="none" w:sz="0" w:space="0" w:color="auto"/>
        <w:right w:val="none" w:sz="0" w:space="0" w:color="auto"/>
      </w:divBdr>
    </w:div>
    <w:div w:id="632447584">
      <w:bodyDiv w:val="1"/>
      <w:marLeft w:val="0"/>
      <w:marRight w:val="0"/>
      <w:marTop w:val="0"/>
      <w:marBottom w:val="0"/>
      <w:divBdr>
        <w:top w:val="none" w:sz="0" w:space="0" w:color="auto"/>
        <w:left w:val="none" w:sz="0" w:space="0" w:color="auto"/>
        <w:bottom w:val="none" w:sz="0" w:space="0" w:color="auto"/>
        <w:right w:val="none" w:sz="0" w:space="0" w:color="auto"/>
      </w:divBdr>
    </w:div>
    <w:div w:id="637302356">
      <w:bodyDiv w:val="1"/>
      <w:marLeft w:val="0"/>
      <w:marRight w:val="0"/>
      <w:marTop w:val="0"/>
      <w:marBottom w:val="0"/>
      <w:divBdr>
        <w:top w:val="none" w:sz="0" w:space="0" w:color="auto"/>
        <w:left w:val="none" w:sz="0" w:space="0" w:color="auto"/>
        <w:bottom w:val="none" w:sz="0" w:space="0" w:color="auto"/>
        <w:right w:val="none" w:sz="0" w:space="0" w:color="auto"/>
      </w:divBdr>
    </w:div>
    <w:div w:id="638220043">
      <w:bodyDiv w:val="1"/>
      <w:marLeft w:val="0"/>
      <w:marRight w:val="0"/>
      <w:marTop w:val="0"/>
      <w:marBottom w:val="0"/>
      <w:divBdr>
        <w:top w:val="none" w:sz="0" w:space="0" w:color="auto"/>
        <w:left w:val="none" w:sz="0" w:space="0" w:color="auto"/>
        <w:bottom w:val="none" w:sz="0" w:space="0" w:color="auto"/>
        <w:right w:val="none" w:sz="0" w:space="0" w:color="auto"/>
      </w:divBdr>
    </w:div>
    <w:div w:id="641346988">
      <w:bodyDiv w:val="1"/>
      <w:marLeft w:val="0"/>
      <w:marRight w:val="0"/>
      <w:marTop w:val="0"/>
      <w:marBottom w:val="0"/>
      <w:divBdr>
        <w:top w:val="none" w:sz="0" w:space="0" w:color="auto"/>
        <w:left w:val="none" w:sz="0" w:space="0" w:color="auto"/>
        <w:bottom w:val="none" w:sz="0" w:space="0" w:color="auto"/>
        <w:right w:val="none" w:sz="0" w:space="0" w:color="auto"/>
      </w:divBdr>
    </w:div>
    <w:div w:id="641693666">
      <w:bodyDiv w:val="1"/>
      <w:marLeft w:val="0"/>
      <w:marRight w:val="0"/>
      <w:marTop w:val="0"/>
      <w:marBottom w:val="0"/>
      <w:divBdr>
        <w:top w:val="none" w:sz="0" w:space="0" w:color="auto"/>
        <w:left w:val="none" w:sz="0" w:space="0" w:color="auto"/>
        <w:bottom w:val="none" w:sz="0" w:space="0" w:color="auto"/>
        <w:right w:val="none" w:sz="0" w:space="0" w:color="auto"/>
      </w:divBdr>
    </w:div>
    <w:div w:id="644437128">
      <w:bodyDiv w:val="1"/>
      <w:marLeft w:val="0"/>
      <w:marRight w:val="0"/>
      <w:marTop w:val="0"/>
      <w:marBottom w:val="0"/>
      <w:divBdr>
        <w:top w:val="none" w:sz="0" w:space="0" w:color="auto"/>
        <w:left w:val="none" w:sz="0" w:space="0" w:color="auto"/>
        <w:bottom w:val="none" w:sz="0" w:space="0" w:color="auto"/>
        <w:right w:val="none" w:sz="0" w:space="0" w:color="auto"/>
      </w:divBdr>
    </w:div>
    <w:div w:id="648050076">
      <w:bodyDiv w:val="1"/>
      <w:marLeft w:val="0"/>
      <w:marRight w:val="0"/>
      <w:marTop w:val="0"/>
      <w:marBottom w:val="0"/>
      <w:divBdr>
        <w:top w:val="none" w:sz="0" w:space="0" w:color="auto"/>
        <w:left w:val="none" w:sz="0" w:space="0" w:color="auto"/>
        <w:bottom w:val="none" w:sz="0" w:space="0" w:color="auto"/>
        <w:right w:val="none" w:sz="0" w:space="0" w:color="auto"/>
      </w:divBdr>
    </w:div>
    <w:div w:id="649213809">
      <w:bodyDiv w:val="1"/>
      <w:marLeft w:val="0"/>
      <w:marRight w:val="0"/>
      <w:marTop w:val="0"/>
      <w:marBottom w:val="0"/>
      <w:divBdr>
        <w:top w:val="none" w:sz="0" w:space="0" w:color="auto"/>
        <w:left w:val="none" w:sz="0" w:space="0" w:color="auto"/>
        <w:bottom w:val="none" w:sz="0" w:space="0" w:color="auto"/>
        <w:right w:val="none" w:sz="0" w:space="0" w:color="auto"/>
      </w:divBdr>
    </w:div>
    <w:div w:id="655694048">
      <w:bodyDiv w:val="1"/>
      <w:marLeft w:val="0"/>
      <w:marRight w:val="0"/>
      <w:marTop w:val="0"/>
      <w:marBottom w:val="0"/>
      <w:divBdr>
        <w:top w:val="none" w:sz="0" w:space="0" w:color="auto"/>
        <w:left w:val="none" w:sz="0" w:space="0" w:color="auto"/>
        <w:bottom w:val="none" w:sz="0" w:space="0" w:color="auto"/>
        <w:right w:val="none" w:sz="0" w:space="0" w:color="auto"/>
      </w:divBdr>
    </w:div>
    <w:div w:id="664552895">
      <w:bodyDiv w:val="1"/>
      <w:marLeft w:val="0"/>
      <w:marRight w:val="0"/>
      <w:marTop w:val="0"/>
      <w:marBottom w:val="0"/>
      <w:divBdr>
        <w:top w:val="none" w:sz="0" w:space="0" w:color="auto"/>
        <w:left w:val="none" w:sz="0" w:space="0" w:color="auto"/>
        <w:bottom w:val="none" w:sz="0" w:space="0" w:color="auto"/>
        <w:right w:val="none" w:sz="0" w:space="0" w:color="auto"/>
      </w:divBdr>
    </w:div>
    <w:div w:id="670257828">
      <w:bodyDiv w:val="1"/>
      <w:marLeft w:val="0"/>
      <w:marRight w:val="0"/>
      <w:marTop w:val="0"/>
      <w:marBottom w:val="0"/>
      <w:divBdr>
        <w:top w:val="none" w:sz="0" w:space="0" w:color="auto"/>
        <w:left w:val="none" w:sz="0" w:space="0" w:color="auto"/>
        <w:bottom w:val="none" w:sz="0" w:space="0" w:color="auto"/>
        <w:right w:val="none" w:sz="0" w:space="0" w:color="auto"/>
      </w:divBdr>
    </w:div>
    <w:div w:id="671294533">
      <w:bodyDiv w:val="1"/>
      <w:marLeft w:val="0"/>
      <w:marRight w:val="0"/>
      <w:marTop w:val="0"/>
      <w:marBottom w:val="0"/>
      <w:divBdr>
        <w:top w:val="none" w:sz="0" w:space="0" w:color="auto"/>
        <w:left w:val="none" w:sz="0" w:space="0" w:color="auto"/>
        <w:bottom w:val="none" w:sz="0" w:space="0" w:color="auto"/>
        <w:right w:val="none" w:sz="0" w:space="0" w:color="auto"/>
      </w:divBdr>
    </w:div>
    <w:div w:id="676418375">
      <w:bodyDiv w:val="1"/>
      <w:marLeft w:val="0"/>
      <w:marRight w:val="0"/>
      <w:marTop w:val="0"/>
      <w:marBottom w:val="0"/>
      <w:divBdr>
        <w:top w:val="none" w:sz="0" w:space="0" w:color="auto"/>
        <w:left w:val="none" w:sz="0" w:space="0" w:color="auto"/>
        <w:bottom w:val="none" w:sz="0" w:space="0" w:color="auto"/>
        <w:right w:val="none" w:sz="0" w:space="0" w:color="auto"/>
      </w:divBdr>
    </w:div>
    <w:div w:id="678582796">
      <w:bodyDiv w:val="1"/>
      <w:marLeft w:val="0"/>
      <w:marRight w:val="0"/>
      <w:marTop w:val="0"/>
      <w:marBottom w:val="0"/>
      <w:divBdr>
        <w:top w:val="none" w:sz="0" w:space="0" w:color="auto"/>
        <w:left w:val="none" w:sz="0" w:space="0" w:color="auto"/>
        <w:bottom w:val="none" w:sz="0" w:space="0" w:color="auto"/>
        <w:right w:val="none" w:sz="0" w:space="0" w:color="auto"/>
      </w:divBdr>
    </w:div>
    <w:div w:id="678582954">
      <w:bodyDiv w:val="1"/>
      <w:marLeft w:val="0"/>
      <w:marRight w:val="0"/>
      <w:marTop w:val="0"/>
      <w:marBottom w:val="0"/>
      <w:divBdr>
        <w:top w:val="none" w:sz="0" w:space="0" w:color="auto"/>
        <w:left w:val="none" w:sz="0" w:space="0" w:color="auto"/>
        <w:bottom w:val="none" w:sz="0" w:space="0" w:color="auto"/>
        <w:right w:val="none" w:sz="0" w:space="0" w:color="auto"/>
      </w:divBdr>
    </w:div>
    <w:div w:id="681007373">
      <w:bodyDiv w:val="1"/>
      <w:marLeft w:val="0"/>
      <w:marRight w:val="0"/>
      <w:marTop w:val="0"/>
      <w:marBottom w:val="0"/>
      <w:divBdr>
        <w:top w:val="none" w:sz="0" w:space="0" w:color="auto"/>
        <w:left w:val="none" w:sz="0" w:space="0" w:color="auto"/>
        <w:bottom w:val="none" w:sz="0" w:space="0" w:color="auto"/>
        <w:right w:val="none" w:sz="0" w:space="0" w:color="auto"/>
      </w:divBdr>
    </w:div>
    <w:div w:id="683361461">
      <w:bodyDiv w:val="1"/>
      <w:marLeft w:val="0"/>
      <w:marRight w:val="0"/>
      <w:marTop w:val="0"/>
      <w:marBottom w:val="0"/>
      <w:divBdr>
        <w:top w:val="none" w:sz="0" w:space="0" w:color="auto"/>
        <w:left w:val="none" w:sz="0" w:space="0" w:color="auto"/>
        <w:bottom w:val="none" w:sz="0" w:space="0" w:color="auto"/>
        <w:right w:val="none" w:sz="0" w:space="0" w:color="auto"/>
      </w:divBdr>
    </w:div>
    <w:div w:id="683824865">
      <w:bodyDiv w:val="1"/>
      <w:marLeft w:val="0"/>
      <w:marRight w:val="0"/>
      <w:marTop w:val="0"/>
      <w:marBottom w:val="0"/>
      <w:divBdr>
        <w:top w:val="none" w:sz="0" w:space="0" w:color="auto"/>
        <w:left w:val="none" w:sz="0" w:space="0" w:color="auto"/>
        <w:bottom w:val="none" w:sz="0" w:space="0" w:color="auto"/>
        <w:right w:val="none" w:sz="0" w:space="0" w:color="auto"/>
      </w:divBdr>
    </w:div>
    <w:div w:id="688407195">
      <w:bodyDiv w:val="1"/>
      <w:marLeft w:val="0"/>
      <w:marRight w:val="0"/>
      <w:marTop w:val="0"/>
      <w:marBottom w:val="0"/>
      <w:divBdr>
        <w:top w:val="none" w:sz="0" w:space="0" w:color="auto"/>
        <w:left w:val="none" w:sz="0" w:space="0" w:color="auto"/>
        <w:bottom w:val="none" w:sz="0" w:space="0" w:color="auto"/>
        <w:right w:val="none" w:sz="0" w:space="0" w:color="auto"/>
      </w:divBdr>
    </w:div>
    <w:div w:id="688407769">
      <w:bodyDiv w:val="1"/>
      <w:marLeft w:val="0"/>
      <w:marRight w:val="0"/>
      <w:marTop w:val="0"/>
      <w:marBottom w:val="0"/>
      <w:divBdr>
        <w:top w:val="none" w:sz="0" w:space="0" w:color="auto"/>
        <w:left w:val="none" w:sz="0" w:space="0" w:color="auto"/>
        <w:bottom w:val="none" w:sz="0" w:space="0" w:color="auto"/>
        <w:right w:val="none" w:sz="0" w:space="0" w:color="auto"/>
      </w:divBdr>
    </w:div>
    <w:div w:id="694379617">
      <w:bodyDiv w:val="1"/>
      <w:marLeft w:val="0"/>
      <w:marRight w:val="0"/>
      <w:marTop w:val="0"/>
      <w:marBottom w:val="0"/>
      <w:divBdr>
        <w:top w:val="none" w:sz="0" w:space="0" w:color="auto"/>
        <w:left w:val="none" w:sz="0" w:space="0" w:color="auto"/>
        <w:bottom w:val="none" w:sz="0" w:space="0" w:color="auto"/>
        <w:right w:val="none" w:sz="0" w:space="0" w:color="auto"/>
      </w:divBdr>
    </w:div>
    <w:div w:id="698891315">
      <w:bodyDiv w:val="1"/>
      <w:marLeft w:val="0"/>
      <w:marRight w:val="0"/>
      <w:marTop w:val="0"/>
      <w:marBottom w:val="0"/>
      <w:divBdr>
        <w:top w:val="none" w:sz="0" w:space="0" w:color="auto"/>
        <w:left w:val="none" w:sz="0" w:space="0" w:color="auto"/>
        <w:bottom w:val="none" w:sz="0" w:space="0" w:color="auto"/>
        <w:right w:val="none" w:sz="0" w:space="0" w:color="auto"/>
      </w:divBdr>
    </w:div>
    <w:div w:id="703289005">
      <w:bodyDiv w:val="1"/>
      <w:marLeft w:val="0"/>
      <w:marRight w:val="0"/>
      <w:marTop w:val="0"/>
      <w:marBottom w:val="0"/>
      <w:divBdr>
        <w:top w:val="none" w:sz="0" w:space="0" w:color="auto"/>
        <w:left w:val="none" w:sz="0" w:space="0" w:color="auto"/>
        <w:bottom w:val="none" w:sz="0" w:space="0" w:color="auto"/>
        <w:right w:val="none" w:sz="0" w:space="0" w:color="auto"/>
      </w:divBdr>
    </w:div>
    <w:div w:id="703602021">
      <w:bodyDiv w:val="1"/>
      <w:marLeft w:val="0"/>
      <w:marRight w:val="0"/>
      <w:marTop w:val="0"/>
      <w:marBottom w:val="0"/>
      <w:divBdr>
        <w:top w:val="none" w:sz="0" w:space="0" w:color="auto"/>
        <w:left w:val="none" w:sz="0" w:space="0" w:color="auto"/>
        <w:bottom w:val="none" w:sz="0" w:space="0" w:color="auto"/>
        <w:right w:val="none" w:sz="0" w:space="0" w:color="auto"/>
      </w:divBdr>
    </w:div>
    <w:div w:id="705719714">
      <w:bodyDiv w:val="1"/>
      <w:marLeft w:val="0"/>
      <w:marRight w:val="0"/>
      <w:marTop w:val="0"/>
      <w:marBottom w:val="0"/>
      <w:divBdr>
        <w:top w:val="none" w:sz="0" w:space="0" w:color="auto"/>
        <w:left w:val="none" w:sz="0" w:space="0" w:color="auto"/>
        <w:bottom w:val="none" w:sz="0" w:space="0" w:color="auto"/>
        <w:right w:val="none" w:sz="0" w:space="0" w:color="auto"/>
      </w:divBdr>
    </w:div>
    <w:div w:id="706023354">
      <w:bodyDiv w:val="1"/>
      <w:marLeft w:val="0"/>
      <w:marRight w:val="0"/>
      <w:marTop w:val="0"/>
      <w:marBottom w:val="0"/>
      <w:divBdr>
        <w:top w:val="none" w:sz="0" w:space="0" w:color="auto"/>
        <w:left w:val="none" w:sz="0" w:space="0" w:color="auto"/>
        <w:bottom w:val="none" w:sz="0" w:space="0" w:color="auto"/>
        <w:right w:val="none" w:sz="0" w:space="0" w:color="auto"/>
      </w:divBdr>
    </w:div>
    <w:div w:id="711686722">
      <w:bodyDiv w:val="1"/>
      <w:marLeft w:val="0"/>
      <w:marRight w:val="0"/>
      <w:marTop w:val="0"/>
      <w:marBottom w:val="0"/>
      <w:divBdr>
        <w:top w:val="none" w:sz="0" w:space="0" w:color="auto"/>
        <w:left w:val="none" w:sz="0" w:space="0" w:color="auto"/>
        <w:bottom w:val="none" w:sz="0" w:space="0" w:color="auto"/>
        <w:right w:val="none" w:sz="0" w:space="0" w:color="auto"/>
      </w:divBdr>
    </w:div>
    <w:div w:id="712271324">
      <w:bodyDiv w:val="1"/>
      <w:marLeft w:val="0"/>
      <w:marRight w:val="0"/>
      <w:marTop w:val="0"/>
      <w:marBottom w:val="0"/>
      <w:divBdr>
        <w:top w:val="none" w:sz="0" w:space="0" w:color="auto"/>
        <w:left w:val="none" w:sz="0" w:space="0" w:color="auto"/>
        <w:bottom w:val="none" w:sz="0" w:space="0" w:color="auto"/>
        <w:right w:val="none" w:sz="0" w:space="0" w:color="auto"/>
      </w:divBdr>
    </w:div>
    <w:div w:id="712538262">
      <w:bodyDiv w:val="1"/>
      <w:marLeft w:val="0"/>
      <w:marRight w:val="0"/>
      <w:marTop w:val="0"/>
      <w:marBottom w:val="0"/>
      <w:divBdr>
        <w:top w:val="none" w:sz="0" w:space="0" w:color="auto"/>
        <w:left w:val="none" w:sz="0" w:space="0" w:color="auto"/>
        <w:bottom w:val="none" w:sz="0" w:space="0" w:color="auto"/>
        <w:right w:val="none" w:sz="0" w:space="0" w:color="auto"/>
      </w:divBdr>
    </w:div>
    <w:div w:id="713773398">
      <w:bodyDiv w:val="1"/>
      <w:marLeft w:val="0"/>
      <w:marRight w:val="0"/>
      <w:marTop w:val="0"/>
      <w:marBottom w:val="0"/>
      <w:divBdr>
        <w:top w:val="none" w:sz="0" w:space="0" w:color="auto"/>
        <w:left w:val="none" w:sz="0" w:space="0" w:color="auto"/>
        <w:bottom w:val="none" w:sz="0" w:space="0" w:color="auto"/>
        <w:right w:val="none" w:sz="0" w:space="0" w:color="auto"/>
      </w:divBdr>
    </w:div>
    <w:div w:id="715274608">
      <w:bodyDiv w:val="1"/>
      <w:marLeft w:val="0"/>
      <w:marRight w:val="0"/>
      <w:marTop w:val="0"/>
      <w:marBottom w:val="0"/>
      <w:divBdr>
        <w:top w:val="none" w:sz="0" w:space="0" w:color="auto"/>
        <w:left w:val="none" w:sz="0" w:space="0" w:color="auto"/>
        <w:bottom w:val="none" w:sz="0" w:space="0" w:color="auto"/>
        <w:right w:val="none" w:sz="0" w:space="0" w:color="auto"/>
      </w:divBdr>
    </w:div>
    <w:div w:id="718164804">
      <w:bodyDiv w:val="1"/>
      <w:marLeft w:val="0"/>
      <w:marRight w:val="0"/>
      <w:marTop w:val="0"/>
      <w:marBottom w:val="0"/>
      <w:divBdr>
        <w:top w:val="none" w:sz="0" w:space="0" w:color="auto"/>
        <w:left w:val="none" w:sz="0" w:space="0" w:color="auto"/>
        <w:bottom w:val="none" w:sz="0" w:space="0" w:color="auto"/>
        <w:right w:val="none" w:sz="0" w:space="0" w:color="auto"/>
      </w:divBdr>
    </w:div>
    <w:div w:id="718747060">
      <w:bodyDiv w:val="1"/>
      <w:marLeft w:val="0"/>
      <w:marRight w:val="0"/>
      <w:marTop w:val="0"/>
      <w:marBottom w:val="0"/>
      <w:divBdr>
        <w:top w:val="none" w:sz="0" w:space="0" w:color="auto"/>
        <w:left w:val="none" w:sz="0" w:space="0" w:color="auto"/>
        <w:bottom w:val="none" w:sz="0" w:space="0" w:color="auto"/>
        <w:right w:val="none" w:sz="0" w:space="0" w:color="auto"/>
      </w:divBdr>
    </w:div>
    <w:div w:id="726562771">
      <w:bodyDiv w:val="1"/>
      <w:marLeft w:val="0"/>
      <w:marRight w:val="0"/>
      <w:marTop w:val="0"/>
      <w:marBottom w:val="0"/>
      <w:divBdr>
        <w:top w:val="none" w:sz="0" w:space="0" w:color="auto"/>
        <w:left w:val="none" w:sz="0" w:space="0" w:color="auto"/>
        <w:bottom w:val="none" w:sz="0" w:space="0" w:color="auto"/>
        <w:right w:val="none" w:sz="0" w:space="0" w:color="auto"/>
      </w:divBdr>
    </w:div>
    <w:div w:id="727455966">
      <w:bodyDiv w:val="1"/>
      <w:marLeft w:val="0"/>
      <w:marRight w:val="0"/>
      <w:marTop w:val="0"/>
      <w:marBottom w:val="0"/>
      <w:divBdr>
        <w:top w:val="none" w:sz="0" w:space="0" w:color="auto"/>
        <w:left w:val="none" w:sz="0" w:space="0" w:color="auto"/>
        <w:bottom w:val="none" w:sz="0" w:space="0" w:color="auto"/>
        <w:right w:val="none" w:sz="0" w:space="0" w:color="auto"/>
      </w:divBdr>
    </w:div>
    <w:div w:id="730930621">
      <w:bodyDiv w:val="1"/>
      <w:marLeft w:val="0"/>
      <w:marRight w:val="0"/>
      <w:marTop w:val="0"/>
      <w:marBottom w:val="0"/>
      <w:divBdr>
        <w:top w:val="none" w:sz="0" w:space="0" w:color="auto"/>
        <w:left w:val="none" w:sz="0" w:space="0" w:color="auto"/>
        <w:bottom w:val="none" w:sz="0" w:space="0" w:color="auto"/>
        <w:right w:val="none" w:sz="0" w:space="0" w:color="auto"/>
      </w:divBdr>
    </w:div>
    <w:div w:id="732002444">
      <w:bodyDiv w:val="1"/>
      <w:marLeft w:val="0"/>
      <w:marRight w:val="0"/>
      <w:marTop w:val="0"/>
      <w:marBottom w:val="0"/>
      <w:divBdr>
        <w:top w:val="none" w:sz="0" w:space="0" w:color="auto"/>
        <w:left w:val="none" w:sz="0" w:space="0" w:color="auto"/>
        <w:bottom w:val="none" w:sz="0" w:space="0" w:color="auto"/>
        <w:right w:val="none" w:sz="0" w:space="0" w:color="auto"/>
      </w:divBdr>
    </w:div>
    <w:div w:id="733745260">
      <w:bodyDiv w:val="1"/>
      <w:marLeft w:val="0"/>
      <w:marRight w:val="0"/>
      <w:marTop w:val="0"/>
      <w:marBottom w:val="0"/>
      <w:divBdr>
        <w:top w:val="none" w:sz="0" w:space="0" w:color="auto"/>
        <w:left w:val="none" w:sz="0" w:space="0" w:color="auto"/>
        <w:bottom w:val="none" w:sz="0" w:space="0" w:color="auto"/>
        <w:right w:val="none" w:sz="0" w:space="0" w:color="auto"/>
      </w:divBdr>
    </w:div>
    <w:div w:id="735667645">
      <w:bodyDiv w:val="1"/>
      <w:marLeft w:val="0"/>
      <w:marRight w:val="0"/>
      <w:marTop w:val="0"/>
      <w:marBottom w:val="0"/>
      <w:divBdr>
        <w:top w:val="none" w:sz="0" w:space="0" w:color="auto"/>
        <w:left w:val="none" w:sz="0" w:space="0" w:color="auto"/>
        <w:bottom w:val="none" w:sz="0" w:space="0" w:color="auto"/>
        <w:right w:val="none" w:sz="0" w:space="0" w:color="auto"/>
      </w:divBdr>
    </w:div>
    <w:div w:id="737899317">
      <w:bodyDiv w:val="1"/>
      <w:marLeft w:val="0"/>
      <w:marRight w:val="0"/>
      <w:marTop w:val="0"/>
      <w:marBottom w:val="0"/>
      <w:divBdr>
        <w:top w:val="none" w:sz="0" w:space="0" w:color="auto"/>
        <w:left w:val="none" w:sz="0" w:space="0" w:color="auto"/>
        <w:bottom w:val="none" w:sz="0" w:space="0" w:color="auto"/>
        <w:right w:val="none" w:sz="0" w:space="0" w:color="auto"/>
      </w:divBdr>
    </w:div>
    <w:div w:id="739524639">
      <w:bodyDiv w:val="1"/>
      <w:marLeft w:val="0"/>
      <w:marRight w:val="0"/>
      <w:marTop w:val="0"/>
      <w:marBottom w:val="0"/>
      <w:divBdr>
        <w:top w:val="none" w:sz="0" w:space="0" w:color="auto"/>
        <w:left w:val="none" w:sz="0" w:space="0" w:color="auto"/>
        <w:bottom w:val="none" w:sz="0" w:space="0" w:color="auto"/>
        <w:right w:val="none" w:sz="0" w:space="0" w:color="auto"/>
      </w:divBdr>
    </w:div>
    <w:div w:id="741803777">
      <w:bodyDiv w:val="1"/>
      <w:marLeft w:val="0"/>
      <w:marRight w:val="0"/>
      <w:marTop w:val="0"/>
      <w:marBottom w:val="0"/>
      <w:divBdr>
        <w:top w:val="none" w:sz="0" w:space="0" w:color="auto"/>
        <w:left w:val="none" w:sz="0" w:space="0" w:color="auto"/>
        <w:bottom w:val="none" w:sz="0" w:space="0" w:color="auto"/>
        <w:right w:val="none" w:sz="0" w:space="0" w:color="auto"/>
      </w:divBdr>
    </w:div>
    <w:div w:id="742605030">
      <w:bodyDiv w:val="1"/>
      <w:marLeft w:val="0"/>
      <w:marRight w:val="0"/>
      <w:marTop w:val="0"/>
      <w:marBottom w:val="0"/>
      <w:divBdr>
        <w:top w:val="none" w:sz="0" w:space="0" w:color="auto"/>
        <w:left w:val="none" w:sz="0" w:space="0" w:color="auto"/>
        <w:bottom w:val="none" w:sz="0" w:space="0" w:color="auto"/>
        <w:right w:val="none" w:sz="0" w:space="0" w:color="auto"/>
      </w:divBdr>
    </w:div>
    <w:div w:id="743069870">
      <w:bodyDiv w:val="1"/>
      <w:marLeft w:val="0"/>
      <w:marRight w:val="0"/>
      <w:marTop w:val="0"/>
      <w:marBottom w:val="0"/>
      <w:divBdr>
        <w:top w:val="none" w:sz="0" w:space="0" w:color="auto"/>
        <w:left w:val="none" w:sz="0" w:space="0" w:color="auto"/>
        <w:bottom w:val="none" w:sz="0" w:space="0" w:color="auto"/>
        <w:right w:val="none" w:sz="0" w:space="0" w:color="auto"/>
      </w:divBdr>
    </w:div>
    <w:div w:id="748582060">
      <w:bodyDiv w:val="1"/>
      <w:marLeft w:val="0"/>
      <w:marRight w:val="0"/>
      <w:marTop w:val="0"/>
      <w:marBottom w:val="0"/>
      <w:divBdr>
        <w:top w:val="none" w:sz="0" w:space="0" w:color="auto"/>
        <w:left w:val="none" w:sz="0" w:space="0" w:color="auto"/>
        <w:bottom w:val="none" w:sz="0" w:space="0" w:color="auto"/>
        <w:right w:val="none" w:sz="0" w:space="0" w:color="auto"/>
      </w:divBdr>
    </w:div>
    <w:div w:id="749621105">
      <w:bodyDiv w:val="1"/>
      <w:marLeft w:val="0"/>
      <w:marRight w:val="0"/>
      <w:marTop w:val="0"/>
      <w:marBottom w:val="0"/>
      <w:divBdr>
        <w:top w:val="none" w:sz="0" w:space="0" w:color="auto"/>
        <w:left w:val="none" w:sz="0" w:space="0" w:color="auto"/>
        <w:bottom w:val="none" w:sz="0" w:space="0" w:color="auto"/>
        <w:right w:val="none" w:sz="0" w:space="0" w:color="auto"/>
      </w:divBdr>
    </w:div>
    <w:div w:id="752893206">
      <w:bodyDiv w:val="1"/>
      <w:marLeft w:val="0"/>
      <w:marRight w:val="0"/>
      <w:marTop w:val="0"/>
      <w:marBottom w:val="0"/>
      <w:divBdr>
        <w:top w:val="none" w:sz="0" w:space="0" w:color="auto"/>
        <w:left w:val="none" w:sz="0" w:space="0" w:color="auto"/>
        <w:bottom w:val="none" w:sz="0" w:space="0" w:color="auto"/>
        <w:right w:val="none" w:sz="0" w:space="0" w:color="auto"/>
      </w:divBdr>
    </w:div>
    <w:div w:id="755050694">
      <w:bodyDiv w:val="1"/>
      <w:marLeft w:val="0"/>
      <w:marRight w:val="0"/>
      <w:marTop w:val="0"/>
      <w:marBottom w:val="0"/>
      <w:divBdr>
        <w:top w:val="none" w:sz="0" w:space="0" w:color="auto"/>
        <w:left w:val="none" w:sz="0" w:space="0" w:color="auto"/>
        <w:bottom w:val="none" w:sz="0" w:space="0" w:color="auto"/>
        <w:right w:val="none" w:sz="0" w:space="0" w:color="auto"/>
      </w:divBdr>
    </w:div>
    <w:div w:id="756555132">
      <w:bodyDiv w:val="1"/>
      <w:marLeft w:val="0"/>
      <w:marRight w:val="0"/>
      <w:marTop w:val="0"/>
      <w:marBottom w:val="0"/>
      <w:divBdr>
        <w:top w:val="none" w:sz="0" w:space="0" w:color="auto"/>
        <w:left w:val="none" w:sz="0" w:space="0" w:color="auto"/>
        <w:bottom w:val="none" w:sz="0" w:space="0" w:color="auto"/>
        <w:right w:val="none" w:sz="0" w:space="0" w:color="auto"/>
      </w:divBdr>
    </w:div>
    <w:div w:id="757021399">
      <w:bodyDiv w:val="1"/>
      <w:marLeft w:val="0"/>
      <w:marRight w:val="0"/>
      <w:marTop w:val="0"/>
      <w:marBottom w:val="0"/>
      <w:divBdr>
        <w:top w:val="none" w:sz="0" w:space="0" w:color="auto"/>
        <w:left w:val="none" w:sz="0" w:space="0" w:color="auto"/>
        <w:bottom w:val="none" w:sz="0" w:space="0" w:color="auto"/>
        <w:right w:val="none" w:sz="0" w:space="0" w:color="auto"/>
      </w:divBdr>
    </w:div>
    <w:div w:id="759957704">
      <w:bodyDiv w:val="1"/>
      <w:marLeft w:val="0"/>
      <w:marRight w:val="0"/>
      <w:marTop w:val="0"/>
      <w:marBottom w:val="0"/>
      <w:divBdr>
        <w:top w:val="none" w:sz="0" w:space="0" w:color="auto"/>
        <w:left w:val="none" w:sz="0" w:space="0" w:color="auto"/>
        <w:bottom w:val="none" w:sz="0" w:space="0" w:color="auto"/>
        <w:right w:val="none" w:sz="0" w:space="0" w:color="auto"/>
      </w:divBdr>
    </w:div>
    <w:div w:id="761494283">
      <w:bodyDiv w:val="1"/>
      <w:marLeft w:val="0"/>
      <w:marRight w:val="0"/>
      <w:marTop w:val="0"/>
      <w:marBottom w:val="0"/>
      <w:divBdr>
        <w:top w:val="none" w:sz="0" w:space="0" w:color="auto"/>
        <w:left w:val="none" w:sz="0" w:space="0" w:color="auto"/>
        <w:bottom w:val="none" w:sz="0" w:space="0" w:color="auto"/>
        <w:right w:val="none" w:sz="0" w:space="0" w:color="auto"/>
      </w:divBdr>
    </w:div>
    <w:div w:id="766921387">
      <w:bodyDiv w:val="1"/>
      <w:marLeft w:val="0"/>
      <w:marRight w:val="0"/>
      <w:marTop w:val="0"/>
      <w:marBottom w:val="0"/>
      <w:divBdr>
        <w:top w:val="none" w:sz="0" w:space="0" w:color="auto"/>
        <w:left w:val="none" w:sz="0" w:space="0" w:color="auto"/>
        <w:bottom w:val="none" w:sz="0" w:space="0" w:color="auto"/>
        <w:right w:val="none" w:sz="0" w:space="0" w:color="auto"/>
      </w:divBdr>
    </w:div>
    <w:div w:id="770276795">
      <w:bodyDiv w:val="1"/>
      <w:marLeft w:val="0"/>
      <w:marRight w:val="0"/>
      <w:marTop w:val="0"/>
      <w:marBottom w:val="0"/>
      <w:divBdr>
        <w:top w:val="none" w:sz="0" w:space="0" w:color="auto"/>
        <w:left w:val="none" w:sz="0" w:space="0" w:color="auto"/>
        <w:bottom w:val="none" w:sz="0" w:space="0" w:color="auto"/>
        <w:right w:val="none" w:sz="0" w:space="0" w:color="auto"/>
      </w:divBdr>
    </w:div>
    <w:div w:id="772092811">
      <w:bodyDiv w:val="1"/>
      <w:marLeft w:val="0"/>
      <w:marRight w:val="0"/>
      <w:marTop w:val="0"/>
      <w:marBottom w:val="0"/>
      <w:divBdr>
        <w:top w:val="none" w:sz="0" w:space="0" w:color="auto"/>
        <w:left w:val="none" w:sz="0" w:space="0" w:color="auto"/>
        <w:bottom w:val="none" w:sz="0" w:space="0" w:color="auto"/>
        <w:right w:val="none" w:sz="0" w:space="0" w:color="auto"/>
      </w:divBdr>
    </w:div>
    <w:div w:id="772554368">
      <w:bodyDiv w:val="1"/>
      <w:marLeft w:val="0"/>
      <w:marRight w:val="0"/>
      <w:marTop w:val="0"/>
      <w:marBottom w:val="0"/>
      <w:divBdr>
        <w:top w:val="none" w:sz="0" w:space="0" w:color="auto"/>
        <w:left w:val="none" w:sz="0" w:space="0" w:color="auto"/>
        <w:bottom w:val="none" w:sz="0" w:space="0" w:color="auto"/>
        <w:right w:val="none" w:sz="0" w:space="0" w:color="auto"/>
      </w:divBdr>
    </w:div>
    <w:div w:id="774448149">
      <w:bodyDiv w:val="1"/>
      <w:marLeft w:val="0"/>
      <w:marRight w:val="0"/>
      <w:marTop w:val="0"/>
      <w:marBottom w:val="0"/>
      <w:divBdr>
        <w:top w:val="none" w:sz="0" w:space="0" w:color="auto"/>
        <w:left w:val="none" w:sz="0" w:space="0" w:color="auto"/>
        <w:bottom w:val="none" w:sz="0" w:space="0" w:color="auto"/>
        <w:right w:val="none" w:sz="0" w:space="0" w:color="auto"/>
      </w:divBdr>
    </w:div>
    <w:div w:id="775908049">
      <w:bodyDiv w:val="1"/>
      <w:marLeft w:val="0"/>
      <w:marRight w:val="0"/>
      <w:marTop w:val="0"/>
      <w:marBottom w:val="0"/>
      <w:divBdr>
        <w:top w:val="none" w:sz="0" w:space="0" w:color="auto"/>
        <w:left w:val="none" w:sz="0" w:space="0" w:color="auto"/>
        <w:bottom w:val="none" w:sz="0" w:space="0" w:color="auto"/>
        <w:right w:val="none" w:sz="0" w:space="0" w:color="auto"/>
      </w:divBdr>
    </w:div>
    <w:div w:id="779299431">
      <w:bodyDiv w:val="1"/>
      <w:marLeft w:val="0"/>
      <w:marRight w:val="0"/>
      <w:marTop w:val="0"/>
      <w:marBottom w:val="0"/>
      <w:divBdr>
        <w:top w:val="none" w:sz="0" w:space="0" w:color="auto"/>
        <w:left w:val="none" w:sz="0" w:space="0" w:color="auto"/>
        <w:bottom w:val="none" w:sz="0" w:space="0" w:color="auto"/>
        <w:right w:val="none" w:sz="0" w:space="0" w:color="auto"/>
      </w:divBdr>
    </w:div>
    <w:div w:id="779841233">
      <w:bodyDiv w:val="1"/>
      <w:marLeft w:val="0"/>
      <w:marRight w:val="0"/>
      <w:marTop w:val="0"/>
      <w:marBottom w:val="0"/>
      <w:divBdr>
        <w:top w:val="none" w:sz="0" w:space="0" w:color="auto"/>
        <w:left w:val="none" w:sz="0" w:space="0" w:color="auto"/>
        <w:bottom w:val="none" w:sz="0" w:space="0" w:color="auto"/>
        <w:right w:val="none" w:sz="0" w:space="0" w:color="auto"/>
      </w:divBdr>
    </w:div>
    <w:div w:id="780226844">
      <w:bodyDiv w:val="1"/>
      <w:marLeft w:val="0"/>
      <w:marRight w:val="0"/>
      <w:marTop w:val="0"/>
      <w:marBottom w:val="0"/>
      <w:divBdr>
        <w:top w:val="none" w:sz="0" w:space="0" w:color="auto"/>
        <w:left w:val="none" w:sz="0" w:space="0" w:color="auto"/>
        <w:bottom w:val="none" w:sz="0" w:space="0" w:color="auto"/>
        <w:right w:val="none" w:sz="0" w:space="0" w:color="auto"/>
      </w:divBdr>
    </w:div>
    <w:div w:id="782118868">
      <w:bodyDiv w:val="1"/>
      <w:marLeft w:val="0"/>
      <w:marRight w:val="0"/>
      <w:marTop w:val="0"/>
      <w:marBottom w:val="0"/>
      <w:divBdr>
        <w:top w:val="none" w:sz="0" w:space="0" w:color="auto"/>
        <w:left w:val="none" w:sz="0" w:space="0" w:color="auto"/>
        <w:bottom w:val="none" w:sz="0" w:space="0" w:color="auto"/>
        <w:right w:val="none" w:sz="0" w:space="0" w:color="auto"/>
      </w:divBdr>
    </w:div>
    <w:div w:id="782699501">
      <w:bodyDiv w:val="1"/>
      <w:marLeft w:val="0"/>
      <w:marRight w:val="0"/>
      <w:marTop w:val="0"/>
      <w:marBottom w:val="0"/>
      <w:divBdr>
        <w:top w:val="none" w:sz="0" w:space="0" w:color="auto"/>
        <w:left w:val="none" w:sz="0" w:space="0" w:color="auto"/>
        <w:bottom w:val="none" w:sz="0" w:space="0" w:color="auto"/>
        <w:right w:val="none" w:sz="0" w:space="0" w:color="auto"/>
      </w:divBdr>
    </w:div>
    <w:div w:id="784541119">
      <w:bodyDiv w:val="1"/>
      <w:marLeft w:val="0"/>
      <w:marRight w:val="0"/>
      <w:marTop w:val="0"/>
      <w:marBottom w:val="0"/>
      <w:divBdr>
        <w:top w:val="none" w:sz="0" w:space="0" w:color="auto"/>
        <w:left w:val="none" w:sz="0" w:space="0" w:color="auto"/>
        <w:bottom w:val="none" w:sz="0" w:space="0" w:color="auto"/>
        <w:right w:val="none" w:sz="0" w:space="0" w:color="auto"/>
      </w:divBdr>
    </w:div>
    <w:div w:id="787815627">
      <w:bodyDiv w:val="1"/>
      <w:marLeft w:val="0"/>
      <w:marRight w:val="0"/>
      <w:marTop w:val="0"/>
      <w:marBottom w:val="0"/>
      <w:divBdr>
        <w:top w:val="none" w:sz="0" w:space="0" w:color="auto"/>
        <w:left w:val="none" w:sz="0" w:space="0" w:color="auto"/>
        <w:bottom w:val="none" w:sz="0" w:space="0" w:color="auto"/>
        <w:right w:val="none" w:sz="0" w:space="0" w:color="auto"/>
      </w:divBdr>
    </w:div>
    <w:div w:id="788623148">
      <w:bodyDiv w:val="1"/>
      <w:marLeft w:val="0"/>
      <w:marRight w:val="0"/>
      <w:marTop w:val="0"/>
      <w:marBottom w:val="0"/>
      <w:divBdr>
        <w:top w:val="none" w:sz="0" w:space="0" w:color="auto"/>
        <w:left w:val="none" w:sz="0" w:space="0" w:color="auto"/>
        <w:bottom w:val="none" w:sz="0" w:space="0" w:color="auto"/>
        <w:right w:val="none" w:sz="0" w:space="0" w:color="auto"/>
      </w:divBdr>
    </w:div>
    <w:div w:id="792938470">
      <w:bodyDiv w:val="1"/>
      <w:marLeft w:val="0"/>
      <w:marRight w:val="0"/>
      <w:marTop w:val="0"/>
      <w:marBottom w:val="0"/>
      <w:divBdr>
        <w:top w:val="none" w:sz="0" w:space="0" w:color="auto"/>
        <w:left w:val="none" w:sz="0" w:space="0" w:color="auto"/>
        <w:bottom w:val="none" w:sz="0" w:space="0" w:color="auto"/>
        <w:right w:val="none" w:sz="0" w:space="0" w:color="auto"/>
      </w:divBdr>
    </w:div>
    <w:div w:id="794566836">
      <w:bodyDiv w:val="1"/>
      <w:marLeft w:val="0"/>
      <w:marRight w:val="0"/>
      <w:marTop w:val="0"/>
      <w:marBottom w:val="0"/>
      <w:divBdr>
        <w:top w:val="none" w:sz="0" w:space="0" w:color="auto"/>
        <w:left w:val="none" w:sz="0" w:space="0" w:color="auto"/>
        <w:bottom w:val="none" w:sz="0" w:space="0" w:color="auto"/>
        <w:right w:val="none" w:sz="0" w:space="0" w:color="auto"/>
      </w:divBdr>
    </w:div>
    <w:div w:id="808668720">
      <w:bodyDiv w:val="1"/>
      <w:marLeft w:val="0"/>
      <w:marRight w:val="0"/>
      <w:marTop w:val="0"/>
      <w:marBottom w:val="0"/>
      <w:divBdr>
        <w:top w:val="none" w:sz="0" w:space="0" w:color="auto"/>
        <w:left w:val="none" w:sz="0" w:space="0" w:color="auto"/>
        <w:bottom w:val="none" w:sz="0" w:space="0" w:color="auto"/>
        <w:right w:val="none" w:sz="0" w:space="0" w:color="auto"/>
      </w:divBdr>
    </w:div>
    <w:div w:id="809664299">
      <w:bodyDiv w:val="1"/>
      <w:marLeft w:val="0"/>
      <w:marRight w:val="0"/>
      <w:marTop w:val="0"/>
      <w:marBottom w:val="0"/>
      <w:divBdr>
        <w:top w:val="none" w:sz="0" w:space="0" w:color="auto"/>
        <w:left w:val="none" w:sz="0" w:space="0" w:color="auto"/>
        <w:bottom w:val="none" w:sz="0" w:space="0" w:color="auto"/>
        <w:right w:val="none" w:sz="0" w:space="0" w:color="auto"/>
      </w:divBdr>
    </w:div>
    <w:div w:id="818881690">
      <w:bodyDiv w:val="1"/>
      <w:marLeft w:val="0"/>
      <w:marRight w:val="0"/>
      <w:marTop w:val="0"/>
      <w:marBottom w:val="0"/>
      <w:divBdr>
        <w:top w:val="none" w:sz="0" w:space="0" w:color="auto"/>
        <w:left w:val="none" w:sz="0" w:space="0" w:color="auto"/>
        <w:bottom w:val="none" w:sz="0" w:space="0" w:color="auto"/>
        <w:right w:val="none" w:sz="0" w:space="0" w:color="auto"/>
      </w:divBdr>
    </w:div>
    <w:div w:id="820073847">
      <w:bodyDiv w:val="1"/>
      <w:marLeft w:val="0"/>
      <w:marRight w:val="0"/>
      <w:marTop w:val="0"/>
      <w:marBottom w:val="0"/>
      <w:divBdr>
        <w:top w:val="none" w:sz="0" w:space="0" w:color="auto"/>
        <w:left w:val="none" w:sz="0" w:space="0" w:color="auto"/>
        <w:bottom w:val="none" w:sz="0" w:space="0" w:color="auto"/>
        <w:right w:val="none" w:sz="0" w:space="0" w:color="auto"/>
      </w:divBdr>
    </w:div>
    <w:div w:id="821704216">
      <w:bodyDiv w:val="1"/>
      <w:marLeft w:val="0"/>
      <w:marRight w:val="0"/>
      <w:marTop w:val="0"/>
      <w:marBottom w:val="0"/>
      <w:divBdr>
        <w:top w:val="none" w:sz="0" w:space="0" w:color="auto"/>
        <w:left w:val="none" w:sz="0" w:space="0" w:color="auto"/>
        <w:bottom w:val="none" w:sz="0" w:space="0" w:color="auto"/>
        <w:right w:val="none" w:sz="0" w:space="0" w:color="auto"/>
      </w:divBdr>
    </w:div>
    <w:div w:id="821965129">
      <w:bodyDiv w:val="1"/>
      <w:marLeft w:val="0"/>
      <w:marRight w:val="0"/>
      <w:marTop w:val="0"/>
      <w:marBottom w:val="0"/>
      <w:divBdr>
        <w:top w:val="none" w:sz="0" w:space="0" w:color="auto"/>
        <w:left w:val="none" w:sz="0" w:space="0" w:color="auto"/>
        <w:bottom w:val="none" w:sz="0" w:space="0" w:color="auto"/>
        <w:right w:val="none" w:sz="0" w:space="0" w:color="auto"/>
      </w:divBdr>
    </w:div>
    <w:div w:id="822047449">
      <w:bodyDiv w:val="1"/>
      <w:marLeft w:val="0"/>
      <w:marRight w:val="0"/>
      <w:marTop w:val="0"/>
      <w:marBottom w:val="0"/>
      <w:divBdr>
        <w:top w:val="none" w:sz="0" w:space="0" w:color="auto"/>
        <w:left w:val="none" w:sz="0" w:space="0" w:color="auto"/>
        <w:bottom w:val="none" w:sz="0" w:space="0" w:color="auto"/>
        <w:right w:val="none" w:sz="0" w:space="0" w:color="auto"/>
      </w:divBdr>
    </w:div>
    <w:div w:id="822939389">
      <w:bodyDiv w:val="1"/>
      <w:marLeft w:val="0"/>
      <w:marRight w:val="0"/>
      <w:marTop w:val="0"/>
      <w:marBottom w:val="0"/>
      <w:divBdr>
        <w:top w:val="none" w:sz="0" w:space="0" w:color="auto"/>
        <w:left w:val="none" w:sz="0" w:space="0" w:color="auto"/>
        <w:bottom w:val="none" w:sz="0" w:space="0" w:color="auto"/>
        <w:right w:val="none" w:sz="0" w:space="0" w:color="auto"/>
      </w:divBdr>
    </w:div>
    <w:div w:id="825779276">
      <w:bodyDiv w:val="1"/>
      <w:marLeft w:val="0"/>
      <w:marRight w:val="0"/>
      <w:marTop w:val="0"/>
      <w:marBottom w:val="0"/>
      <w:divBdr>
        <w:top w:val="none" w:sz="0" w:space="0" w:color="auto"/>
        <w:left w:val="none" w:sz="0" w:space="0" w:color="auto"/>
        <w:bottom w:val="none" w:sz="0" w:space="0" w:color="auto"/>
        <w:right w:val="none" w:sz="0" w:space="0" w:color="auto"/>
      </w:divBdr>
    </w:div>
    <w:div w:id="829835174">
      <w:bodyDiv w:val="1"/>
      <w:marLeft w:val="0"/>
      <w:marRight w:val="0"/>
      <w:marTop w:val="0"/>
      <w:marBottom w:val="0"/>
      <w:divBdr>
        <w:top w:val="none" w:sz="0" w:space="0" w:color="auto"/>
        <w:left w:val="none" w:sz="0" w:space="0" w:color="auto"/>
        <w:bottom w:val="none" w:sz="0" w:space="0" w:color="auto"/>
        <w:right w:val="none" w:sz="0" w:space="0" w:color="auto"/>
      </w:divBdr>
    </w:div>
    <w:div w:id="830869707">
      <w:bodyDiv w:val="1"/>
      <w:marLeft w:val="0"/>
      <w:marRight w:val="0"/>
      <w:marTop w:val="0"/>
      <w:marBottom w:val="0"/>
      <w:divBdr>
        <w:top w:val="none" w:sz="0" w:space="0" w:color="auto"/>
        <w:left w:val="none" w:sz="0" w:space="0" w:color="auto"/>
        <w:bottom w:val="none" w:sz="0" w:space="0" w:color="auto"/>
        <w:right w:val="none" w:sz="0" w:space="0" w:color="auto"/>
      </w:divBdr>
    </w:div>
    <w:div w:id="831217279">
      <w:bodyDiv w:val="1"/>
      <w:marLeft w:val="0"/>
      <w:marRight w:val="0"/>
      <w:marTop w:val="0"/>
      <w:marBottom w:val="0"/>
      <w:divBdr>
        <w:top w:val="none" w:sz="0" w:space="0" w:color="auto"/>
        <w:left w:val="none" w:sz="0" w:space="0" w:color="auto"/>
        <w:bottom w:val="none" w:sz="0" w:space="0" w:color="auto"/>
        <w:right w:val="none" w:sz="0" w:space="0" w:color="auto"/>
      </w:divBdr>
    </w:div>
    <w:div w:id="833570407">
      <w:bodyDiv w:val="1"/>
      <w:marLeft w:val="0"/>
      <w:marRight w:val="0"/>
      <w:marTop w:val="0"/>
      <w:marBottom w:val="0"/>
      <w:divBdr>
        <w:top w:val="none" w:sz="0" w:space="0" w:color="auto"/>
        <w:left w:val="none" w:sz="0" w:space="0" w:color="auto"/>
        <w:bottom w:val="none" w:sz="0" w:space="0" w:color="auto"/>
        <w:right w:val="none" w:sz="0" w:space="0" w:color="auto"/>
      </w:divBdr>
    </w:div>
    <w:div w:id="837382303">
      <w:bodyDiv w:val="1"/>
      <w:marLeft w:val="0"/>
      <w:marRight w:val="0"/>
      <w:marTop w:val="0"/>
      <w:marBottom w:val="0"/>
      <w:divBdr>
        <w:top w:val="none" w:sz="0" w:space="0" w:color="auto"/>
        <w:left w:val="none" w:sz="0" w:space="0" w:color="auto"/>
        <w:bottom w:val="none" w:sz="0" w:space="0" w:color="auto"/>
        <w:right w:val="none" w:sz="0" w:space="0" w:color="auto"/>
      </w:divBdr>
    </w:div>
    <w:div w:id="840435875">
      <w:bodyDiv w:val="1"/>
      <w:marLeft w:val="0"/>
      <w:marRight w:val="0"/>
      <w:marTop w:val="0"/>
      <w:marBottom w:val="0"/>
      <w:divBdr>
        <w:top w:val="none" w:sz="0" w:space="0" w:color="auto"/>
        <w:left w:val="none" w:sz="0" w:space="0" w:color="auto"/>
        <w:bottom w:val="none" w:sz="0" w:space="0" w:color="auto"/>
        <w:right w:val="none" w:sz="0" w:space="0" w:color="auto"/>
      </w:divBdr>
    </w:div>
    <w:div w:id="841553093">
      <w:bodyDiv w:val="1"/>
      <w:marLeft w:val="0"/>
      <w:marRight w:val="0"/>
      <w:marTop w:val="0"/>
      <w:marBottom w:val="0"/>
      <w:divBdr>
        <w:top w:val="none" w:sz="0" w:space="0" w:color="auto"/>
        <w:left w:val="none" w:sz="0" w:space="0" w:color="auto"/>
        <w:bottom w:val="none" w:sz="0" w:space="0" w:color="auto"/>
        <w:right w:val="none" w:sz="0" w:space="0" w:color="auto"/>
      </w:divBdr>
    </w:div>
    <w:div w:id="842084818">
      <w:bodyDiv w:val="1"/>
      <w:marLeft w:val="0"/>
      <w:marRight w:val="0"/>
      <w:marTop w:val="0"/>
      <w:marBottom w:val="0"/>
      <w:divBdr>
        <w:top w:val="none" w:sz="0" w:space="0" w:color="auto"/>
        <w:left w:val="none" w:sz="0" w:space="0" w:color="auto"/>
        <w:bottom w:val="none" w:sz="0" w:space="0" w:color="auto"/>
        <w:right w:val="none" w:sz="0" w:space="0" w:color="auto"/>
      </w:divBdr>
    </w:div>
    <w:div w:id="843936194">
      <w:bodyDiv w:val="1"/>
      <w:marLeft w:val="0"/>
      <w:marRight w:val="0"/>
      <w:marTop w:val="0"/>
      <w:marBottom w:val="0"/>
      <w:divBdr>
        <w:top w:val="none" w:sz="0" w:space="0" w:color="auto"/>
        <w:left w:val="none" w:sz="0" w:space="0" w:color="auto"/>
        <w:bottom w:val="none" w:sz="0" w:space="0" w:color="auto"/>
        <w:right w:val="none" w:sz="0" w:space="0" w:color="auto"/>
      </w:divBdr>
    </w:div>
    <w:div w:id="853497451">
      <w:bodyDiv w:val="1"/>
      <w:marLeft w:val="0"/>
      <w:marRight w:val="0"/>
      <w:marTop w:val="0"/>
      <w:marBottom w:val="0"/>
      <w:divBdr>
        <w:top w:val="none" w:sz="0" w:space="0" w:color="auto"/>
        <w:left w:val="none" w:sz="0" w:space="0" w:color="auto"/>
        <w:bottom w:val="none" w:sz="0" w:space="0" w:color="auto"/>
        <w:right w:val="none" w:sz="0" w:space="0" w:color="auto"/>
      </w:divBdr>
    </w:div>
    <w:div w:id="858007177">
      <w:bodyDiv w:val="1"/>
      <w:marLeft w:val="0"/>
      <w:marRight w:val="0"/>
      <w:marTop w:val="0"/>
      <w:marBottom w:val="0"/>
      <w:divBdr>
        <w:top w:val="none" w:sz="0" w:space="0" w:color="auto"/>
        <w:left w:val="none" w:sz="0" w:space="0" w:color="auto"/>
        <w:bottom w:val="none" w:sz="0" w:space="0" w:color="auto"/>
        <w:right w:val="none" w:sz="0" w:space="0" w:color="auto"/>
      </w:divBdr>
    </w:div>
    <w:div w:id="862016666">
      <w:bodyDiv w:val="1"/>
      <w:marLeft w:val="0"/>
      <w:marRight w:val="0"/>
      <w:marTop w:val="0"/>
      <w:marBottom w:val="0"/>
      <w:divBdr>
        <w:top w:val="none" w:sz="0" w:space="0" w:color="auto"/>
        <w:left w:val="none" w:sz="0" w:space="0" w:color="auto"/>
        <w:bottom w:val="none" w:sz="0" w:space="0" w:color="auto"/>
        <w:right w:val="none" w:sz="0" w:space="0" w:color="auto"/>
      </w:divBdr>
    </w:div>
    <w:div w:id="863134045">
      <w:bodyDiv w:val="1"/>
      <w:marLeft w:val="0"/>
      <w:marRight w:val="0"/>
      <w:marTop w:val="0"/>
      <w:marBottom w:val="0"/>
      <w:divBdr>
        <w:top w:val="none" w:sz="0" w:space="0" w:color="auto"/>
        <w:left w:val="none" w:sz="0" w:space="0" w:color="auto"/>
        <w:bottom w:val="none" w:sz="0" w:space="0" w:color="auto"/>
        <w:right w:val="none" w:sz="0" w:space="0" w:color="auto"/>
      </w:divBdr>
    </w:div>
    <w:div w:id="865098327">
      <w:bodyDiv w:val="1"/>
      <w:marLeft w:val="0"/>
      <w:marRight w:val="0"/>
      <w:marTop w:val="0"/>
      <w:marBottom w:val="0"/>
      <w:divBdr>
        <w:top w:val="none" w:sz="0" w:space="0" w:color="auto"/>
        <w:left w:val="none" w:sz="0" w:space="0" w:color="auto"/>
        <w:bottom w:val="none" w:sz="0" w:space="0" w:color="auto"/>
        <w:right w:val="none" w:sz="0" w:space="0" w:color="auto"/>
      </w:divBdr>
    </w:div>
    <w:div w:id="872503767">
      <w:bodyDiv w:val="1"/>
      <w:marLeft w:val="0"/>
      <w:marRight w:val="0"/>
      <w:marTop w:val="0"/>
      <w:marBottom w:val="0"/>
      <w:divBdr>
        <w:top w:val="none" w:sz="0" w:space="0" w:color="auto"/>
        <w:left w:val="none" w:sz="0" w:space="0" w:color="auto"/>
        <w:bottom w:val="none" w:sz="0" w:space="0" w:color="auto"/>
        <w:right w:val="none" w:sz="0" w:space="0" w:color="auto"/>
      </w:divBdr>
    </w:div>
    <w:div w:id="875047989">
      <w:bodyDiv w:val="1"/>
      <w:marLeft w:val="0"/>
      <w:marRight w:val="0"/>
      <w:marTop w:val="0"/>
      <w:marBottom w:val="0"/>
      <w:divBdr>
        <w:top w:val="none" w:sz="0" w:space="0" w:color="auto"/>
        <w:left w:val="none" w:sz="0" w:space="0" w:color="auto"/>
        <w:bottom w:val="none" w:sz="0" w:space="0" w:color="auto"/>
        <w:right w:val="none" w:sz="0" w:space="0" w:color="auto"/>
      </w:divBdr>
    </w:div>
    <w:div w:id="875434197">
      <w:bodyDiv w:val="1"/>
      <w:marLeft w:val="0"/>
      <w:marRight w:val="0"/>
      <w:marTop w:val="0"/>
      <w:marBottom w:val="0"/>
      <w:divBdr>
        <w:top w:val="none" w:sz="0" w:space="0" w:color="auto"/>
        <w:left w:val="none" w:sz="0" w:space="0" w:color="auto"/>
        <w:bottom w:val="none" w:sz="0" w:space="0" w:color="auto"/>
        <w:right w:val="none" w:sz="0" w:space="0" w:color="auto"/>
      </w:divBdr>
    </w:div>
    <w:div w:id="876284124">
      <w:bodyDiv w:val="1"/>
      <w:marLeft w:val="0"/>
      <w:marRight w:val="0"/>
      <w:marTop w:val="0"/>
      <w:marBottom w:val="0"/>
      <w:divBdr>
        <w:top w:val="none" w:sz="0" w:space="0" w:color="auto"/>
        <w:left w:val="none" w:sz="0" w:space="0" w:color="auto"/>
        <w:bottom w:val="none" w:sz="0" w:space="0" w:color="auto"/>
        <w:right w:val="none" w:sz="0" w:space="0" w:color="auto"/>
      </w:divBdr>
    </w:div>
    <w:div w:id="883059517">
      <w:bodyDiv w:val="1"/>
      <w:marLeft w:val="0"/>
      <w:marRight w:val="0"/>
      <w:marTop w:val="0"/>
      <w:marBottom w:val="0"/>
      <w:divBdr>
        <w:top w:val="none" w:sz="0" w:space="0" w:color="auto"/>
        <w:left w:val="none" w:sz="0" w:space="0" w:color="auto"/>
        <w:bottom w:val="none" w:sz="0" w:space="0" w:color="auto"/>
        <w:right w:val="none" w:sz="0" w:space="0" w:color="auto"/>
      </w:divBdr>
    </w:div>
    <w:div w:id="892735509">
      <w:bodyDiv w:val="1"/>
      <w:marLeft w:val="0"/>
      <w:marRight w:val="0"/>
      <w:marTop w:val="0"/>
      <w:marBottom w:val="0"/>
      <w:divBdr>
        <w:top w:val="none" w:sz="0" w:space="0" w:color="auto"/>
        <w:left w:val="none" w:sz="0" w:space="0" w:color="auto"/>
        <w:bottom w:val="none" w:sz="0" w:space="0" w:color="auto"/>
        <w:right w:val="none" w:sz="0" w:space="0" w:color="auto"/>
      </w:divBdr>
    </w:div>
    <w:div w:id="899752291">
      <w:bodyDiv w:val="1"/>
      <w:marLeft w:val="0"/>
      <w:marRight w:val="0"/>
      <w:marTop w:val="0"/>
      <w:marBottom w:val="0"/>
      <w:divBdr>
        <w:top w:val="none" w:sz="0" w:space="0" w:color="auto"/>
        <w:left w:val="none" w:sz="0" w:space="0" w:color="auto"/>
        <w:bottom w:val="none" w:sz="0" w:space="0" w:color="auto"/>
        <w:right w:val="none" w:sz="0" w:space="0" w:color="auto"/>
      </w:divBdr>
    </w:div>
    <w:div w:id="900670942">
      <w:bodyDiv w:val="1"/>
      <w:marLeft w:val="0"/>
      <w:marRight w:val="0"/>
      <w:marTop w:val="0"/>
      <w:marBottom w:val="0"/>
      <w:divBdr>
        <w:top w:val="none" w:sz="0" w:space="0" w:color="auto"/>
        <w:left w:val="none" w:sz="0" w:space="0" w:color="auto"/>
        <w:bottom w:val="none" w:sz="0" w:space="0" w:color="auto"/>
        <w:right w:val="none" w:sz="0" w:space="0" w:color="auto"/>
      </w:divBdr>
    </w:div>
    <w:div w:id="902063936">
      <w:bodyDiv w:val="1"/>
      <w:marLeft w:val="0"/>
      <w:marRight w:val="0"/>
      <w:marTop w:val="0"/>
      <w:marBottom w:val="0"/>
      <w:divBdr>
        <w:top w:val="none" w:sz="0" w:space="0" w:color="auto"/>
        <w:left w:val="none" w:sz="0" w:space="0" w:color="auto"/>
        <w:bottom w:val="none" w:sz="0" w:space="0" w:color="auto"/>
        <w:right w:val="none" w:sz="0" w:space="0" w:color="auto"/>
      </w:divBdr>
    </w:div>
    <w:div w:id="905189379">
      <w:bodyDiv w:val="1"/>
      <w:marLeft w:val="0"/>
      <w:marRight w:val="0"/>
      <w:marTop w:val="0"/>
      <w:marBottom w:val="0"/>
      <w:divBdr>
        <w:top w:val="none" w:sz="0" w:space="0" w:color="auto"/>
        <w:left w:val="none" w:sz="0" w:space="0" w:color="auto"/>
        <w:bottom w:val="none" w:sz="0" w:space="0" w:color="auto"/>
        <w:right w:val="none" w:sz="0" w:space="0" w:color="auto"/>
      </w:divBdr>
    </w:div>
    <w:div w:id="905262108">
      <w:bodyDiv w:val="1"/>
      <w:marLeft w:val="0"/>
      <w:marRight w:val="0"/>
      <w:marTop w:val="0"/>
      <w:marBottom w:val="0"/>
      <w:divBdr>
        <w:top w:val="none" w:sz="0" w:space="0" w:color="auto"/>
        <w:left w:val="none" w:sz="0" w:space="0" w:color="auto"/>
        <w:bottom w:val="none" w:sz="0" w:space="0" w:color="auto"/>
        <w:right w:val="none" w:sz="0" w:space="0" w:color="auto"/>
      </w:divBdr>
    </w:div>
    <w:div w:id="905723982">
      <w:bodyDiv w:val="1"/>
      <w:marLeft w:val="0"/>
      <w:marRight w:val="0"/>
      <w:marTop w:val="0"/>
      <w:marBottom w:val="0"/>
      <w:divBdr>
        <w:top w:val="none" w:sz="0" w:space="0" w:color="auto"/>
        <w:left w:val="none" w:sz="0" w:space="0" w:color="auto"/>
        <w:bottom w:val="none" w:sz="0" w:space="0" w:color="auto"/>
        <w:right w:val="none" w:sz="0" w:space="0" w:color="auto"/>
      </w:divBdr>
    </w:div>
    <w:div w:id="908348128">
      <w:bodyDiv w:val="1"/>
      <w:marLeft w:val="0"/>
      <w:marRight w:val="0"/>
      <w:marTop w:val="0"/>
      <w:marBottom w:val="0"/>
      <w:divBdr>
        <w:top w:val="none" w:sz="0" w:space="0" w:color="auto"/>
        <w:left w:val="none" w:sz="0" w:space="0" w:color="auto"/>
        <w:bottom w:val="none" w:sz="0" w:space="0" w:color="auto"/>
        <w:right w:val="none" w:sz="0" w:space="0" w:color="auto"/>
      </w:divBdr>
    </w:div>
    <w:div w:id="910893098">
      <w:bodyDiv w:val="1"/>
      <w:marLeft w:val="0"/>
      <w:marRight w:val="0"/>
      <w:marTop w:val="0"/>
      <w:marBottom w:val="0"/>
      <w:divBdr>
        <w:top w:val="none" w:sz="0" w:space="0" w:color="auto"/>
        <w:left w:val="none" w:sz="0" w:space="0" w:color="auto"/>
        <w:bottom w:val="none" w:sz="0" w:space="0" w:color="auto"/>
        <w:right w:val="none" w:sz="0" w:space="0" w:color="auto"/>
      </w:divBdr>
    </w:div>
    <w:div w:id="915289634">
      <w:bodyDiv w:val="1"/>
      <w:marLeft w:val="0"/>
      <w:marRight w:val="0"/>
      <w:marTop w:val="0"/>
      <w:marBottom w:val="0"/>
      <w:divBdr>
        <w:top w:val="none" w:sz="0" w:space="0" w:color="auto"/>
        <w:left w:val="none" w:sz="0" w:space="0" w:color="auto"/>
        <w:bottom w:val="none" w:sz="0" w:space="0" w:color="auto"/>
        <w:right w:val="none" w:sz="0" w:space="0" w:color="auto"/>
      </w:divBdr>
    </w:div>
    <w:div w:id="919019969">
      <w:bodyDiv w:val="1"/>
      <w:marLeft w:val="0"/>
      <w:marRight w:val="0"/>
      <w:marTop w:val="0"/>
      <w:marBottom w:val="0"/>
      <w:divBdr>
        <w:top w:val="none" w:sz="0" w:space="0" w:color="auto"/>
        <w:left w:val="none" w:sz="0" w:space="0" w:color="auto"/>
        <w:bottom w:val="none" w:sz="0" w:space="0" w:color="auto"/>
        <w:right w:val="none" w:sz="0" w:space="0" w:color="auto"/>
      </w:divBdr>
    </w:div>
    <w:div w:id="920259251">
      <w:bodyDiv w:val="1"/>
      <w:marLeft w:val="0"/>
      <w:marRight w:val="0"/>
      <w:marTop w:val="0"/>
      <w:marBottom w:val="0"/>
      <w:divBdr>
        <w:top w:val="none" w:sz="0" w:space="0" w:color="auto"/>
        <w:left w:val="none" w:sz="0" w:space="0" w:color="auto"/>
        <w:bottom w:val="none" w:sz="0" w:space="0" w:color="auto"/>
        <w:right w:val="none" w:sz="0" w:space="0" w:color="auto"/>
      </w:divBdr>
    </w:div>
    <w:div w:id="921720110">
      <w:bodyDiv w:val="1"/>
      <w:marLeft w:val="0"/>
      <w:marRight w:val="0"/>
      <w:marTop w:val="0"/>
      <w:marBottom w:val="0"/>
      <w:divBdr>
        <w:top w:val="none" w:sz="0" w:space="0" w:color="auto"/>
        <w:left w:val="none" w:sz="0" w:space="0" w:color="auto"/>
        <w:bottom w:val="none" w:sz="0" w:space="0" w:color="auto"/>
        <w:right w:val="none" w:sz="0" w:space="0" w:color="auto"/>
      </w:divBdr>
    </w:div>
    <w:div w:id="923034081">
      <w:bodyDiv w:val="1"/>
      <w:marLeft w:val="0"/>
      <w:marRight w:val="0"/>
      <w:marTop w:val="0"/>
      <w:marBottom w:val="0"/>
      <w:divBdr>
        <w:top w:val="none" w:sz="0" w:space="0" w:color="auto"/>
        <w:left w:val="none" w:sz="0" w:space="0" w:color="auto"/>
        <w:bottom w:val="none" w:sz="0" w:space="0" w:color="auto"/>
        <w:right w:val="none" w:sz="0" w:space="0" w:color="auto"/>
      </w:divBdr>
    </w:div>
    <w:div w:id="925459722">
      <w:bodyDiv w:val="1"/>
      <w:marLeft w:val="0"/>
      <w:marRight w:val="0"/>
      <w:marTop w:val="0"/>
      <w:marBottom w:val="0"/>
      <w:divBdr>
        <w:top w:val="none" w:sz="0" w:space="0" w:color="auto"/>
        <w:left w:val="none" w:sz="0" w:space="0" w:color="auto"/>
        <w:bottom w:val="none" w:sz="0" w:space="0" w:color="auto"/>
        <w:right w:val="none" w:sz="0" w:space="0" w:color="auto"/>
      </w:divBdr>
    </w:div>
    <w:div w:id="926811960">
      <w:bodyDiv w:val="1"/>
      <w:marLeft w:val="0"/>
      <w:marRight w:val="0"/>
      <w:marTop w:val="0"/>
      <w:marBottom w:val="0"/>
      <w:divBdr>
        <w:top w:val="none" w:sz="0" w:space="0" w:color="auto"/>
        <w:left w:val="none" w:sz="0" w:space="0" w:color="auto"/>
        <w:bottom w:val="none" w:sz="0" w:space="0" w:color="auto"/>
        <w:right w:val="none" w:sz="0" w:space="0" w:color="auto"/>
      </w:divBdr>
    </w:div>
    <w:div w:id="927154168">
      <w:bodyDiv w:val="1"/>
      <w:marLeft w:val="0"/>
      <w:marRight w:val="0"/>
      <w:marTop w:val="0"/>
      <w:marBottom w:val="0"/>
      <w:divBdr>
        <w:top w:val="none" w:sz="0" w:space="0" w:color="auto"/>
        <w:left w:val="none" w:sz="0" w:space="0" w:color="auto"/>
        <w:bottom w:val="none" w:sz="0" w:space="0" w:color="auto"/>
        <w:right w:val="none" w:sz="0" w:space="0" w:color="auto"/>
      </w:divBdr>
    </w:div>
    <w:div w:id="927159507">
      <w:bodyDiv w:val="1"/>
      <w:marLeft w:val="0"/>
      <w:marRight w:val="0"/>
      <w:marTop w:val="0"/>
      <w:marBottom w:val="0"/>
      <w:divBdr>
        <w:top w:val="none" w:sz="0" w:space="0" w:color="auto"/>
        <w:left w:val="none" w:sz="0" w:space="0" w:color="auto"/>
        <w:bottom w:val="none" w:sz="0" w:space="0" w:color="auto"/>
        <w:right w:val="none" w:sz="0" w:space="0" w:color="auto"/>
      </w:divBdr>
    </w:div>
    <w:div w:id="928854296">
      <w:bodyDiv w:val="1"/>
      <w:marLeft w:val="0"/>
      <w:marRight w:val="0"/>
      <w:marTop w:val="0"/>
      <w:marBottom w:val="0"/>
      <w:divBdr>
        <w:top w:val="none" w:sz="0" w:space="0" w:color="auto"/>
        <w:left w:val="none" w:sz="0" w:space="0" w:color="auto"/>
        <w:bottom w:val="none" w:sz="0" w:space="0" w:color="auto"/>
        <w:right w:val="none" w:sz="0" w:space="0" w:color="auto"/>
      </w:divBdr>
    </w:div>
    <w:div w:id="933050084">
      <w:bodyDiv w:val="1"/>
      <w:marLeft w:val="0"/>
      <w:marRight w:val="0"/>
      <w:marTop w:val="0"/>
      <w:marBottom w:val="0"/>
      <w:divBdr>
        <w:top w:val="none" w:sz="0" w:space="0" w:color="auto"/>
        <w:left w:val="none" w:sz="0" w:space="0" w:color="auto"/>
        <w:bottom w:val="none" w:sz="0" w:space="0" w:color="auto"/>
        <w:right w:val="none" w:sz="0" w:space="0" w:color="auto"/>
      </w:divBdr>
    </w:div>
    <w:div w:id="934898905">
      <w:bodyDiv w:val="1"/>
      <w:marLeft w:val="0"/>
      <w:marRight w:val="0"/>
      <w:marTop w:val="0"/>
      <w:marBottom w:val="0"/>
      <w:divBdr>
        <w:top w:val="none" w:sz="0" w:space="0" w:color="auto"/>
        <w:left w:val="none" w:sz="0" w:space="0" w:color="auto"/>
        <w:bottom w:val="none" w:sz="0" w:space="0" w:color="auto"/>
        <w:right w:val="none" w:sz="0" w:space="0" w:color="auto"/>
      </w:divBdr>
    </w:div>
    <w:div w:id="935791069">
      <w:bodyDiv w:val="1"/>
      <w:marLeft w:val="0"/>
      <w:marRight w:val="0"/>
      <w:marTop w:val="0"/>
      <w:marBottom w:val="0"/>
      <w:divBdr>
        <w:top w:val="none" w:sz="0" w:space="0" w:color="auto"/>
        <w:left w:val="none" w:sz="0" w:space="0" w:color="auto"/>
        <w:bottom w:val="none" w:sz="0" w:space="0" w:color="auto"/>
        <w:right w:val="none" w:sz="0" w:space="0" w:color="auto"/>
      </w:divBdr>
    </w:div>
    <w:div w:id="937101493">
      <w:bodyDiv w:val="1"/>
      <w:marLeft w:val="0"/>
      <w:marRight w:val="0"/>
      <w:marTop w:val="0"/>
      <w:marBottom w:val="0"/>
      <w:divBdr>
        <w:top w:val="none" w:sz="0" w:space="0" w:color="auto"/>
        <w:left w:val="none" w:sz="0" w:space="0" w:color="auto"/>
        <w:bottom w:val="none" w:sz="0" w:space="0" w:color="auto"/>
        <w:right w:val="none" w:sz="0" w:space="0" w:color="auto"/>
      </w:divBdr>
    </w:div>
    <w:div w:id="939528772">
      <w:bodyDiv w:val="1"/>
      <w:marLeft w:val="0"/>
      <w:marRight w:val="0"/>
      <w:marTop w:val="0"/>
      <w:marBottom w:val="0"/>
      <w:divBdr>
        <w:top w:val="none" w:sz="0" w:space="0" w:color="auto"/>
        <w:left w:val="none" w:sz="0" w:space="0" w:color="auto"/>
        <w:bottom w:val="none" w:sz="0" w:space="0" w:color="auto"/>
        <w:right w:val="none" w:sz="0" w:space="0" w:color="auto"/>
      </w:divBdr>
    </w:div>
    <w:div w:id="944996179">
      <w:bodyDiv w:val="1"/>
      <w:marLeft w:val="0"/>
      <w:marRight w:val="0"/>
      <w:marTop w:val="0"/>
      <w:marBottom w:val="0"/>
      <w:divBdr>
        <w:top w:val="none" w:sz="0" w:space="0" w:color="auto"/>
        <w:left w:val="none" w:sz="0" w:space="0" w:color="auto"/>
        <w:bottom w:val="none" w:sz="0" w:space="0" w:color="auto"/>
        <w:right w:val="none" w:sz="0" w:space="0" w:color="auto"/>
      </w:divBdr>
    </w:div>
    <w:div w:id="945579241">
      <w:bodyDiv w:val="1"/>
      <w:marLeft w:val="0"/>
      <w:marRight w:val="0"/>
      <w:marTop w:val="0"/>
      <w:marBottom w:val="0"/>
      <w:divBdr>
        <w:top w:val="none" w:sz="0" w:space="0" w:color="auto"/>
        <w:left w:val="none" w:sz="0" w:space="0" w:color="auto"/>
        <w:bottom w:val="none" w:sz="0" w:space="0" w:color="auto"/>
        <w:right w:val="none" w:sz="0" w:space="0" w:color="auto"/>
      </w:divBdr>
    </w:div>
    <w:div w:id="947614433">
      <w:bodyDiv w:val="1"/>
      <w:marLeft w:val="0"/>
      <w:marRight w:val="0"/>
      <w:marTop w:val="0"/>
      <w:marBottom w:val="0"/>
      <w:divBdr>
        <w:top w:val="none" w:sz="0" w:space="0" w:color="auto"/>
        <w:left w:val="none" w:sz="0" w:space="0" w:color="auto"/>
        <w:bottom w:val="none" w:sz="0" w:space="0" w:color="auto"/>
        <w:right w:val="none" w:sz="0" w:space="0" w:color="auto"/>
      </w:divBdr>
    </w:div>
    <w:div w:id="949357024">
      <w:bodyDiv w:val="1"/>
      <w:marLeft w:val="0"/>
      <w:marRight w:val="0"/>
      <w:marTop w:val="0"/>
      <w:marBottom w:val="0"/>
      <w:divBdr>
        <w:top w:val="none" w:sz="0" w:space="0" w:color="auto"/>
        <w:left w:val="none" w:sz="0" w:space="0" w:color="auto"/>
        <w:bottom w:val="none" w:sz="0" w:space="0" w:color="auto"/>
        <w:right w:val="none" w:sz="0" w:space="0" w:color="auto"/>
      </w:divBdr>
    </w:div>
    <w:div w:id="951670325">
      <w:bodyDiv w:val="1"/>
      <w:marLeft w:val="0"/>
      <w:marRight w:val="0"/>
      <w:marTop w:val="0"/>
      <w:marBottom w:val="0"/>
      <w:divBdr>
        <w:top w:val="none" w:sz="0" w:space="0" w:color="auto"/>
        <w:left w:val="none" w:sz="0" w:space="0" w:color="auto"/>
        <w:bottom w:val="none" w:sz="0" w:space="0" w:color="auto"/>
        <w:right w:val="none" w:sz="0" w:space="0" w:color="auto"/>
      </w:divBdr>
    </w:div>
    <w:div w:id="951939349">
      <w:bodyDiv w:val="1"/>
      <w:marLeft w:val="0"/>
      <w:marRight w:val="0"/>
      <w:marTop w:val="0"/>
      <w:marBottom w:val="0"/>
      <w:divBdr>
        <w:top w:val="none" w:sz="0" w:space="0" w:color="auto"/>
        <w:left w:val="none" w:sz="0" w:space="0" w:color="auto"/>
        <w:bottom w:val="none" w:sz="0" w:space="0" w:color="auto"/>
        <w:right w:val="none" w:sz="0" w:space="0" w:color="auto"/>
      </w:divBdr>
    </w:div>
    <w:div w:id="955602865">
      <w:bodyDiv w:val="1"/>
      <w:marLeft w:val="0"/>
      <w:marRight w:val="0"/>
      <w:marTop w:val="0"/>
      <w:marBottom w:val="0"/>
      <w:divBdr>
        <w:top w:val="none" w:sz="0" w:space="0" w:color="auto"/>
        <w:left w:val="none" w:sz="0" w:space="0" w:color="auto"/>
        <w:bottom w:val="none" w:sz="0" w:space="0" w:color="auto"/>
        <w:right w:val="none" w:sz="0" w:space="0" w:color="auto"/>
      </w:divBdr>
    </w:div>
    <w:div w:id="955868550">
      <w:bodyDiv w:val="1"/>
      <w:marLeft w:val="0"/>
      <w:marRight w:val="0"/>
      <w:marTop w:val="0"/>
      <w:marBottom w:val="0"/>
      <w:divBdr>
        <w:top w:val="none" w:sz="0" w:space="0" w:color="auto"/>
        <w:left w:val="none" w:sz="0" w:space="0" w:color="auto"/>
        <w:bottom w:val="none" w:sz="0" w:space="0" w:color="auto"/>
        <w:right w:val="none" w:sz="0" w:space="0" w:color="auto"/>
      </w:divBdr>
    </w:div>
    <w:div w:id="959723700">
      <w:bodyDiv w:val="1"/>
      <w:marLeft w:val="0"/>
      <w:marRight w:val="0"/>
      <w:marTop w:val="0"/>
      <w:marBottom w:val="0"/>
      <w:divBdr>
        <w:top w:val="none" w:sz="0" w:space="0" w:color="auto"/>
        <w:left w:val="none" w:sz="0" w:space="0" w:color="auto"/>
        <w:bottom w:val="none" w:sz="0" w:space="0" w:color="auto"/>
        <w:right w:val="none" w:sz="0" w:space="0" w:color="auto"/>
      </w:divBdr>
    </w:div>
    <w:div w:id="962618997">
      <w:bodyDiv w:val="1"/>
      <w:marLeft w:val="0"/>
      <w:marRight w:val="0"/>
      <w:marTop w:val="0"/>
      <w:marBottom w:val="0"/>
      <w:divBdr>
        <w:top w:val="none" w:sz="0" w:space="0" w:color="auto"/>
        <w:left w:val="none" w:sz="0" w:space="0" w:color="auto"/>
        <w:bottom w:val="none" w:sz="0" w:space="0" w:color="auto"/>
        <w:right w:val="none" w:sz="0" w:space="0" w:color="auto"/>
      </w:divBdr>
    </w:div>
    <w:div w:id="965743883">
      <w:bodyDiv w:val="1"/>
      <w:marLeft w:val="0"/>
      <w:marRight w:val="0"/>
      <w:marTop w:val="0"/>
      <w:marBottom w:val="0"/>
      <w:divBdr>
        <w:top w:val="none" w:sz="0" w:space="0" w:color="auto"/>
        <w:left w:val="none" w:sz="0" w:space="0" w:color="auto"/>
        <w:bottom w:val="none" w:sz="0" w:space="0" w:color="auto"/>
        <w:right w:val="none" w:sz="0" w:space="0" w:color="auto"/>
      </w:divBdr>
    </w:div>
    <w:div w:id="968630734">
      <w:bodyDiv w:val="1"/>
      <w:marLeft w:val="0"/>
      <w:marRight w:val="0"/>
      <w:marTop w:val="0"/>
      <w:marBottom w:val="0"/>
      <w:divBdr>
        <w:top w:val="none" w:sz="0" w:space="0" w:color="auto"/>
        <w:left w:val="none" w:sz="0" w:space="0" w:color="auto"/>
        <w:bottom w:val="none" w:sz="0" w:space="0" w:color="auto"/>
        <w:right w:val="none" w:sz="0" w:space="0" w:color="auto"/>
      </w:divBdr>
    </w:div>
    <w:div w:id="970525177">
      <w:bodyDiv w:val="1"/>
      <w:marLeft w:val="0"/>
      <w:marRight w:val="0"/>
      <w:marTop w:val="0"/>
      <w:marBottom w:val="0"/>
      <w:divBdr>
        <w:top w:val="none" w:sz="0" w:space="0" w:color="auto"/>
        <w:left w:val="none" w:sz="0" w:space="0" w:color="auto"/>
        <w:bottom w:val="none" w:sz="0" w:space="0" w:color="auto"/>
        <w:right w:val="none" w:sz="0" w:space="0" w:color="auto"/>
      </w:divBdr>
    </w:div>
    <w:div w:id="970786522">
      <w:bodyDiv w:val="1"/>
      <w:marLeft w:val="0"/>
      <w:marRight w:val="0"/>
      <w:marTop w:val="0"/>
      <w:marBottom w:val="0"/>
      <w:divBdr>
        <w:top w:val="none" w:sz="0" w:space="0" w:color="auto"/>
        <w:left w:val="none" w:sz="0" w:space="0" w:color="auto"/>
        <w:bottom w:val="none" w:sz="0" w:space="0" w:color="auto"/>
        <w:right w:val="none" w:sz="0" w:space="0" w:color="auto"/>
      </w:divBdr>
    </w:div>
    <w:div w:id="971406984">
      <w:bodyDiv w:val="1"/>
      <w:marLeft w:val="0"/>
      <w:marRight w:val="0"/>
      <w:marTop w:val="0"/>
      <w:marBottom w:val="0"/>
      <w:divBdr>
        <w:top w:val="none" w:sz="0" w:space="0" w:color="auto"/>
        <w:left w:val="none" w:sz="0" w:space="0" w:color="auto"/>
        <w:bottom w:val="none" w:sz="0" w:space="0" w:color="auto"/>
        <w:right w:val="none" w:sz="0" w:space="0" w:color="auto"/>
      </w:divBdr>
    </w:div>
    <w:div w:id="972828256">
      <w:bodyDiv w:val="1"/>
      <w:marLeft w:val="0"/>
      <w:marRight w:val="0"/>
      <w:marTop w:val="0"/>
      <w:marBottom w:val="0"/>
      <w:divBdr>
        <w:top w:val="none" w:sz="0" w:space="0" w:color="auto"/>
        <w:left w:val="none" w:sz="0" w:space="0" w:color="auto"/>
        <w:bottom w:val="none" w:sz="0" w:space="0" w:color="auto"/>
        <w:right w:val="none" w:sz="0" w:space="0" w:color="auto"/>
      </w:divBdr>
    </w:div>
    <w:div w:id="972907928">
      <w:bodyDiv w:val="1"/>
      <w:marLeft w:val="0"/>
      <w:marRight w:val="0"/>
      <w:marTop w:val="0"/>
      <w:marBottom w:val="0"/>
      <w:divBdr>
        <w:top w:val="none" w:sz="0" w:space="0" w:color="auto"/>
        <w:left w:val="none" w:sz="0" w:space="0" w:color="auto"/>
        <w:bottom w:val="none" w:sz="0" w:space="0" w:color="auto"/>
        <w:right w:val="none" w:sz="0" w:space="0" w:color="auto"/>
      </w:divBdr>
    </w:div>
    <w:div w:id="973830438">
      <w:bodyDiv w:val="1"/>
      <w:marLeft w:val="0"/>
      <w:marRight w:val="0"/>
      <w:marTop w:val="0"/>
      <w:marBottom w:val="0"/>
      <w:divBdr>
        <w:top w:val="none" w:sz="0" w:space="0" w:color="auto"/>
        <w:left w:val="none" w:sz="0" w:space="0" w:color="auto"/>
        <w:bottom w:val="none" w:sz="0" w:space="0" w:color="auto"/>
        <w:right w:val="none" w:sz="0" w:space="0" w:color="auto"/>
      </w:divBdr>
    </w:div>
    <w:div w:id="974598549">
      <w:bodyDiv w:val="1"/>
      <w:marLeft w:val="0"/>
      <w:marRight w:val="0"/>
      <w:marTop w:val="0"/>
      <w:marBottom w:val="0"/>
      <w:divBdr>
        <w:top w:val="none" w:sz="0" w:space="0" w:color="auto"/>
        <w:left w:val="none" w:sz="0" w:space="0" w:color="auto"/>
        <w:bottom w:val="none" w:sz="0" w:space="0" w:color="auto"/>
        <w:right w:val="none" w:sz="0" w:space="0" w:color="auto"/>
      </w:divBdr>
    </w:div>
    <w:div w:id="977610541">
      <w:bodyDiv w:val="1"/>
      <w:marLeft w:val="0"/>
      <w:marRight w:val="0"/>
      <w:marTop w:val="0"/>
      <w:marBottom w:val="0"/>
      <w:divBdr>
        <w:top w:val="none" w:sz="0" w:space="0" w:color="auto"/>
        <w:left w:val="none" w:sz="0" w:space="0" w:color="auto"/>
        <w:bottom w:val="none" w:sz="0" w:space="0" w:color="auto"/>
        <w:right w:val="none" w:sz="0" w:space="0" w:color="auto"/>
      </w:divBdr>
    </w:div>
    <w:div w:id="979115967">
      <w:bodyDiv w:val="1"/>
      <w:marLeft w:val="0"/>
      <w:marRight w:val="0"/>
      <w:marTop w:val="0"/>
      <w:marBottom w:val="0"/>
      <w:divBdr>
        <w:top w:val="none" w:sz="0" w:space="0" w:color="auto"/>
        <w:left w:val="none" w:sz="0" w:space="0" w:color="auto"/>
        <w:bottom w:val="none" w:sz="0" w:space="0" w:color="auto"/>
        <w:right w:val="none" w:sz="0" w:space="0" w:color="auto"/>
      </w:divBdr>
    </w:div>
    <w:div w:id="979846073">
      <w:bodyDiv w:val="1"/>
      <w:marLeft w:val="0"/>
      <w:marRight w:val="0"/>
      <w:marTop w:val="0"/>
      <w:marBottom w:val="0"/>
      <w:divBdr>
        <w:top w:val="none" w:sz="0" w:space="0" w:color="auto"/>
        <w:left w:val="none" w:sz="0" w:space="0" w:color="auto"/>
        <w:bottom w:val="none" w:sz="0" w:space="0" w:color="auto"/>
        <w:right w:val="none" w:sz="0" w:space="0" w:color="auto"/>
      </w:divBdr>
    </w:div>
    <w:div w:id="981036798">
      <w:bodyDiv w:val="1"/>
      <w:marLeft w:val="0"/>
      <w:marRight w:val="0"/>
      <w:marTop w:val="0"/>
      <w:marBottom w:val="0"/>
      <w:divBdr>
        <w:top w:val="none" w:sz="0" w:space="0" w:color="auto"/>
        <w:left w:val="none" w:sz="0" w:space="0" w:color="auto"/>
        <w:bottom w:val="none" w:sz="0" w:space="0" w:color="auto"/>
        <w:right w:val="none" w:sz="0" w:space="0" w:color="auto"/>
      </w:divBdr>
    </w:div>
    <w:div w:id="983437516">
      <w:bodyDiv w:val="1"/>
      <w:marLeft w:val="0"/>
      <w:marRight w:val="0"/>
      <w:marTop w:val="0"/>
      <w:marBottom w:val="0"/>
      <w:divBdr>
        <w:top w:val="none" w:sz="0" w:space="0" w:color="auto"/>
        <w:left w:val="none" w:sz="0" w:space="0" w:color="auto"/>
        <w:bottom w:val="none" w:sz="0" w:space="0" w:color="auto"/>
        <w:right w:val="none" w:sz="0" w:space="0" w:color="auto"/>
      </w:divBdr>
    </w:div>
    <w:div w:id="991757982">
      <w:bodyDiv w:val="1"/>
      <w:marLeft w:val="0"/>
      <w:marRight w:val="0"/>
      <w:marTop w:val="0"/>
      <w:marBottom w:val="0"/>
      <w:divBdr>
        <w:top w:val="none" w:sz="0" w:space="0" w:color="auto"/>
        <w:left w:val="none" w:sz="0" w:space="0" w:color="auto"/>
        <w:bottom w:val="none" w:sz="0" w:space="0" w:color="auto"/>
        <w:right w:val="none" w:sz="0" w:space="0" w:color="auto"/>
      </w:divBdr>
    </w:div>
    <w:div w:id="994451926">
      <w:bodyDiv w:val="1"/>
      <w:marLeft w:val="0"/>
      <w:marRight w:val="0"/>
      <w:marTop w:val="0"/>
      <w:marBottom w:val="0"/>
      <w:divBdr>
        <w:top w:val="none" w:sz="0" w:space="0" w:color="auto"/>
        <w:left w:val="none" w:sz="0" w:space="0" w:color="auto"/>
        <w:bottom w:val="none" w:sz="0" w:space="0" w:color="auto"/>
        <w:right w:val="none" w:sz="0" w:space="0" w:color="auto"/>
      </w:divBdr>
    </w:div>
    <w:div w:id="1000815278">
      <w:bodyDiv w:val="1"/>
      <w:marLeft w:val="0"/>
      <w:marRight w:val="0"/>
      <w:marTop w:val="0"/>
      <w:marBottom w:val="0"/>
      <w:divBdr>
        <w:top w:val="none" w:sz="0" w:space="0" w:color="auto"/>
        <w:left w:val="none" w:sz="0" w:space="0" w:color="auto"/>
        <w:bottom w:val="none" w:sz="0" w:space="0" w:color="auto"/>
        <w:right w:val="none" w:sz="0" w:space="0" w:color="auto"/>
      </w:divBdr>
    </w:div>
    <w:div w:id="1001274120">
      <w:bodyDiv w:val="1"/>
      <w:marLeft w:val="0"/>
      <w:marRight w:val="0"/>
      <w:marTop w:val="0"/>
      <w:marBottom w:val="0"/>
      <w:divBdr>
        <w:top w:val="none" w:sz="0" w:space="0" w:color="auto"/>
        <w:left w:val="none" w:sz="0" w:space="0" w:color="auto"/>
        <w:bottom w:val="none" w:sz="0" w:space="0" w:color="auto"/>
        <w:right w:val="none" w:sz="0" w:space="0" w:color="auto"/>
      </w:divBdr>
    </w:div>
    <w:div w:id="1003819919">
      <w:bodyDiv w:val="1"/>
      <w:marLeft w:val="0"/>
      <w:marRight w:val="0"/>
      <w:marTop w:val="0"/>
      <w:marBottom w:val="0"/>
      <w:divBdr>
        <w:top w:val="none" w:sz="0" w:space="0" w:color="auto"/>
        <w:left w:val="none" w:sz="0" w:space="0" w:color="auto"/>
        <w:bottom w:val="none" w:sz="0" w:space="0" w:color="auto"/>
        <w:right w:val="none" w:sz="0" w:space="0" w:color="auto"/>
      </w:divBdr>
    </w:div>
    <w:div w:id="1007708441">
      <w:bodyDiv w:val="1"/>
      <w:marLeft w:val="0"/>
      <w:marRight w:val="0"/>
      <w:marTop w:val="0"/>
      <w:marBottom w:val="0"/>
      <w:divBdr>
        <w:top w:val="none" w:sz="0" w:space="0" w:color="auto"/>
        <w:left w:val="none" w:sz="0" w:space="0" w:color="auto"/>
        <w:bottom w:val="none" w:sz="0" w:space="0" w:color="auto"/>
        <w:right w:val="none" w:sz="0" w:space="0" w:color="auto"/>
      </w:divBdr>
    </w:div>
    <w:div w:id="1008948547">
      <w:bodyDiv w:val="1"/>
      <w:marLeft w:val="0"/>
      <w:marRight w:val="0"/>
      <w:marTop w:val="0"/>
      <w:marBottom w:val="0"/>
      <w:divBdr>
        <w:top w:val="none" w:sz="0" w:space="0" w:color="auto"/>
        <w:left w:val="none" w:sz="0" w:space="0" w:color="auto"/>
        <w:bottom w:val="none" w:sz="0" w:space="0" w:color="auto"/>
        <w:right w:val="none" w:sz="0" w:space="0" w:color="auto"/>
      </w:divBdr>
    </w:div>
    <w:div w:id="1009330356">
      <w:bodyDiv w:val="1"/>
      <w:marLeft w:val="0"/>
      <w:marRight w:val="0"/>
      <w:marTop w:val="0"/>
      <w:marBottom w:val="0"/>
      <w:divBdr>
        <w:top w:val="none" w:sz="0" w:space="0" w:color="auto"/>
        <w:left w:val="none" w:sz="0" w:space="0" w:color="auto"/>
        <w:bottom w:val="none" w:sz="0" w:space="0" w:color="auto"/>
        <w:right w:val="none" w:sz="0" w:space="0" w:color="auto"/>
      </w:divBdr>
    </w:div>
    <w:div w:id="1012150110">
      <w:bodyDiv w:val="1"/>
      <w:marLeft w:val="0"/>
      <w:marRight w:val="0"/>
      <w:marTop w:val="0"/>
      <w:marBottom w:val="0"/>
      <w:divBdr>
        <w:top w:val="none" w:sz="0" w:space="0" w:color="auto"/>
        <w:left w:val="none" w:sz="0" w:space="0" w:color="auto"/>
        <w:bottom w:val="none" w:sz="0" w:space="0" w:color="auto"/>
        <w:right w:val="none" w:sz="0" w:space="0" w:color="auto"/>
      </w:divBdr>
    </w:div>
    <w:div w:id="1016812952">
      <w:bodyDiv w:val="1"/>
      <w:marLeft w:val="0"/>
      <w:marRight w:val="0"/>
      <w:marTop w:val="0"/>
      <w:marBottom w:val="0"/>
      <w:divBdr>
        <w:top w:val="none" w:sz="0" w:space="0" w:color="auto"/>
        <w:left w:val="none" w:sz="0" w:space="0" w:color="auto"/>
        <w:bottom w:val="none" w:sz="0" w:space="0" w:color="auto"/>
        <w:right w:val="none" w:sz="0" w:space="0" w:color="auto"/>
      </w:divBdr>
    </w:div>
    <w:div w:id="1023364528">
      <w:bodyDiv w:val="1"/>
      <w:marLeft w:val="0"/>
      <w:marRight w:val="0"/>
      <w:marTop w:val="0"/>
      <w:marBottom w:val="0"/>
      <w:divBdr>
        <w:top w:val="none" w:sz="0" w:space="0" w:color="auto"/>
        <w:left w:val="none" w:sz="0" w:space="0" w:color="auto"/>
        <w:bottom w:val="none" w:sz="0" w:space="0" w:color="auto"/>
        <w:right w:val="none" w:sz="0" w:space="0" w:color="auto"/>
      </w:divBdr>
    </w:div>
    <w:div w:id="1025012633">
      <w:bodyDiv w:val="1"/>
      <w:marLeft w:val="0"/>
      <w:marRight w:val="0"/>
      <w:marTop w:val="0"/>
      <w:marBottom w:val="0"/>
      <w:divBdr>
        <w:top w:val="none" w:sz="0" w:space="0" w:color="auto"/>
        <w:left w:val="none" w:sz="0" w:space="0" w:color="auto"/>
        <w:bottom w:val="none" w:sz="0" w:space="0" w:color="auto"/>
        <w:right w:val="none" w:sz="0" w:space="0" w:color="auto"/>
      </w:divBdr>
    </w:div>
    <w:div w:id="1030885938">
      <w:bodyDiv w:val="1"/>
      <w:marLeft w:val="0"/>
      <w:marRight w:val="0"/>
      <w:marTop w:val="0"/>
      <w:marBottom w:val="0"/>
      <w:divBdr>
        <w:top w:val="none" w:sz="0" w:space="0" w:color="auto"/>
        <w:left w:val="none" w:sz="0" w:space="0" w:color="auto"/>
        <w:bottom w:val="none" w:sz="0" w:space="0" w:color="auto"/>
        <w:right w:val="none" w:sz="0" w:space="0" w:color="auto"/>
      </w:divBdr>
    </w:div>
    <w:div w:id="1031103156">
      <w:bodyDiv w:val="1"/>
      <w:marLeft w:val="0"/>
      <w:marRight w:val="0"/>
      <w:marTop w:val="0"/>
      <w:marBottom w:val="0"/>
      <w:divBdr>
        <w:top w:val="none" w:sz="0" w:space="0" w:color="auto"/>
        <w:left w:val="none" w:sz="0" w:space="0" w:color="auto"/>
        <w:bottom w:val="none" w:sz="0" w:space="0" w:color="auto"/>
        <w:right w:val="none" w:sz="0" w:space="0" w:color="auto"/>
      </w:divBdr>
    </w:div>
    <w:div w:id="1032994465">
      <w:bodyDiv w:val="1"/>
      <w:marLeft w:val="0"/>
      <w:marRight w:val="0"/>
      <w:marTop w:val="0"/>
      <w:marBottom w:val="0"/>
      <w:divBdr>
        <w:top w:val="none" w:sz="0" w:space="0" w:color="auto"/>
        <w:left w:val="none" w:sz="0" w:space="0" w:color="auto"/>
        <w:bottom w:val="none" w:sz="0" w:space="0" w:color="auto"/>
        <w:right w:val="none" w:sz="0" w:space="0" w:color="auto"/>
      </w:divBdr>
    </w:div>
    <w:div w:id="1033455356">
      <w:bodyDiv w:val="1"/>
      <w:marLeft w:val="0"/>
      <w:marRight w:val="0"/>
      <w:marTop w:val="0"/>
      <w:marBottom w:val="0"/>
      <w:divBdr>
        <w:top w:val="none" w:sz="0" w:space="0" w:color="auto"/>
        <w:left w:val="none" w:sz="0" w:space="0" w:color="auto"/>
        <w:bottom w:val="none" w:sz="0" w:space="0" w:color="auto"/>
        <w:right w:val="none" w:sz="0" w:space="0" w:color="auto"/>
      </w:divBdr>
    </w:div>
    <w:div w:id="1035928224">
      <w:bodyDiv w:val="1"/>
      <w:marLeft w:val="0"/>
      <w:marRight w:val="0"/>
      <w:marTop w:val="0"/>
      <w:marBottom w:val="0"/>
      <w:divBdr>
        <w:top w:val="none" w:sz="0" w:space="0" w:color="auto"/>
        <w:left w:val="none" w:sz="0" w:space="0" w:color="auto"/>
        <w:bottom w:val="none" w:sz="0" w:space="0" w:color="auto"/>
        <w:right w:val="none" w:sz="0" w:space="0" w:color="auto"/>
      </w:divBdr>
    </w:div>
    <w:div w:id="1037316522">
      <w:bodyDiv w:val="1"/>
      <w:marLeft w:val="0"/>
      <w:marRight w:val="0"/>
      <w:marTop w:val="0"/>
      <w:marBottom w:val="0"/>
      <w:divBdr>
        <w:top w:val="none" w:sz="0" w:space="0" w:color="auto"/>
        <w:left w:val="none" w:sz="0" w:space="0" w:color="auto"/>
        <w:bottom w:val="none" w:sz="0" w:space="0" w:color="auto"/>
        <w:right w:val="none" w:sz="0" w:space="0" w:color="auto"/>
      </w:divBdr>
    </w:div>
    <w:div w:id="1037579644">
      <w:bodyDiv w:val="1"/>
      <w:marLeft w:val="0"/>
      <w:marRight w:val="0"/>
      <w:marTop w:val="0"/>
      <w:marBottom w:val="0"/>
      <w:divBdr>
        <w:top w:val="none" w:sz="0" w:space="0" w:color="auto"/>
        <w:left w:val="none" w:sz="0" w:space="0" w:color="auto"/>
        <w:bottom w:val="none" w:sz="0" w:space="0" w:color="auto"/>
        <w:right w:val="none" w:sz="0" w:space="0" w:color="auto"/>
      </w:divBdr>
    </w:div>
    <w:div w:id="1037659444">
      <w:bodyDiv w:val="1"/>
      <w:marLeft w:val="0"/>
      <w:marRight w:val="0"/>
      <w:marTop w:val="0"/>
      <w:marBottom w:val="0"/>
      <w:divBdr>
        <w:top w:val="none" w:sz="0" w:space="0" w:color="auto"/>
        <w:left w:val="none" w:sz="0" w:space="0" w:color="auto"/>
        <w:bottom w:val="none" w:sz="0" w:space="0" w:color="auto"/>
        <w:right w:val="none" w:sz="0" w:space="0" w:color="auto"/>
      </w:divBdr>
    </w:div>
    <w:div w:id="1038505852">
      <w:bodyDiv w:val="1"/>
      <w:marLeft w:val="0"/>
      <w:marRight w:val="0"/>
      <w:marTop w:val="0"/>
      <w:marBottom w:val="0"/>
      <w:divBdr>
        <w:top w:val="none" w:sz="0" w:space="0" w:color="auto"/>
        <w:left w:val="none" w:sz="0" w:space="0" w:color="auto"/>
        <w:bottom w:val="none" w:sz="0" w:space="0" w:color="auto"/>
        <w:right w:val="none" w:sz="0" w:space="0" w:color="auto"/>
      </w:divBdr>
    </w:div>
    <w:div w:id="1039360407">
      <w:bodyDiv w:val="1"/>
      <w:marLeft w:val="0"/>
      <w:marRight w:val="0"/>
      <w:marTop w:val="0"/>
      <w:marBottom w:val="0"/>
      <w:divBdr>
        <w:top w:val="none" w:sz="0" w:space="0" w:color="auto"/>
        <w:left w:val="none" w:sz="0" w:space="0" w:color="auto"/>
        <w:bottom w:val="none" w:sz="0" w:space="0" w:color="auto"/>
        <w:right w:val="none" w:sz="0" w:space="0" w:color="auto"/>
      </w:divBdr>
    </w:div>
    <w:div w:id="1042486055">
      <w:bodyDiv w:val="1"/>
      <w:marLeft w:val="0"/>
      <w:marRight w:val="0"/>
      <w:marTop w:val="0"/>
      <w:marBottom w:val="0"/>
      <w:divBdr>
        <w:top w:val="none" w:sz="0" w:space="0" w:color="auto"/>
        <w:left w:val="none" w:sz="0" w:space="0" w:color="auto"/>
        <w:bottom w:val="none" w:sz="0" w:space="0" w:color="auto"/>
        <w:right w:val="none" w:sz="0" w:space="0" w:color="auto"/>
      </w:divBdr>
    </w:div>
    <w:div w:id="1046024676">
      <w:bodyDiv w:val="1"/>
      <w:marLeft w:val="0"/>
      <w:marRight w:val="0"/>
      <w:marTop w:val="0"/>
      <w:marBottom w:val="0"/>
      <w:divBdr>
        <w:top w:val="none" w:sz="0" w:space="0" w:color="auto"/>
        <w:left w:val="none" w:sz="0" w:space="0" w:color="auto"/>
        <w:bottom w:val="none" w:sz="0" w:space="0" w:color="auto"/>
        <w:right w:val="none" w:sz="0" w:space="0" w:color="auto"/>
      </w:divBdr>
    </w:div>
    <w:div w:id="1050110965">
      <w:bodyDiv w:val="1"/>
      <w:marLeft w:val="0"/>
      <w:marRight w:val="0"/>
      <w:marTop w:val="0"/>
      <w:marBottom w:val="0"/>
      <w:divBdr>
        <w:top w:val="none" w:sz="0" w:space="0" w:color="auto"/>
        <w:left w:val="none" w:sz="0" w:space="0" w:color="auto"/>
        <w:bottom w:val="none" w:sz="0" w:space="0" w:color="auto"/>
        <w:right w:val="none" w:sz="0" w:space="0" w:color="auto"/>
      </w:divBdr>
    </w:div>
    <w:div w:id="1058623531">
      <w:bodyDiv w:val="1"/>
      <w:marLeft w:val="0"/>
      <w:marRight w:val="0"/>
      <w:marTop w:val="0"/>
      <w:marBottom w:val="0"/>
      <w:divBdr>
        <w:top w:val="none" w:sz="0" w:space="0" w:color="auto"/>
        <w:left w:val="none" w:sz="0" w:space="0" w:color="auto"/>
        <w:bottom w:val="none" w:sz="0" w:space="0" w:color="auto"/>
        <w:right w:val="none" w:sz="0" w:space="0" w:color="auto"/>
      </w:divBdr>
    </w:div>
    <w:div w:id="1058941353">
      <w:bodyDiv w:val="1"/>
      <w:marLeft w:val="0"/>
      <w:marRight w:val="0"/>
      <w:marTop w:val="0"/>
      <w:marBottom w:val="0"/>
      <w:divBdr>
        <w:top w:val="none" w:sz="0" w:space="0" w:color="auto"/>
        <w:left w:val="none" w:sz="0" w:space="0" w:color="auto"/>
        <w:bottom w:val="none" w:sz="0" w:space="0" w:color="auto"/>
        <w:right w:val="none" w:sz="0" w:space="0" w:color="auto"/>
      </w:divBdr>
    </w:div>
    <w:div w:id="1059551129">
      <w:bodyDiv w:val="1"/>
      <w:marLeft w:val="0"/>
      <w:marRight w:val="0"/>
      <w:marTop w:val="0"/>
      <w:marBottom w:val="0"/>
      <w:divBdr>
        <w:top w:val="none" w:sz="0" w:space="0" w:color="auto"/>
        <w:left w:val="none" w:sz="0" w:space="0" w:color="auto"/>
        <w:bottom w:val="none" w:sz="0" w:space="0" w:color="auto"/>
        <w:right w:val="none" w:sz="0" w:space="0" w:color="auto"/>
      </w:divBdr>
    </w:div>
    <w:div w:id="1063798797">
      <w:bodyDiv w:val="1"/>
      <w:marLeft w:val="0"/>
      <w:marRight w:val="0"/>
      <w:marTop w:val="0"/>
      <w:marBottom w:val="0"/>
      <w:divBdr>
        <w:top w:val="none" w:sz="0" w:space="0" w:color="auto"/>
        <w:left w:val="none" w:sz="0" w:space="0" w:color="auto"/>
        <w:bottom w:val="none" w:sz="0" w:space="0" w:color="auto"/>
        <w:right w:val="none" w:sz="0" w:space="0" w:color="auto"/>
      </w:divBdr>
    </w:div>
    <w:div w:id="1064256269">
      <w:bodyDiv w:val="1"/>
      <w:marLeft w:val="0"/>
      <w:marRight w:val="0"/>
      <w:marTop w:val="0"/>
      <w:marBottom w:val="0"/>
      <w:divBdr>
        <w:top w:val="none" w:sz="0" w:space="0" w:color="auto"/>
        <w:left w:val="none" w:sz="0" w:space="0" w:color="auto"/>
        <w:bottom w:val="none" w:sz="0" w:space="0" w:color="auto"/>
        <w:right w:val="none" w:sz="0" w:space="0" w:color="auto"/>
      </w:divBdr>
    </w:div>
    <w:div w:id="1066298667">
      <w:bodyDiv w:val="1"/>
      <w:marLeft w:val="0"/>
      <w:marRight w:val="0"/>
      <w:marTop w:val="0"/>
      <w:marBottom w:val="0"/>
      <w:divBdr>
        <w:top w:val="none" w:sz="0" w:space="0" w:color="auto"/>
        <w:left w:val="none" w:sz="0" w:space="0" w:color="auto"/>
        <w:bottom w:val="none" w:sz="0" w:space="0" w:color="auto"/>
        <w:right w:val="none" w:sz="0" w:space="0" w:color="auto"/>
      </w:divBdr>
    </w:div>
    <w:div w:id="1067192021">
      <w:bodyDiv w:val="1"/>
      <w:marLeft w:val="0"/>
      <w:marRight w:val="0"/>
      <w:marTop w:val="0"/>
      <w:marBottom w:val="0"/>
      <w:divBdr>
        <w:top w:val="none" w:sz="0" w:space="0" w:color="auto"/>
        <w:left w:val="none" w:sz="0" w:space="0" w:color="auto"/>
        <w:bottom w:val="none" w:sz="0" w:space="0" w:color="auto"/>
        <w:right w:val="none" w:sz="0" w:space="0" w:color="auto"/>
      </w:divBdr>
    </w:div>
    <w:div w:id="1071318513">
      <w:bodyDiv w:val="1"/>
      <w:marLeft w:val="0"/>
      <w:marRight w:val="0"/>
      <w:marTop w:val="0"/>
      <w:marBottom w:val="0"/>
      <w:divBdr>
        <w:top w:val="none" w:sz="0" w:space="0" w:color="auto"/>
        <w:left w:val="none" w:sz="0" w:space="0" w:color="auto"/>
        <w:bottom w:val="none" w:sz="0" w:space="0" w:color="auto"/>
        <w:right w:val="none" w:sz="0" w:space="0" w:color="auto"/>
      </w:divBdr>
    </w:div>
    <w:div w:id="1071737914">
      <w:bodyDiv w:val="1"/>
      <w:marLeft w:val="0"/>
      <w:marRight w:val="0"/>
      <w:marTop w:val="0"/>
      <w:marBottom w:val="0"/>
      <w:divBdr>
        <w:top w:val="none" w:sz="0" w:space="0" w:color="auto"/>
        <w:left w:val="none" w:sz="0" w:space="0" w:color="auto"/>
        <w:bottom w:val="none" w:sz="0" w:space="0" w:color="auto"/>
        <w:right w:val="none" w:sz="0" w:space="0" w:color="auto"/>
      </w:divBdr>
    </w:div>
    <w:div w:id="1073817315">
      <w:bodyDiv w:val="1"/>
      <w:marLeft w:val="0"/>
      <w:marRight w:val="0"/>
      <w:marTop w:val="0"/>
      <w:marBottom w:val="0"/>
      <w:divBdr>
        <w:top w:val="none" w:sz="0" w:space="0" w:color="auto"/>
        <w:left w:val="none" w:sz="0" w:space="0" w:color="auto"/>
        <w:bottom w:val="none" w:sz="0" w:space="0" w:color="auto"/>
        <w:right w:val="none" w:sz="0" w:space="0" w:color="auto"/>
      </w:divBdr>
    </w:div>
    <w:div w:id="1074351804">
      <w:bodyDiv w:val="1"/>
      <w:marLeft w:val="0"/>
      <w:marRight w:val="0"/>
      <w:marTop w:val="0"/>
      <w:marBottom w:val="0"/>
      <w:divBdr>
        <w:top w:val="none" w:sz="0" w:space="0" w:color="auto"/>
        <w:left w:val="none" w:sz="0" w:space="0" w:color="auto"/>
        <w:bottom w:val="none" w:sz="0" w:space="0" w:color="auto"/>
        <w:right w:val="none" w:sz="0" w:space="0" w:color="auto"/>
      </w:divBdr>
    </w:div>
    <w:div w:id="1075861777">
      <w:bodyDiv w:val="1"/>
      <w:marLeft w:val="0"/>
      <w:marRight w:val="0"/>
      <w:marTop w:val="0"/>
      <w:marBottom w:val="0"/>
      <w:divBdr>
        <w:top w:val="none" w:sz="0" w:space="0" w:color="auto"/>
        <w:left w:val="none" w:sz="0" w:space="0" w:color="auto"/>
        <w:bottom w:val="none" w:sz="0" w:space="0" w:color="auto"/>
        <w:right w:val="none" w:sz="0" w:space="0" w:color="auto"/>
      </w:divBdr>
    </w:div>
    <w:div w:id="1077164396">
      <w:bodyDiv w:val="1"/>
      <w:marLeft w:val="0"/>
      <w:marRight w:val="0"/>
      <w:marTop w:val="0"/>
      <w:marBottom w:val="0"/>
      <w:divBdr>
        <w:top w:val="none" w:sz="0" w:space="0" w:color="auto"/>
        <w:left w:val="none" w:sz="0" w:space="0" w:color="auto"/>
        <w:bottom w:val="none" w:sz="0" w:space="0" w:color="auto"/>
        <w:right w:val="none" w:sz="0" w:space="0" w:color="auto"/>
      </w:divBdr>
    </w:div>
    <w:div w:id="1079592429">
      <w:bodyDiv w:val="1"/>
      <w:marLeft w:val="0"/>
      <w:marRight w:val="0"/>
      <w:marTop w:val="0"/>
      <w:marBottom w:val="0"/>
      <w:divBdr>
        <w:top w:val="none" w:sz="0" w:space="0" w:color="auto"/>
        <w:left w:val="none" w:sz="0" w:space="0" w:color="auto"/>
        <w:bottom w:val="none" w:sz="0" w:space="0" w:color="auto"/>
        <w:right w:val="none" w:sz="0" w:space="0" w:color="auto"/>
      </w:divBdr>
    </w:div>
    <w:div w:id="1085765828">
      <w:bodyDiv w:val="1"/>
      <w:marLeft w:val="0"/>
      <w:marRight w:val="0"/>
      <w:marTop w:val="0"/>
      <w:marBottom w:val="0"/>
      <w:divBdr>
        <w:top w:val="none" w:sz="0" w:space="0" w:color="auto"/>
        <w:left w:val="none" w:sz="0" w:space="0" w:color="auto"/>
        <w:bottom w:val="none" w:sz="0" w:space="0" w:color="auto"/>
        <w:right w:val="none" w:sz="0" w:space="0" w:color="auto"/>
      </w:divBdr>
    </w:div>
    <w:div w:id="1086417419">
      <w:bodyDiv w:val="1"/>
      <w:marLeft w:val="0"/>
      <w:marRight w:val="0"/>
      <w:marTop w:val="0"/>
      <w:marBottom w:val="0"/>
      <w:divBdr>
        <w:top w:val="none" w:sz="0" w:space="0" w:color="auto"/>
        <w:left w:val="none" w:sz="0" w:space="0" w:color="auto"/>
        <w:bottom w:val="none" w:sz="0" w:space="0" w:color="auto"/>
        <w:right w:val="none" w:sz="0" w:space="0" w:color="auto"/>
      </w:divBdr>
    </w:div>
    <w:div w:id="1087506745">
      <w:bodyDiv w:val="1"/>
      <w:marLeft w:val="0"/>
      <w:marRight w:val="0"/>
      <w:marTop w:val="0"/>
      <w:marBottom w:val="0"/>
      <w:divBdr>
        <w:top w:val="none" w:sz="0" w:space="0" w:color="auto"/>
        <w:left w:val="none" w:sz="0" w:space="0" w:color="auto"/>
        <w:bottom w:val="none" w:sz="0" w:space="0" w:color="auto"/>
        <w:right w:val="none" w:sz="0" w:space="0" w:color="auto"/>
      </w:divBdr>
    </w:div>
    <w:div w:id="1089422402">
      <w:bodyDiv w:val="1"/>
      <w:marLeft w:val="0"/>
      <w:marRight w:val="0"/>
      <w:marTop w:val="0"/>
      <w:marBottom w:val="0"/>
      <w:divBdr>
        <w:top w:val="none" w:sz="0" w:space="0" w:color="auto"/>
        <w:left w:val="none" w:sz="0" w:space="0" w:color="auto"/>
        <w:bottom w:val="none" w:sz="0" w:space="0" w:color="auto"/>
        <w:right w:val="none" w:sz="0" w:space="0" w:color="auto"/>
      </w:divBdr>
    </w:div>
    <w:div w:id="1100956279">
      <w:bodyDiv w:val="1"/>
      <w:marLeft w:val="0"/>
      <w:marRight w:val="0"/>
      <w:marTop w:val="0"/>
      <w:marBottom w:val="0"/>
      <w:divBdr>
        <w:top w:val="none" w:sz="0" w:space="0" w:color="auto"/>
        <w:left w:val="none" w:sz="0" w:space="0" w:color="auto"/>
        <w:bottom w:val="none" w:sz="0" w:space="0" w:color="auto"/>
        <w:right w:val="none" w:sz="0" w:space="0" w:color="auto"/>
      </w:divBdr>
    </w:div>
    <w:div w:id="1101292640">
      <w:bodyDiv w:val="1"/>
      <w:marLeft w:val="0"/>
      <w:marRight w:val="0"/>
      <w:marTop w:val="0"/>
      <w:marBottom w:val="0"/>
      <w:divBdr>
        <w:top w:val="none" w:sz="0" w:space="0" w:color="auto"/>
        <w:left w:val="none" w:sz="0" w:space="0" w:color="auto"/>
        <w:bottom w:val="none" w:sz="0" w:space="0" w:color="auto"/>
        <w:right w:val="none" w:sz="0" w:space="0" w:color="auto"/>
      </w:divBdr>
    </w:div>
    <w:div w:id="1102606703">
      <w:bodyDiv w:val="1"/>
      <w:marLeft w:val="0"/>
      <w:marRight w:val="0"/>
      <w:marTop w:val="0"/>
      <w:marBottom w:val="0"/>
      <w:divBdr>
        <w:top w:val="none" w:sz="0" w:space="0" w:color="auto"/>
        <w:left w:val="none" w:sz="0" w:space="0" w:color="auto"/>
        <w:bottom w:val="none" w:sz="0" w:space="0" w:color="auto"/>
        <w:right w:val="none" w:sz="0" w:space="0" w:color="auto"/>
      </w:divBdr>
    </w:div>
    <w:div w:id="1103838344">
      <w:bodyDiv w:val="1"/>
      <w:marLeft w:val="0"/>
      <w:marRight w:val="0"/>
      <w:marTop w:val="0"/>
      <w:marBottom w:val="0"/>
      <w:divBdr>
        <w:top w:val="none" w:sz="0" w:space="0" w:color="auto"/>
        <w:left w:val="none" w:sz="0" w:space="0" w:color="auto"/>
        <w:bottom w:val="none" w:sz="0" w:space="0" w:color="auto"/>
        <w:right w:val="none" w:sz="0" w:space="0" w:color="auto"/>
      </w:divBdr>
    </w:div>
    <w:div w:id="1106849613">
      <w:bodyDiv w:val="1"/>
      <w:marLeft w:val="0"/>
      <w:marRight w:val="0"/>
      <w:marTop w:val="0"/>
      <w:marBottom w:val="0"/>
      <w:divBdr>
        <w:top w:val="none" w:sz="0" w:space="0" w:color="auto"/>
        <w:left w:val="none" w:sz="0" w:space="0" w:color="auto"/>
        <w:bottom w:val="none" w:sz="0" w:space="0" w:color="auto"/>
        <w:right w:val="none" w:sz="0" w:space="0" w:color="auto"/>
      </w:divBdr>
    </w:div>
    <w:div w:id="1107577877">
      <w:bodyDiv w:val="1"/>
      <w:marLeft w:val="0"/>
      <w:marRight w:val="0"/>
      <w:marTop w:val="0"/>
      <w:marBottom w:val="0"/>
      <w:divBdr>
        <w:top w:val="none" w:sz="0" w:space="0" w:color="auto"/>
        <w:left w:val="none" w:sz="0" w:space="0" w:color="auto"/>
        <w:bottom w:val="none" w:sz="0" w:space="0" w:color="auto"/>
        <w:right w:val="none" w:sz="0" w:space="0" w:color="auto"/>
      </w:divBdr>
    </w:div>
    <w:div w:id="1110318518">
      <w:bodyDiv w:val="1"/>
      <w:marLeft w:val="0"/>
      <w:marRight w:val="0"/>
      <w:marTop w:val="0"/>
      <w:marBottom w:val="0"/>
      <w:divBdr>
        <w:top w:val="none" w:sz="0" w:space="0" w:color="auto"/>
        <w:left w:val="none" w:sz="0" w:space="0" w:color="auto"/>
        <w:bottom w:val="none" w:sz="0" w:space="0" w:color="auto"/>
        <w:right w:val="none" w:sz="0" w:space="0" w:color="auto"/>
      </w:divBdr>
    </w:div>
    <w:div w:id="1112819242">
      <w:bodyDiv w:val="1"/>
      <w:marLeft w:val="0"/>
      <w:marRight w:val="0"/>
      <w:marTop w:val="0"/>
      <w:marBottom w:val="0"/>
      <w:divBdr>
        <w:top w:val="none" w:sz="0" w:space="0" w:color="auto"/>
        <w:left w:val="none" w:sz="0" w:space="0" w:color="auto"/>
        <w:bottom w:val="none" w:sz="0" w:space="0" w:color="auto"/>
        <w:right w:val="none" w:sz="0" w:space="0" w:color="auto"/>
      </w:divBdr>
      <w:divsChild>
        <w:div w:id="714307764">
          <w:marLeft w:val="0"/>
          <w:marRight w:val="0"/>
          <w:marTop w:val="0"/>
          <w:marBottom w:val="0"/>
          <w:divBdr>
            <w:top w:val="none" w:sz="0" w:space="0" w:color="auto"/>
            <w:left w:val="none" w:sz="0" w:space="0" w:color="auto"/>
            <w:bottom w:val="none" w:sz="0" w:space="0" w:color="auto"/>
            <w:right w:val="none" w:sz="0" w:space="0" w:color="auto"/>
          </w:divBdr>
          <w:divsChild>
            <w:div w:id="17220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6670">
      <w:bodyDiv w:val="1"/>
      <w:marLeft w:val="0"/>
      <w:marRight w:val="0"/>
      <w:marTop w:val="0"/>
      <w:marBottom w:val="0"/>
      <w:divBdr>
        <w:top w:val="none" w:sz="0" w:space="0" w:color="auto"/>
        <w:left w:val="none" w:sz="0" w:space="0" w:color="auto"/>
        <w:bottom w:val="none" w:sz="0" w:space="0" w:color="auto"/>
        <w:right w:val="none" w:sz="0" w:space="0" w:color="auto"/>
      </w:divBdr>
    </w:div>
    <w:div w:id="1114448072">
      <w:bodyDiv w:val="1"/>
      <w:marLeft w:val="0"/>
      <w:marRight w:val="0"/>
      <w:marTop w:val="0"/>
      <w:marBottom w:val="0"/>
      <w:divBdr>
        <w:top w:val="none" w:sz="0" w:space="0" w:color="auto"/>
        <w:left w:val="none" w:sz="0" w:space="0" w:color="auto"/>
        <w:bottom w:val="none" w:sz="0" w:space="0" w:color="auto"/>
        <w:right w:val="none" w:sz="0" w:space="0" w:color="auto"/>
      </w:divBdr>
    </w:div>
    <w:div w:id="1116563538">
      <w:bodyDiv w:val="1"/>
      <w:marLeft w:val="0"/>
      <w:marRight w:val="0"/>
      <w:marTop w:val="0"/>
      <w:marBottom w:val="0"/>
      <w:divBdr>
        <w:top w:val="none" w:sz="0" w:space="0" w:color="auto"/>
        <w:left w:val="none" w:sz="0" w:space="0" w:color="auto"/>
        <w:bottom w:val="none" w:sz="0" w:space="0" w:color="auto"/>
        <w:right w:val="none" w:sz="0" w:space="0" w:color="auto"/>
      </w:divBdr>
    </w:div>
    <w:div w:id="1117483450">
      <w:bodyDiv w:val="1"/>
      <w:marLeft w:val="0"/>
      <w:marRight w:val="0"/>
      <w:marTop w:val="0"/>
      <w:marBottom w:val="0"/>
      <w:divBdr>
        <w:top w:val="none" w:sz="0" w:space="0" w:color="auto"/>
        <w:left w:val="none" w:sz="0" w:space="0" w:color="auto"/>
        <w:bottom w:val="none" w:sz="0" w:space="0" w:color="auto"/>
        <w:right w:val="none" w:sz="0" w:space="0" w:color="auto"/>
      </w:divBdr>
    </w:div>
    <w:div w:id="1119836581">
      <w:bodyDiv w:val="1"/>
      <w:marLeft w:val="0"/>
      <w:marRight w:val="0"/>
      <w:marTop w:val="0"/>
      <w:marBottom w:val="0"/>
      <w:divBdr>
        <w:top w:val="none" w:sz="0" w:space="0" w:color="auto"/>
        <w:left w:val="none" w:sz="0" w:space="0" w:color="auto"/>
        <w:bottom w:val="none" w:sz="0" w:space="0" w:color="auto"/>
        <w:right w:val="none" w:sz="0" w:space="0" w:color="auto"/>
      </w:divBdr>
    </w:div>
    <w:div w:id="1120614999">
      <w:bodyDiv w:val="1"/>
      <w:marLeft w:val="0"/>
      <w:marRight w:val="0"/>
      <w:marTop w:val="0"/>
      <w:marBottom w:val="0"/>
      <w:divBdr>
        <w:top w:val="none" w:sz="0" w:space="0" w:color="auto"/>
        <w:left w:val="none" w:sz="0" w:space="0" w:color="auto"/>
        <w:bottom w:val="none" w:sz="0" w:space="0" w:color="auto"/>
        <w:right w:val="none" w:sz="0" w:space="0" w:color="auto"/>
      </w:divBdr>
    </w:div>
    <w:div w:id="1124036106">
      <w:bodyDiv w:val="1"/>
      <w:marLeft w:val="0"/>
      <w:marRight w:val="0"/>
      <w:marTop w:val="0"/>
      <w:marBottom w:val="0"/>
      <w:divBdr>
        <w:top w:val="none" w:sz="0" w:space="0" w:color="auto"/>
        <w:left w:val="none" w:sz="0" w:space="0" w:color="auto"/>
        <w:bottom w:val="none" w:sz="0" w:space="0" w:color="auto"/>
        <w:right w:val="none" w:sz="0" w:space="0" w:color="auto"/>
      </w:divBdr>
    </w:div>
    <w:div w:id="1124885439">
      <w:bodyDiv w:val="1"/>
      <w:marLeft w:val="0"/>
      <w:marRight w:val="0"/>
      <w:marTop w:val="0"/>
      <w:marBottom w:val="0"/>
      <w:divBdr>
        <w:top w:val="none" w:sz="0" w:space="0" w:color="auto"/>
        <w:left w:val="none" w:sz="0" w:space="0" w:color="auto"/>
        <w:bottom w:val="none" w:sz="0" w:space="0" w:color="auto"/>
        <w:right w:val="none" w:sz="0" w:space="0" w:color="auto"/>
      </w:divBdr>
    </w:div>
    <w:div w:id="1131903658">
      <w:bodyDiv w:val="1"/>
      <w:marLeft w:val="0"/>
      <w:marRight w:val="0"/>
      <w:marTop w:val="0"/>
      <w:marBottom w:val="0"/>
      <w:divBdr>
        <w:top w:val="none" w:sz="0" w:space="0" w:color="auto"/>
        <w:left w:val="none" w:sz="0" w:space="0" w:color="auto"/>
        <w:bottom w:val="none" w:sz="0" w:space="0" w:color="auto"/>
        <w:right w:val="none" w:sz="0" w:space="0" w:color="auto"/>
      </w:divBdr>
    </w:div>
    <w:div w:id="1132478758">
      <w:bodyDiv w:val="1"/>
      <w:marLeft w:val="0"/>
      <w:marRight w:val="0"/>
      <w:marTop w:val="0"/>
      <w:marBottom w:val="0"/>
      <w:divBdr>
        <w:top w:val="none" w:sz="0" w:space="0" w:color="auto"/>
        <w:left w:val="none" w:sz="0" w:space="0" w:color="auto"/>
        <w:bottom w:val="none" w:sz="0" w:space="0" w:color="auto"/>
        <w:right w:val="none" w:sz="0" w:space="0" w:color="auto"/>
      </w:divBdr>
    </w:div>
    <w:div w:id="1135221709">
      <w:bodyDiv w:val="1"/>
      <w:marLeft w:val="0"/>
      <w:marRight w:val="0"/>
      <w:marTop w:val="0"/>
      <w:marBottom w:val="0"/>
      <w:divBdr>
        <w:top w:val="none" w:sz="0" w:space="0" w:color="auto"/>
        <w:left w:val="none" w:sz="0" w:space="0" w:color="auto"/>
        <w:bottom w:val="none" w:sz="0" w:space="0" w:color="auto"/>
        <w:right w:val="none" w:sz="0" w:space="0" w:color="auto"/>
      </w:divBdr>
    </w:div>
    <w:div w:id="1139759291">
      <w:bodyDiv w:val="1"/>
      <w:marLeft w:val="0"/>
      <w:marRight w:val="0"/>
      <w:marTop w:val="0"/>
      <w:marBottom w:val="0"/>
      <w:divBdr>
        <w:top w:val="none" w:sz="0" w:space="0" w:color="auto"/>
        <w:left w:val="none" w:sz="0" w:space="0" w:color="auto"/>
        <w:bottom w:val="none" w:sz="0" w:space="0" w:color="auto"/>
        <w:right w:val="none" w:sz="0" w:space="0" w:color="auto"/>
      </w:divBdr>
    </w:div>
    <w:div w:id="1141190131">
      <w:bodyDiv w:val="1"/>
      <w:marLeft w:val="0"/>
      <w:marRight w:val="0"/>
      <w:marTop w:val="0"/>
      <w:marBottom w:val="0"/>
      <w:divBdr>
        <w:top w:val="none" w:sz="0" w:space="0" w:color="auto"/>
        <w:left w:val="none" w:sz="0" w:space="0" w:color="auto"/>
        <w:bottom w:val="none" w:sz="0" w:space="0" w:color="auto"/>
        <w:right w:val="none" w:sz="0" w:space="0" w:color="auto"/>
      </w:divBdr>
    </w:div>
    <w:div w:id="1141654073">
      <w:bodyDiv w:val="1"/>
      <w:marLeft w:val="0"/>
      <w:marRight w:val="0"/>
      <w:marTop w:val="0"/>
      <w:marBottom w:val="0"/>
      <w:divBdr>
        <w:top w:val="none" w:sz="0" w:space="0" w:color="auto"/>
        <w:left w:val="none" w:sz="0" w:space="0" w:color="auto"/>
        <w:bottom w:val="none" w:sz="0" w:space="0" w:color="auto"/>
        <w:right w:val="none" w:sz="0" w:space="0" w:color="auto"/>
      </w:divBdr>
    </w:div>
    <w:div w:id="1143042002">
      <w:bodyDiv w:val="1"/>
      <w:marLeft w:val="0"/>
      <w:marRight w:val="0"/>
      <w:marTop w:val="0"/>
      <w:marBottom w:val="0"/>
      <w:divBdr>
        <w:top w:val="none" w:sz="0" w:space="0" w:color="auto"/>
        <w:left w:val="none" w:sz="0" w:space="0" w:color="auto"/>
        <w:bottom w:val="none" w:sz="0" w:space="0" w:color="auto"/>
        <w:right w:val="none" w:sz="0" w:space="0" w:color="auto"/>
      </w:divBdr>
    </w:div>
    <w:div w:id="1149639396">
      <w:bodyDiv w:val="1"/>
      <w:marLeft w:val="0"/>
      <w:marRight w:val="0"/>
      <w:marTop w:val="0"/>
      <w:marBottom w:val="0"/>
      <w:divBdr>
        <w:top w:val="none" w:sz="0" w:space="0" w:color="auto"/>
        <w:left w:val="none" w:sz="0" w:space="0" w:color="auto"/>
        <w:bottom w:val="none" w:sz="0" w:space="0" w:color="auto"/>
        <w:right w:val="none" w:sz="0" w:space="0" w:color="auto"/>
      </w:divBdr>
    </w:div>
    <w:div w:id="1164050473">
      <w:bodyDiv w:val="1"/>
      <w:marLeft w:val="0"/>
      <w:marRight w:val="0"/>
      <w:marTop w:val="0"/>
      <w:marBottom w:val="0"/>
      <w:divBdr>
        <w:top w:val="none" w:sz="0" w:space="0" w:color="auto"/>
        <w:left w:val="none" w:sz="0" w:space="0" w:color="auto"/>
        <w:bottom w:val="none" w:sz="0" w:space="0" w:color="auto"/>
        <w:right w:val="none" w:sz="0" w:space="0" w:color="auto"/>
      </w:divBdr>
    </w:div>
    <w:div w:id="1167861072">
      <w:bodyDiv w:val="1"/>
      <w:marLeft w:val="0"/>
      <w:marRight w:val="0"/>
      <w:marTop w:val="0"/>
      <w:marBottom w:val="0"/>
      <w:divBdr>
        <w:top w:val="none" w:sz="0" w:space="0" w:color="auto"/>
        <w:left w:val="none" w:sz="0" w:space="0" w:color="auto"/>
        <w:bottom w:val="none" w:sz="0" w:space="0" w:color="auto"/>
        <w:right w:val="none" w:sz="0" w:space="0" w:color="auto"/>
      </w:divBdr>
    </w:div>
    <w:div w:id="1168206569">
      <w:bodyDiv w:val="1"/>
      <w:marLeft w:val="0"/>
      <w:marRight w:val="0"/>
      <w:marTop w:val="0"/>
      <w:marBottom w:val="0"/>
      <w:divBdr>
        <w:top w:val="none" w:sz="0" w:space="0" w:color="auto"/>
        <w:left w:val="none" w:sz="0" w:space="0" w:color="auto"/>
        <w:bottom w:val="none" w:sz="0" w:space="0" w:color="auto"/>
        <w:right w:val="none" w:sz="0" w:space="0" w:color="auto"/>
      </w:divBdr>
    </w:div>
    <w:div w:id="1168519240">
      <w:bodyDiv w:val="1"/>
      <w:marLeft w:val="0"/>
      <w:marRight w:val="0"/>
      <w:marTop w:val="0"/>
      <w:marBottom w:val="0"/>
      <w:divBdr>
        <w:top w:val="none" w:sz="0" w:space="0" w:color="auto"/>
        <w:left w:val="none" w:sz="0" w:space="0" w:color="auto"/>
        <w:bottom w:val="none" w:sz="0" w:space="0" w:color="auto"/>
        <w:right w:val="none" w:sz="0" w:space="0" w:color="auto"/>
      </w:divBdr>
    </w:div>
    <w:div w:id="1168903391">
      <w:bodyDiv w:val="1"/>
      <w:marLeft w:val="0"/>
      <w:marRight w:val="0"/>
      <w:marTop w:val="0"/>
      <w:marBottom w:val="0"/>
      <w:divBdr>
        <w:top w:val="none" w:sz="0" w:space="0" w:color="auto"/>
        <w:left w:val="none" w:sz="0" w:space="0" w:color="auto"/>
        <w:bottom w:val="none" w:sz="0" w:space="0" w:color="auto"/>
        <w:right w:val="none" w:sz="0" w:space="0" w:color="auto"/>
      </w:divBdr>
    </w:div>
    <w:div w:id="1170411883">
      <w:bodyDiv w:val="1"/>
      <w:marLeft w:val="0"/>
      <w:marRight w:val="0"/>
      <w:marTop w:val="0"/>
      <w:marBottom w:val="0"/>
      <w:divBdr>
        <w:top w:val="none" w:sz="0" w:space="0" w:color="auto"/>
        <w:left w:val="none" w:sz="0" w:space="0" w:color="auto"/>
        <w:bottom w:val="none" w:sz="0" w:space="0" w:color="auto"/>
        <w:right w:val="none" w:sz="0" w:space="0" w:color="auto"/>
      </w:divBdr>
    </w:div>
    <w:div w:id="1172330256">
      <w:bodyDiv w:val="1"/>
      <w:marLeft w:val="0"/>
      <w:marRight w:val="0"/>
      <w:marTop w:val="0"/>
      <w:marBottom w:val="0"/>
      <w:divBdr>
        <w:top w:val="none" w:sz="0" w:space="0" w:color="auto"/>
        <w:left w:val="none" w:sz="0" w:space="0" w:color="auto"/>
        <w:bottom w:val="none" w:sz="0" w:space="0" w:color="auto"/>
        <w:right w:val="none" w:sz="0" w:space="0" w:color="auto"/>
      </w:divBdr>
    </w:div>
    <w:div w:id="1176774974">
      <w:bodyDiv w:val="1"/>
      <w:marLeft w:val="0"/>
      <w:marRight w:val="0"/>
      <w:marTop w:val="0"/>
      <w:marBottom w:val="0"/>
      <w:divBdr>
        <w:top w:val="none" w:sz="0" w:space="0" w:color="auto"/>
        <w:left w:val="none" w:sz="0" w:space="0" w:color="auto"/>
        <w:bottom w:val="none" w:sz="0" w:space="0" w:color="auto"/>
        <w:right w:val="none" w:sz="0" w:space="0" w:color="auto"/>
      </w:divBdr>
    </w:div>
    <w:div w:id="1177230282">
      <w:bodyDiv w:val="1"/>
      <w:marLeft w:val="0"/>
      <w:marRight w:val="0"/>
      <w:marTop w:val="0"/>
      <w:marBottom w:val="0"/>
      <w:divBdr>
        <w:top w:val="none" w:sz="0" w:space="0" w:color="auto"/>
        <w:left w:val="none" w:sz="0" w:space="0" w:color="auto"/>
        <w:bottom w:val="none" w:sz="0" w:space="0" w:color="auto"/>
        <w:right w:val="none" w:sz="0" w:space="0" w:color="auto"/>
      </w:divBdr>
    </w:div>
    <w:div w:id="1182204009">
      <w:bodyDiv w:val="1"/>
      <w:marLeft w:val="0"/>
      <w:marRight w:val="0"/>
      <w:marTop w:val="0"/>
      <w:marBottom w:val="0"/>
      <w:divBdr>
        <w:top w:val="none" w:sz="0" w:space="0" w:color="auto"/>
        <w:left w:val="none" w:sz="0" w:space="0" w:color="auto"/>
        <w:bottom w:val="none" w:sz="0" w:space="0" w:color="auto"/>
        <w:right w:val="none" w:sz="0" w:space="0" w:color="auto"/>
      </w:divBdr>
    </w:div>
    <w:div w:id="1182208626">
      <w:bodyDiv w:val="1"/>
      <w:marLeft w:val="0"/>
      <w:marRight w:val="0"/>
      <w:marTop w:val="0"/>
      <w:marBottom w:val="0"/>
      <w:divBdr>
        <w:top w:val="none" w:sz="0" w:space="0" w:color="auto"/>
        <w:left w:val="none" w:sz="0" w:space="0" w:color="auto"/>
        <w:bottom w:val="none" w:sz="0" w:space="0" w:color="auto"/>
        <w:right w:val="none" w:sz="0" w:space="0" w:color="auto"/>
      </w:divBdr>
    </w:div>
    <w:div w:id="1182864065">
      <w:bodyDiv w:val="1"/>
      <w:marLeft w:val="0"/>
      <w:marRight w:val="0"/>
      <w:marTop w:val="0"/>
      <w:marBottom w:val="0"/>
      <w:divBdr>
        <w:top w:val="none" w:sz="0" w:space="0" w:color="auto"/>
        <w:left w:val="none" w:sz="0" w:space="0" w:color="auto"/>
        <w:bottom w:val="none" w:sz="0" w:space="0" w:color="auto"/>
        <w:right w:val="none" w:sz="0" w:space="0" w:color="auto"/>
      </w:divBdr>
    </w:div>
    <w:div w:id="1184366907">
      <w:bodyDiv w:val="1"/>
      <w:marLeft w:val="0"/>
      <w:marRight w:val="0"/>
      <w:marTop w:val="0"/>
      <w:marBottom w:val="0"/>
      <w:divBdr>
        <w:top w:val="none" w:sz="0" w:space="0" w:color="auto"/>
        <w:left w:val="none" w:sz="0" w:space="0" w:color="auto"/>
        <w:bottom w:val="none" w:sz="0" w:space="0" w:color="auto"/>
        <w:right w:val="none" w:sz="0" w:space="0" w:color="auto"/>
      </w:divBdr>
    </w:div>
    <w:div w:id="1187014449">
      <w:bodyDiv w:val="1"/>
      <w:marLeft w:val="0"/>
      <w:marRight w:val="0"/>
      <w:marTop w:val="0"/>
      <w:marBottom w:val="0"/>
      <w:divBdr>
        <w:top w:val="none" w:sz="0" w:space="0" w:color="auto"/>
        <w:left w:val="none" w:sz="0" w:space="0" w:color="auto"/>
        <w:bottom w:val="none" w:sz="0" w:space="0" w:color="auto"/>
        <w:right w:val="none" w:sz="0" w:space="0" w:color="auto"/>
      </w:divBdr>
    </w:div>
    <w:div w:id="1192063857">
      <w:bodyDiv w:val="1"/>
      <w:marLeft w:val="0"/>
      <w:marRight w:val="0"/>
      <w:marTop w:val="0"/>
      <w:marBottom w:val="0"/>
      <w:divBdr>
        <w:top w:val="none" w:sz="0" w:space="0" w:color="auto"/>
        <w:left w:val="none" w:sz="0" w:space="0" w:color="auto"/>
        <w:bottom w:val="none" w:sz="0" w:space="0" w:color="auto"/>
        <w:right w:val="none" w:sz="0" w:space="0" w:color="auto"/>
      </w:divBdr>
    </w:div>
    <w:div w:id="1192182197">
      <w:bodyDiv w:val="1"/>
      <w:marLeft w:val="0"/>
      <w:marRight w:val="0"/>
      <w:marTop w:val="0"/>
      <w:marBottom w:val="0"/>
      <w:divBdr>
        <w:top w:val="none" w:sz="0" w:space="0" w:color="auto"/>
        <w:left w:val="none" w:sz="0" w:space="0" w:color="auto"/>
        <w:bottom w:val="none" w:sz="0" w:space="0" w:color="auto"/>
        <w:right w:val="none" w:sz="0" w:space="0" w:color="auto"/>
      </w:divBdr>
    </w:div>
    <w:div w:id="1193222654">
      <w:bodyDiv w:val="1"/>
      <w:marLeft w:val="0"/>
      <w:marRight w:val="0"/>
      <w:marTop w:val="0"/>
      <w:marBottom w:val="0"/>
      <w:divBdr>
        <w:top w:val="none" w:sz="0" w:space="0" w:color="auto"/>
        <w:left w:val="none" w:sz="0" w:space="0" w:color="auto"/>
        <w:bottom w:val="none" w:sz="0" w:space="0" w:color="auto"/>
        <w:right w:val="none" w:sz="0" w:space="0" w:color="auto"/>
      </w:divBdr>
    </w:div>
    <w:div w:id="1195651155">
      <w:bodyDiv w:val="1"/>
      <w:marLeft w:val="0"/>
      <w:marRight w:val="0"/>
      <w:marTop w:val="0"/>
      <w:marBottom w:val="0"/>
      <w:divBdr>
        <w:top w:val="none" w:sz="0" w:space="0" w:color="auto"/>
        <w:left w:val="none" w:sz="0" w:space="0" w:color="auto"/>
        <w:bottom w:val="none" w:sz="0" w:space="0" w:color="auto"/>
        <w:right w:val="none" w:sz="0" w:space="0" w:color="auto"/>
      </w:divBdr>
    </w:div>
    <w:div w:id="1196381060">
      <w:bodyDiv w:val="1"/>
      <w:marLeft w:val="0"/>
      <w:marRight w:val="0"/>
      <w:marTop w:val="0"/>
      <w:marBottom w:val="0"/>
      <w:divBdr>
        <w:top w:val="none" w:sz="0" w:space="0" w:color="auto"/>
        <w:left w:val="none" w:sz="0" w:space="0" w:color="auto"/>
        <w:bottom w:val="none" w:sz="0" w:space="0" w:color="auto"/>
        <w:right w:val="none" w:sz="0" w:space="0" w:color="auto"/>
      </w:divBdr>
    </w:div>
    <w:div w:id="1197810796">
      <w:bodyDiv w:val="1"/>
      <w:marLeft w:val="0"/>
      <w:marRight w:val="0"/>
      <w:marTop w:val="0"/>
      <w:marBottom w:val="0"/>
      <w:divBdr>
        <w:top w:val="none" w:sz="0" w:space="0" w:color="auto"/>
        <w:left w:val="none" w:sz="0" w:space="0" w:color="auto"/>
        <w:bottom w:val="none" w:sz="0" w:space="0" w:color="auto"/>
        <w:right w:val="none" w:sz="0" w:space="0" w:color="auto"/>
      </w:divBdr>
    </w:div>
    <w:div w:id="1200430999">
      <w:bodyDiv w:val="1"/>
      <w:marLeft w:val="0"/>
      <w:marRight w:val="0"/>
      <w:marTop w:val="0"/>
      <w:marBottom w:val="0"/>
      <w:divBdr>
        <w:top w:val="none" w:sz="0" w:space="0" w:color="auto"/>
        <w:left w:val="none" w:sz="0" w:space="0" w:color="auto"/>
        <w:bottom w:val="none" w:sz="0" w:space="0" w:color="auto"/>
        <w:right w:val="none" w:sz="0" w:space="0" w:color="auto"/>
      </w:divBdr>
    </w:div>
    <w:div w:id="1201818866">
      <w:bodyDiv w:val="1"/>
      <w:marLeft w:val="0"/>
      <w:marRight w:val="0"/>
      <w:marTop w:val="0"/>
      <w:marBottom w:val="0"/>
      <w:divBdr>
        <w:top w:val="none" w:sz="0" w:space="0" w:color="auto"/>
        <w:left w:val="none" w:sz="0" w:space="0" w:color="auto"/>
        <w:bottom w:val="none" w:sz="0" w:space="0" w:color="auto"/>
        <w:right w:val="none" w:sz="0" w:space="0" w:color="auto"/>
      </w:divBdr>
    </w:div>
    <w:div w:id="1202783268">
      <w:bodyDiv w:val="1"/>
      <w:marLeft w:val="0"/>
      <w:marRight w:val="0"/>
      <w:marTop w:val="0"/>
      <w:marBottom w:val="0"/>
      <w:divBdr>
        <w:top w:val="none" w:sz="0" w:space="0" w:color="auto"/>
        <w:left w:val="none" w:sz="0" w:space="0" w:color="auto"/>
        <w:bottom w:val="none" w:sz="0" w:space="0" w:color="auto"/>
        <w:right w:val="none" w:sz="0" w:space="0" w:color="auto"/>
      </w:divBdr>
    </w:div>
    <w:div w:id="1206287259">
      <w:bodyDiv w:val="1"/>
      <w:marLeft w:val="0"/>
      <w:marRight w:val="0"/>
      <w:marTop w:val="0"/>
      <w:marBottom w:val="0"/>
      <w:divBdr>
        <w:top w:val="none" w:sz="0" w:space="0" w:color="auto"/>
        <w:left w:val="none" w:sz="0" w:space="0" w:color="auto"/>
        <w:bottom w:val="none" w:sz="0" w:space="0" w:color="auto"/>
        <w:right w:val="none" w:sz="0" w:space="0" w:color="auto"/>
      </w:divBdr>
    </w:div>
    <w:div w:id="1208757765">
      <w:bodyDiv w:val="1"/>
      <w:marLeft w:val="0"/>
      <w:marRight w:val="0"/>
      <w:marTop w:val="0"/>
      <w:marBottom w:val="0"/>
      <w:divBdr>
        <w:top w:val="none" w:sz="0" w:space="0" w:color="auto"/>
        <w:left w:val="none" w:sz="0" w:space="0" w:color="auto"/>
        <w:bottom w:val="none" w:sz="0" w:space="0" w:color="auto"/>
        <w:right w:val="none" w:sz="0" w:space="0" w:color="auto"/>
      </w:divBdr>
    </w:div>
    <w:div w:id="1209026564">
      <w:bodyDiv w:val="1"/>
      <w:marLeft w:val="0"/>
      <w:marRight w:val="0"/>
      <w:marTop w:val="0"/>
      <w:marBottom w:val="0"/>
      <w:divBdr>
        <w:top w:val="none" w:sz="0" w:space="0" w:color="auto"/>
        <w:left w:val="none" w:sz="0" w:space="0" w:color="auto"/>
        <w:bottom w:val="none" w:sz="0" w:space="0" w:color="auto"/>
        <w:right w:val="none" w:sz="0" w:space="0" w:color="auto"/>
      </w:divBdr>
    </w:div>
    <w:div w:id="1209293900">
      <w:bodyDiv w:val="1"/>
      <w:marLeft w:val="0"/>
      <w:marRight w:val="0"/>
      <w:marTop w:val="0"/>
      <w:marBottom w:val="0"/>
      <w:divBdr>
        <w:top w:val="none" w:sz="0" w:space="0" w:color="auto"/>
        <w:left w:val="none" w:sz="0" w:space="0" w:color="auto"/>
        <w:bottom w:val="none" w:sz="0" w:space="0" w:color="auto"/>
        <w:right w:val="none" w:sz="0" w:space="0" w:color="auto"/>
      </w:divBdr>
    </w:div>
    <w:div w:id="1213082039">
      <w:bodyDiv w:val="1"/>
      <w:marLeft w:val="0"/>
      <w:marRight w:val="0"/>
      <w:marTop w:val="0"/>
      <w:marBottom w:val="0"/>
      <w:divBdr>
        <w:top w:val="none" w:sz="0" w:space="0" w:color="auto"/>
        <w:left w:val="none" w:sz="0" w:space="0" w:color="auto"/>
        <w:bottom w:val="none" w:sz="0" w:space="0" w:color="auto"/>
        <w:right w:val="none" w:sz="0" w:space="0" w:color="auto"/>
      </w:divBdr>
    </w:div>
    <w:div w:id="1217205246">
      <w:bodyDiv w:val="1"/>
      <w:marLeft w:val="0"/>
      <w:marRight w:val="0"/>
      <w:marTop w:val="0"/>
      <w:marBottom w:val="0"/>
      <w:divBdr>
        <w:top w:val="none" w:sz="0" w:space="0" w:color="auto"/>
        <w:left w:val="none" w:sz="0" w:space="0" w:color="auto"/>
        <w:bottom w:val="none" w:sz="0" w:space="0" w:color="auto"/>
        <w:right w:val="none" w:sz="0" w:space="0" w:color="auto"/>
      </w:divBdr>
    </w:div>
    <w:div w:id="1217551644">
      <w:bodyDiv w:val="1"/>
      <w:marLeft w:val="0"/>
      <w:marRight w:val="0"/>
      <w:marTop w:val="0"/>
      <w:marBottom w:val="0"/>
      <w:divBdr>
        <w:top w:val="none" w:sz="0" w:space="0" w:color="auto"/>
        <w:left w:val="none" w:sz="0" w:space="0" w:color="auto"/>
        <w:bottom w:val="none" w:sz="0" w:space="0" w:color="auto"/>
        <w:right w:val="none" w:sz="0" w:space="0" w:color="auto"/>
      </w:divBdr>
    </w:div>
    <w:div w:id="1218787445">
      <w:bodyDiv w:val="1"/>
      <w:marLeft w:val="0"/>
      <w:marRight w:val="0"/>
      <w:marTop w:val="0"/>
      <w:marBottom w:val="0"/>
      <w:divBdr>
        <w:top w:val="none" w:sz="0" w:space="0" w:color="auto"/>
        <w:left w:val="none" w:sz="0" w:space="0" w:color="auto"/>
        <w:bottom w:val="none" w:sz="0" w:space="0" w:color="auto"/>
        <w:right w:val="none" w:sz="0" w:space="0" w:color="auto"/>
      </w:divBdr>
    </w:div>
    <w:div w:id="1226792811">
      <w:bodyDiv w:val="1"/>
      <w:marLeft w:val="0"/>
      <w:marRight w:val="0"/>
      <w:marTop w:val="0"/>
      <w:marBottom w:val="0"/>
      <w:divBdr>
        <w:top w:val="none" w:sz="0" w:space="0" w:color="auto"/>
        <w:left w:val="none" w:sz="0" w:space="0" w:color="auto"/>
        <w:bottom w:val="none" w:sz="0" w:space="0" w:color="auto"/>
        <w:right w:val="none" w:sz="0" w:space="0" w:color="auto"/>
      </w:divBdr>
    </w:div>
    <w:div w:id="1228152831">
      <w:bodyDiv w:val="1"/>
      <w:marLeft w:val="0"/>
      <w:marRight w:val="0"/>
      <w:marTop w:val="0"/>
      <w:marBottom w:val="0"/>
      <w:divBdr>
        <w:top w:val="none" w:sz="0" w:space="0" w:color="auto"/>
        <w:left w:val="none" w:sz="0" w:space="0" w:color="auto"/>
        <w:bottom w:val="none" w:sz="0" w:space="0" w:color="auto"/>
        <w:right w:val="none" w:sz="0" w:space="0" w:color="auto"/>
      </w:divBdr>
    </w:div>
    <w:div w:id="1232547034">
      <w:bodyDiv w:val="1"/>
      <w:marLeft w:val="0"/>
      <w:marRight w:val="0"/>
      <w:marTop w:val="0"/>
      <w:marBottom w:val="0"/>
      <w:divBdr>
        <w:top w:val="none" w:sz="0" w:space="0" w:color="auto"/>
        <w:left w:val="none" w:sz="0" w:space="0" w:color="auto"/>
        <w:bottom w:val="none" w:sz="0" w:space="0" w:color="auto"/>
        <w:right w:val="none" w:sz="0" w:space="0" w:color="auto"/>
      </w:divBdr>
    </w:div>
    <w:div w:id="1235044157">
      <w:bodyDiv w:val="1"/>
      <w:marLeft w:val="0"/>
      <w:marRight w:val="0"/>
      <w:marTop w:val="0"/>
      <w:marBottom w:val="0"/>
      <w:divBdr>
        <w:top w:val="none" w:sz="0" w:space="0" w:color="auto"/>
        <w:left w:val="none" w:sz="0" w:space="0" w:color="auto"/>
        <w:bottom w:val="none" w:sz="0" w:space="0" w:color="auto"/>
        <w:right w:val="none" w:sz="0" w:space="0" w:color="auto"/>
      </w:divBdr>
    </w:div>
    <w:div w:id="1235353680">
      <w:bodyDiv w:val="1"/>
      <w:marLeft w:val="0"/>
      <w:marRight w:val="0"/>
      <w:marTop w:val="0"/>
      <w:marBottom w:val="0"/>
      <w:divBdr>
        <w:top w:val="none" w:sz="0" w:space="0" w:color="auto"/>
        <w:left w:val="none" w:sz="0" w:space="0" w:color="auto"/>
        <w:bottom w:val="none" w:sz="0" w:space="0" w:color="auto"/>
        <w:right w:val="none" w:sz="0" w:space="0" w:color="auto"/>
      </w:divBdr>
    </w:div>
    <w:div w:id="1236237157">
      <w:bodyDiv w:val="1"/>
      <w:marLeft w:val="0"/>
      <w:marRight w:val="0"/>
      <w:marTop w:val="0"/>
      <w:marBottom w:val="0"/>
      <w:divBdr>
        <w:top w:val="none" w:sz="0" w:space="0" w:color="auto"/>
        <w:left w:val="none" w:sz="0" w:space="0" w:color="auto"/>
        <w:bottom w:val="none" w:sz="0" w:space="0" w:color="auto"/>
        <w:right w:val="none" w:sz="0" w:space="0" w:color="auto"/>
      </w:divBdr>
    </w:div>
    <w:div w:id="1237790235">
      <w:bodyDiv w:val="1"/>
      <w:marLeft w:val="0"/>
      <w:marRight w:val="0"/>
      <w:marTop w:val="0"/>
      <w:marBottom w:val="0"/>
      <w:divBdr>
        <w:top w:val="none" w:sz="0" w:space="0" w:color="auto"/>
        <w:left w:val="none" w:sz="0" w:space="0" w:color="auto"/>
        <w:bottom w:val="none" w:sz="0" w:space="0" w:color="auto"/>
        <w:right w:val="none" w:sz="0" w:space="0" w:color="auto"/>
      </w:divBdr>
    </w:div>
    <w:div w:id="1241601139">
      <w:bodyDiv w:val="1"/>
      <w:marLeft w:val="0"/>
      <w:marRight w:val="0"/>
      <w:marTop w:val="0"/>
      <w:marBottom w:val="0"/>
      <w:divBdr>
        <w:top w:val="none" w:sz="0" w:space="0" w:color="auto"/>
        <w:left w:val="none" w:sz="0" w:space="0" w:color="auto"/>
        <w:bottom w:val="none" w:sz="0" w:space="0" w:color="auto"/>
        <w:right w:val="none" w:sz="0" w:space="0" w:color="auto"/>
      </w:divBdr>
    </w:div>
    <w:div w:id="1241939336">
      <w:bodyDiv w:val="1"/>
      <w:marLeft w:val="0"/>
      <w:marRight w:val="0"/>
      <w:marTop w:val="0"/>
      <w:marBottom w:val="0"/>
      <w:divBdr>
        <w:top w:val="none" w:sz="0" w:space="0" w:color="auto"/>
        <w:left w:val="none" w:sz="0" w:space="0" w:color="auto"/>
        <w:bottom w:val="none" w:sz="0" w:space="0" w:color="auto"/>
        <w:right w:val="none" w:sz="0" w:space="0" w:color="auto"/>
      </w:divBdr>
    </w:div>
    <w:div w:id="1242912573">
      <w:bodyDiv w:val="1"/>
      <w:marLeft w:val="0"/>
      <w:marRight w:val="0"/>
      <w:marTop w:val="0"/>
      <w:marBottom w:val="0"/>
      <w:divBdr>
        <w:top w:val="none" w:sz="0" w:space="0" w:color="auto"/>
        <w:left w:val="none" w:sz="0" w:space="0" w:color="auto"/>
        <w:bottom w:val="none" w:sz="0" w:space="0" w:color="auto"/>
        <w:right w:val="none" w:sz="0" w:space="0" w:color="auto"/>
      </w:divBdr>
    </w:div>
    <w:div w:id="1246573332">
      <w:bodyDiv w:val="1"/>
      <w:marLeft w:val="0"/>
      <w:marRight w:val="0"/>
      <w:marTop w:val="0"/>
      <w:marBottom w:val="0"/>
      <w:divBdr>
        <w:top w:val="none" w:sz="0" w:space="0" w:color="auto"/>
        <w:left w:val="none" w:sz="0" w:space="0" w:color="auto"/>
        <w:bottom w:val="none" w:sz="0" w:space="0" w:color="auto"/>
        <w:right w:val="none" w:sz="0" w:space="0" w:color="auto"/>
      </w:divBdr>
    </w:div>
    <w:div w:id="1247229253">
      <w:bodyDiv w:val="1"/>
      <w:marLeft w:val="0"/>
      <w:marRight w:val="0"/>
      <w:marTop w:val="0"/>
      <w:marBottom w:val="0"/>
      <w:divBdr>
        <w:top w:val="none" w:sz="0" w:space="0" w:color="auto"/>
        <w:left w:val="none" w:sz="0" w:space="0" w:color="auto"/>
        <w:bottom w:val="none" w:sz="0" w:space="0" w:color="auto"/>
        <w:right w:val="none" w:sz="0" w:space="0" w:color="auto"/>
      </w:divBdr>
    </w:div>
    <w:div w:id="1250846187">
      <w:bodyDiv w:val="1"/>
      <w:marLeft w:val="0"/>
      <w:marRight w:val="0"/>
      <w:marTop w:val="0"/>
      <w:marBottom w:val="0"/>
      <w:divBdr>
        <w:top w:val="none" w:sz="0" w:space="0" w:color="auto"/>
        <w:left w:val="none" w:sz="0" w:space="0" w:color="auto"/>
        <w:bottom w:val="none" w:sz="0" w:space="0" w:color="auto"/>
        <w:right w:val="none" w:sz="0" w:space="0" w:color="auto"/>
      </w:divBdr>
    </w:div>
    <w:div w:id="1251625699">
      <w:bodyDiv w:val="1"/>
      <w:marLeft w:val="0"/>
      <w:marRight w:val="0"/>
      <w:marTop w:val="0"/>
      <w:marBottom w:val="0"/>
      <w:divBdr>
        <w:top w:val="none" w:sz="0" w:space="0" w:color="auto"/>
        <w:left w:val="none" w:sz="0" w:space="0" w:color="auto"/>
        <w:bottom w:val="none" w:sz="0" w:space="0" w:color="auto"/>
        <w:right w:val="none" w:sz="0" w:space="0" w:color="auto"/>
      </w:divBdr>
    </w:div>
    <w:div w:id="1252079479">
      <w:bodyDiv w:val="1"/>
      <w:marLeft w:val="0"/>
      <w:marRight w:val="0"/>
      <w:marTop w:val="0"/>
      <w:marBottom w:val="0"/>
      <w:divBdr>
        <w:top w:val="none" w:sz="0" w:space="0" w:color="auto"/>
        <w:left w:val="none" w:sz="0" w:space="0" w:color="auto"/>
        <w:bottom w:val="none" w:sz="0" w:space="0" w:color="auto"/>
        <w:right w:val="none" w:sz="0" w:space="0" w:color="auto"/>
      </w:divBdr>
    </w:div>
    <w:div w:id="1252351401">
      <w:bodyDiv w:val="1"/>
      <w:marLeft w:val="0"/>
      <w:marRight w:val="0"/>
      <w:marTop w:val="0"/>
      <w:marBottom w:val="0"/>
      <w:divBdr>
        <w:top w:val="none" w:sz="0" w:space="0" w:color="auto"/>
        <w:left w:val="none" w:sz="0" w:space="0" w:color="auto"/>
        <w:bottom w:val="none" w:sz="0" w:space="0" w:color="auto"/>
        <w:right w:val="none" w:sz="0" w:space="0" w:color="auto"/>
      </w:divBdr>
    </w:div>
    <w:div w:id="1256789764">
      <w:bodyDiv w:val="1"/>
      <w:marLeft w:val="0"/>
      <w:marRight w:val="0"/>
      <w:marTop w:val="0"/>
      <w:marBottom w:val="0"/>
      <w:divBdr>
        <w:top w:val="none" w:sz="0" w:space="0" w:color="auto"/>
        <w:left w:val="none" w:sz="0" w:space="0" w:color="auto"/>
        <w:bottom w:val="none" w:sz="0" w:space="0" w:color="auto"/>
        <w:right w:val="none" w:sz="0" w:space="0" w:color="auto"/>
      </w:divBdr>
    </w:div>
    <w:div w:id="1259025993">
      <w:bodyDiv w:val="1"/>
      <w:marLeft w:val="0"/>
      <w:marRight w:val="0"/>
      <w:marTop w:val="0"/>
      <w:marBottom w:val="0"/>
      <w:divBdr>
        <w:top w:val="none" w:sz="0" w:space="0" w:color="auto"/>
        <w:left w:val="none" w:sz="0" w:space="0" w:color="auto"/>
        <w:bottom w:val="none" w:sz="0" w:space="0" w:color="auto"/>
        <w:right w:val="none" w:sz="0" w:space="0" w:color="auto"/>
      </w:divBdr>
    </w:div>
    <w:div w:id="1260336529">
      <w:bodyDiv w:val="1"/>
      <w:marLeft w:val="0"/>
      <w:marRight w:val="0"/>
      <w:marTop w:val="0"/>
      <w:marBottom w:val="0"/>
      <w:divBdr>
        <w:top w:val="none" w:sz="0" w:space="0" w:color="auto"/>
        <w:left w:val="none" w:sz="0" w:space="0" w:color="auto"/>
        <w:bottom w:val="none" w:sz="0" w:space="0" w:color="auto"/>
        <w:right w:val="none" w:sz="0" w:space="0" w:color="auto"/>
      </w:divBdr>
    </w:div>
    <w:div w:id="1263299272">
      <w:bodyDiv w:val="1"/>
      <w:marLeft w:val="0"/>
      <w:marRight w:val="0"/>
      <w:marTop w:val="0"/>
      <w:marBottom w:val="0"/>
      <w:divBdr>
        <w:top w:val="none" w:sz="0" w:space="0" w:color="auto"/>
        <w:left w:val="none" w:sz="0" w:space="0" w:color="auto"/>
        <w:bottom w:val="none" w:sz="0" w:space="0" w:color="auto"/>
        <w:right w:val="none" w:sz="0" w:space="0" w:color="auto"/>
      </w:divBdr>
    </w:div>
    <w:div w:id="1265769932">
      <w:bodyDiv w:val="1"/>
      <w:marLeft w:val="0"/>
      <w:marRight w:val="0"/>
      <w:marTop w:val="0"/>
      <w:marBottom w:val="0"/>
      <w:divBdr>
        <w:top w:val="none" w:sz="0" w:space="0" w:color="auto"/>
        <w:left w:val="none" w:sz="0" w:space="0" w:color="auto"/>
        <w:bottom w:val="none" w:sz="0" w:space="0" w:color="auto"/>
        <w:right w:val="none" w:sz="0" w:space="0" w:color="auto"/>
      </w:divBdr>
    </w:div>
    <w:div w:id="1266958521">
      <w:bodyDiv w:val="1"/>
      <w:marLeft w:val="0"/>
      <w:marRight w:val="0"/>
      <w:marTop w:val="0"/>
      <w:marBottom w:val="0"/>
      <w:divBdr>
        <w:top w:val="none" w:sz="0" w:space="0" w:color="auto"/>
        <w:left w:val="none" w:sz="0" w:space="0" w:color="auto"/>
        <w:bottom w:val="none" w:sz="0" w:space="0" w:color="auto"/>
        <w:right w:val="none" w:sz="0" w:space="0" w:color="auto"/>
      </w:divBdr>
    </w:div>
    <w:div w:id="1268809641">
      <w:bodyDiv w:val="1"/>
      <w:marLeft w:val="0"/>
      <w:marRight w:val="0"/>
      <w:marTop w:val="0"/>
      <w:marBottom w:val="0"/>
      <w:divBdr>
        <w:top w:val="none" w:sz="0" w:space="0" w:color="auto"/>
        <w:left w:val="none" w:sz="0" w:space="0" w:color="auto"/>
        <w:bottom w:val="none" w:sz="0" w:space="0" w:color="auto"/>
        <w:right w:val="none" w:sz="0" w:space="0" w:color="auto"/>
      </w:divBdr>
    </w:div>
    <w:div w:id="1269004608">
      <w:bodyDiv w:val="1"/>
      <w:marLeft w:val="0"/>
      <w:marRight w:val="0"/>
      <w:marTop w:val="0"/>
      <w:marBottom w:val="0"/>
      <w:divBdr>
        <w:top w:val="none" w:sz="0" w:space="0" w:color="auto"/>
        <w:left w:val="none" w:sz="0" w:space="0" w:color="auto"/>
        <w:bottom w:val="none" w:sz="0" w:space="0" w:color="auto"/>
        <w:right w:val="none" w:sz="0" w:space="0" w:color="auto"/>
      </w:divBdr>
    </w:div>
    <w:div w:id="1275821592">
      <w:bodyDiv w:val="1"/>
      <w:marLeft w:val="0"/>
      <w:marRight w:val="0"/>
      <w:marTop w:val="0"/>
      <w:marBottom w:val="0"/>
      <w:divBdr>
        <w:top w:val="none" w:sz="0" w:space="0" w:color="auto"/>
        <w:left w:val="none" w:sz="0" w:space="0" w:color="auto"/>
        <w:bottom w:val="none" w:sz="0" w:space="0" w:color="auto"/>
        <w:right w:val="none" w:sz="0" w:space="0" w:color="auto"/>
      </w:divBdr>
    </w:div>
    <w:div w:id="1282306039">
      <w:bodyDiv w:val="1"/>
      <w:marLeft w:val="0"/>
      <w:marRight w:val="0"/>
      <w:marTop w:val="0"/>
      <w:marBottom w:val="0"/>
      <w:divBdr>
        <w:top w:val="none" w:sz="0" w:space="0" w:color="auto"/>
        <w:left w:val="none" w:sz="0" w:space="0" w:color="auto"/>
        <w:bottom w:val="none" w:sz="0" w:space="0" w:color="auto"/>
        <w:right w:val="none" w:sz="0" w:space="0" w:color="auto"/>
      </w:divBdr>
    </w:div>
    <w:div w:id="1289970146">
      <w:bodyDiv w:val="1"/>
      <w:marLeft w:val="0"/>
      <w:marRight w:val="0"/>
      <w:marTop w:val="0"/>
      <w:marBottom w:val="0"/>
      <w:divBdr>
        <w:top w:val="none" w:sz="0" w:space="0" w:color="auto"/>
        <w:left w:val="none" w:sz="0" w:space="0" w:color="auto"/>
        <w:bottom w:val="none" w:sz="0" w:space="0" w:color="auto"/>
        <w:right w:val="none" w:sz="0" w:space="0" w:color="auto"/>
      </w:divBdr>
    </w:div>
    <w:div w:id="1291327197">
      <w:bodyDiv w:val="1"/>
      <w:marLeft w:val="0"/>
      <w:marRight w:val="0"/>
      <w:marTop w:val="0"/>
      <w:marBottom w:val="0"/>
      <w:divBdr>
        <w:top w:val="none" w:sz="0" w:space="0" w:color="auto"/>
        <w:left w:val="none" w:sz="0" w:space="0" w:color="auto"/>
        <w:bottom w:val="none" w:sz="0" w:space="0" w:color="auto"/>
        <w:right w:val="none" w:sz="0" w:space="0" w:color="auto"/>
      </w:divBdr>
    </w:div>
    <w:div w:id="1292126863">
      <w:bodyDiv w:val="1"/>
      <w:marLeft w:val="0"/>
      <w:marRight w:val="0"/>
      <w:marTop w:val="0"/>
      <w:marBottom w:val="0"/>
      <w:divBdr>
        <w:top w:val="none" w:sz="0" w:space="0" w:color="auto"/>
        <w:left w:val="none" w:sz="0" w:space="0" w:color="auto"/>
        <w:bottom w:val="none" w:sz="0" w:space="0" w:color="auto"/>
        <w:right w:val="none" w:sz="0" w:space="0" w:color="auto"/>
      </w:divBdr>
    </w:div>
    <w:div w:id="1294749411">
      <w:bodyDiv w:val="1"/>
      <w:marLeft w:val="0"/>
      <w:marRight w:val="0"/>
      <w:marTop w:val="0"/>
      <w:marBottom w:val="0"/>
      <w:divBdr>
        <w:top w:val="none" w:sz="0" w:space="0" w:color="auto"/>
        <w:left w:val="none" w:sz="0" w:space="0" w:color="auto"/>
        <w:bottom w:val="none" w:sz="0" w:space="0" w:color="auto"/>
        <w:right w:val="none" w:sz="0" w:space="0" w:color="auto"/>
      </w:divBdr>
    </w:div>
    <w:div w:id="1296257323">
      <w:bodyDiv w:val="1"/>
      <w:marLeft w:val="0"/>
      <w:marRight w:val="0"/>
      <w:marTop w:val="0"/>
      <w:marBottom w:val="0"/>
      <w:divBdr>
        <w:top w:val="none" w:sz="0" w:space="0" w:color="auto"/>
        <w:left w:val="none" w:sz="0" w:space="0" w:color="auto"/>
        <w:bottom w:val="none" w:sz="0" w:space="0" w:color="auto"/>
        <w:right w:val="none" w:sz="0" w:space="0" w:color="auto"/>
      </w:divBdr>
    </w:div>
    <w:div w:id="1300453037">
      <w:bodyDiv w:val="1"/>
      <w:marLeft w:val="0"/>
      <w:marRight w:val="0"/>
      <w:marTop w:val="0"/>
      <w:marBottom w:val="0"/>
      <w:divBdr>
        <w:top w:val="none" w:sz="0" w:space="0" w:color="auto"/>
        <w:left w:val="none" w:sz="0" w:space="0" w:color="auto"/>
        <w:bottom w:val="none" w:sz="0" w:space="0" w:color="auto"/>
        <w:right w:val="none" w:sz="0" w:space="0" w:color="auto"/>
      </w:divBdr>
      <w:divsChild>
        <w:div w:id="448165331">
          <w:marLeft w:val="0"/>
          <w:marRight w:val="0"/>
          <w:marTop w:val="0"/>
          <w:marBottom w:val="0"/>
          <w:divBdr>
            <w:top w:val="none" w:sz="0" w:space="0" w:color="auto"/>
            <w:left w:val="none" w:sz="0" w:space="0" w:color="auto"/>
            <w:bottom w:val="none" w:sz="0" w:space="0" w:color="auto"/>
            <w:right w:val="none" w:sz="0" w:space="0" w:color="auto"/>
          </w:divBdr>
          <w:divsChild>
            <w:div w:id="1385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4992">
      <w:bodyDiv w:val="1"/>
      <w:marLeft w:val="0"/>
      <w:marRight w:val="0"/>
      <w:marTop w:val="0"/>
      <w:marBottom w:val="0"/>
      <w:divBdr>
        <w:top w:val="none" w:sz="0" w:space="0" w:color="auto"/>
        <w:left w:val="none" w:sz="0" w:space="0" w:color="auto"/>
        <w:bottom w:val="none" w:sz="0" w:space="0" w:color="auto"/>
        <w:right w:val="none" w:sz="0" w:space="0" w:color="auto"/>
      </w:divBdr>
    </w:div>
    <w:div w:id="1304777183">
      <w:bodyDiv w:val="1"/>
      <w:marLeft w:val="0"/>
      <w:marRight w:val="0"/>
      <w:marTop w:val="0"/>
      <w:marBottom w:val="0"/>
      <w:divBdr>
        <w:top w:val="none" w:sz="0" w:space="0" w:color="auto"/>
        <w:left w:val="none" w:sz="0" w:space="0" w:color="auto"/>
        <w:bottom w:val="none" w:sz="0" w:space="0" w:color="auto"/>
        <w:right w:val="none" w:sz="0" w:space="0" w:color="auto"/>
      </w:divBdr>
    </w:div>
    <w:div w:id="1305432090">
      <w:bodyDiv w:val="1"/>
      <w:marLeft w:val="0"/>
      <w:marRight w:val="0"/>
      <w:marTop w:val="0"/>
      <w:marBottom w:val="0"/>
      <w:divBdr>
        <w:top w:val="none" w:sz="0" w:space="0" w:color="auto"/>
        <w:left w:val="none" w:sz="0" w:space="0" w:color="auto"/>
        <w:bottom w:val="none" w:sz="0" w:space="0" w:color="auto"/>
        <w:right w:val="none" w:sz="0" w:space="0" w:color="auto"/>
      </w:divBdr>
    </w:div>
    <w:div w:id="1307277373">
      <w:bodyDiv w:val="1"/>
      <w:marLeft w:val="0"/>
      <w:marRight w:val="0"/>
      <w:marTop w:val="0"/>
      <w:marBottom w:val="0"/>
      <w:divBdr>
        <w:top w:val="none" w:sz="0" w:space="0" w:color="auto"/>
        <w:left w:val="none" w:sz="0" w:space="0" w:color="auto"/>
        <w:bottom w:val="none" w:sz="0" w:space="0" w:color="auto"/>
        <w:right w:val="none" w:sz="0" w:space="0" w:color="auto"/>
      </w:divBdr>
    </w:div>
    <w:div w:id="1308125521">
      <w:bodyDiv w:val="1"/>
      <w:marLeft w:val="0"/>
      <w:marRight w:val="0"/>
      <w:marTop w:val="0"/>
      <w:marBottom w:val="0"/>
      <w:divBdr>
        <w:top w:val="none" w:sz="0" w:space="0" w:color="auto"/>
        <w:left w:val="none" w:sz="0" w:space="0" w:color="auto"/>
        <w:bottom w:val="none" w:sz="0" w:space="0" w:color="auto"/>
        <w:right w:val="none" w:sz="0" w:space="0" w:color="auto"/>
      </w:divBdr>
    </w:div>
    <w:div w:id="1308821595">
      <w:bodyDiv w:val="1"/>
      <w:marLeft w:val="0"/>
      <w:marRight w:val="0"/>
      <w:marTop w:val="0"/>
      <w:marBottom w:val="0"/>
      <w:divBdr>
        <w:top w:val="none" w:sz="0" w:space="0" w:color="auto"/>
        <w:left w:val="none" w:sz="0" w:space="0" w:color="auto"/>
        <w:bottom w:val="none" w:sz="0" w:space="0" w:color="auto"/>
        <w:right w:val="none" w:sz="0" w:space="0" w:color="auto"/>
      </w:divBdr>
    </w:div>
    <w:div w:id="1310591045">
      <w:bodyDiv w:val="1"/>
      <w:marLeft w:val="0"/>
      <w:marRight w:val="0"/>
      <w:marTop w:val="0"/>
      <w:marBottom w:val="0"/>
      <w:divBdr>
        <w:top w:val="none" w:sz="0" w:space="0" w:color="auto"/>
        <w:left w:val="none" w:sz="0" w:space="0" w:color="auto"/>
        <w:bottom w:val="none" w:sz="0" w:space="0" w:color="auto"/>
        <w:right w:val="none" w:sz="0" w:space="0" w:color="auto"/>
      </w:divBdr>
    </w:div>
    <w:div w:id="1311250116">
      <w:bodyDiv w:val="1"/>
      <w:marLeft w:val="0"/>
      <w:marRight w:val="0"/>
      <w:marTop w:val="0"/>
      <w:marBottom w:val="0"/>
      <w:divBdr>
        <w:top w:val="none" w:sz="0" w:space="0" w:color="auto"/>
        <w:left w:val="none" w:sz="0" w:space="0" w:color="auto"/>
        <w:bottom w:val="none" w:sz="0" w:space="0" w:color="auto"/>
        <w:right w:val="none" w:sz="0" w:space="0" w:color="auto"/>
      </w:divBdr>
    </w:div>
    <w:div w:id="1312517410">
      <w:bodyDiv w:val="1"/>
      <w:marLeft w:val="0"/>
      <w:marRight w:val="0"/>
      <w:marTop w:val="0"/>
      <w:marBottom w:val="0"/>
      <w:divBdr>
        <w:top w:val="none" w:sz="0" w:space="0" w:color="auto"/>
        <w:left w:val="none" w:sz="0" w:space="0" w:color="auto"/>
        <w:bottom w:val="none" w:sz="0" w:space="0" w:color="auto"/>
        <w:right w:val="none" w:sz="0" w:space="0" w:color="auto"/>
      </w:divBdr>
    </w:div>
    <w:div w:id="1314991591">
      <w:bodyDiv w:val="1"/>
      <w:marLeft w:val="0"/>
      <w:marRight w:val="0"/>
      <w:marTop w:val="0"/>
      <w:marBottom w:val="0"/>
      <w:divBdr>
        <w:top w:val="none" w:sz="0" w:space="0" w:color="auto"/>
        <w:left w:val="none" w:sz="0" w:space="0" w:color="auto"/>
        <w:bottom w:val="none" w:sz="0" w:space="0" w:color="auto"/>
        <w:right w:val="none" w:sz="0" w:space="0" w:color="auto"/>
      </w:divBdr>
    </w:div>
    <w:div w:id="1317686447">
      <w:bodyDiv w:val="1"/>
      <w:marLeft w:val="0"/>
      <w:marRight w:val="0"/>
      <w:marTop w:val="0"/>
      <w:marBottom w:val="0"/>
      <w:divBdr>
        <w:top w:val="none" w:sz="0" w:space="0" w:color="auto"/>
        <w:left w:val="none" w:sz="0" w:space="0" w:color="auto"/>
        <w:bottom w:val="none" w:sz="0" w:space="0" w:color="auto"/>
        <w:right w:val="none" w:sz="0" w:space="0" w:color="auto"/>
      </w:divBdr>
    </w:div>
    <w:div w:id="1319110660">
      <w:bodyDiv w:val="1"/>
      <w:marLeft w:val="0"/>
      <w:marRight w:val="0"/>
      <w:marTop w:val="0"/>
      <w:marBottom w:val="0"/>
      <w:divBdr>
        <w:top w:val="none" w:sz="0" w:space="0" w:color="auto"/>
        <w:left w:val="none" w:sz="0" w:space="0" w:color="auto"/>
        <w:bottom w:val="none" w:sz="0" w:space="0" w:color="auto"/>
        <w:right w:val="none" w:sz="0" w:space="0" w:color="auto"/>
      </w:divBdr>
    </w:div>
    <w:div w:id="1321690020">
      <w:bodyDiv w:val="1"/>
      <w:marLeft w:val="0"/>
      <w:marRight w:val="0"/>
      <w:marTop w:val="0"/>
      <w:marBottom w:val="0"/>
      <w:divBdr>
        <w:top w:val="none" w:sz="0" w:space="0" w:color="auto"/>
        <w:left w:val="none" w:sz="0" w:space="0" w:color="auto"/>
        <w:bottom w:val="none" w:sz="0" w:space="0" w:color="auto"/>
        <w:right w:val="none" w:sz="0" w:space="0" w:color="auto"/>
      </w:divBdr>
    </w:div>
    <w:div w:id="1322544977">
      <w:bodyDiv w:val="1"/>
      <w:marLeft w:val="0"/>
      <w:marRight w:val="0"/>
      <w:marTop w:val="0"/>
      <w:marBottom w:val="0"/>
      <w:divBdr>
        <w:top w:val="none" w:sz="0" w:space="0" w:color="auto"/>
        <w:left w:val="none" w:sz="0" w:space="0" w:color="auto"/>
        <w:bottom w:val="none" w:sz="0" w:space="0" w:color="auto"/>
        <w:right w:val="none" w:sz="0" w:space="0" w:color="auto"/>
      </w:divBdr>
    </w:div>
    <w:div w:id="1323850464">
      <w:bodyDiv w:val="1"/>
      <w:marLeft w:val="0"/>
      <w:marRight w:val="0"/>
      <w:marTop w:val="0"/>
      <w:marBottom w:val="0"/>
      <w:divBdr>
        <w:top w:val="none" w:sz="0" w:space="0" w:color="auto"/>
        <w:left w:val="none" w:sz="0" w:space="0" w:color="auto"/>
        <w:bottom w:val="none" w:sz="0" w:space="0" w:color="auto"/>
        <w:right w:val="none" w:sz="0" w:space="0" w:color="auto"/>
      </w:divBdr>
    </w:div>
    <w:div w:id="1326974029">
      <w:bodyDiv w:val="1"/>
      <w:marLeft w:val="0"/>
      <w:marRight w:val="0"/>
      <w:marTop w:val="0"/>
      <w:marBottom w:val="0"/>
      <w:divBdr>
        <w:top w:val="none" w:sz="0" w:space="0" w:color="auto"/>
        <w:left w:val="none" w:sz="0" w:space="0" w:color="auto"/>
        <w:bottom w:val="none" w:sz="0" w:space="0" w:color="auto"/>
        <w:right w:val="none" w:sz="0" w:space="0" w:color="auto"/>
      </w:divBdr>
    </w:div>
    <w:div w:id="1329945855">
      <w:bodyDiv w:val="1"/>
      <w:marLeft w:val="0"/>
      <w:marRight w:val="0"/>
      <w:marTop w:val="0"/>
      <w:marBottom w:val="0"/>
      <w:divBdr>
        <w:top w:val="none" w:sz="0" w:space="0" w:color="auto"/>
        <w:left w:val="none" w:sz="0" w:space="0" w:color="auto"/>
        <w:bottom w:val="none" w:sz="0" w:space="0" w:color="auto"/>
        <w:right w:val="none" w:sz="0" w:space="0" w:color="auto"/>
      </w:divBdr>
    </w:div>
    <w:div w:id="1331063013">
      <w:bodyDiv w:val="1"/>
      <w:marLeft w:val="0"/>
      <w:marRight w:val="0"/>
      <w:marTop w:val="0"/>
      <w:marBottom w:val="0"/>
      <w:divBdr>
        <w:top w:val="none" w:sz="0" w:space="0" w:color="auto"/>
        <w:left w:val="none" w:sz="0" w:space="0" w:color="auto"/>
        <w:bottom w:val="none" w:sz="0" w:space="0" w:color="auto"/>
        <w:right w:val="none" w:sz="0" w:space="0" w:color="auto"/>
      </w:divBdr>
    </w:div>
    <w:div w:id="1334187051">
      <w:bodyDiv w:val="1"/>
      <w:marLeft w:val="0"/>
      <w:marRight w:val="0"/>
      <w:marTop w:val="0"/>
      <w:marBottom w:val="0"/>
      <w:divBdr>
        <w:top w:val="none" w:sz="0" w:space="0" w:color="auto"/>
        <w:left w:val="none" w:sz="0" w:space="0" w:color="auto"/>
        <w:bottom w:val="none" w:sz="0" w:space="0" w:color="auto"/>
        <w:right w:val="none" w:sz="0" w:space="0" w:color="auto"/>
      </w:divBdr>
    </w:div>
    <w:div w:id="1336111686">
      <w:bodyDiv w:val="1"/>
      <w:marLeft w:val="0"/>
      <w:marRight w:val="0"/>
      <w:marTop w:val="0"/>
      <w:marBottom w:val="0"/>
      <w:divBdr>
        <w:top w:val="none" w:sz="0" w:space="0" w:color="auto"/>
        <w:left w:val="none" w:sz="0" w:space="0" w:color="auto"/>
        <w:bottom w:val="none" w:sz="0" w:space="0" w:color="auto"/>
        <w:right w:val="none" w:sz="0" w:space="0" w:color="auto"/>
      </w:divBdr>
    </w:div>
    <w:div w:id="1336424712">
      <w:bodyDiv w:val="1"/>
      <w:marLeft w:val="0"/>
      <w:marRight w:val="0"/>
      <w:marTop w:val="0"/>
      <w:marBottom w:val="0"/>
      <w:divBdr>
        <w:top w:val="none" w:sz="0" w:space="0" w:color="auto"/>
        <w:left w:val="none" w:sz="0" w:space="0" w:color="auto"/>
        <w:bottom w:val="none" w:sz="0" w:space="0" w:color="auto"/>
        <w:right w:val="none" w:sz="0" w:space="0" w:color="auto"/>
      </w:divBdr>
    </w:div>
    <w:div w:id="1337490482">
      <w:bodyDiv w:val="1"/>
      <w:marLeft w:val="0"/>
      <w:marRight w:val="0"/>
      <w:marTop w:val="0"/>
      <w:marBottom w:val="0"/>
      <w:divBdr>
        <w:top w:val="none" w:sz="0" w:space="0" w:color="auto"/>
        <w:left w:val="none" w:sz="0" w:space="0" w:color="auto"/>
        <w:bottom w:val="none" w:sz="0" w:space="0" w:color="auto"/>
        <w:right w:val="none" w:sz="0" w:space="0" w:color="auto"/>
      </w:divBdr>
    </w:div>
    <w:div w:id="1341155392">
      <w:bodyDiv w:val="1"/>
      <w:marLeft w:val="0"/>
      <w:marRight w:val="0"/>
      <w:marTop w:val="0"/>
      <w:marBottom w:val="0"/>
      <w:divBdr>
        <w:top w:val="none" w:sz="0" w:space="0" w:color="auto"/>
        <w:left w:val="none" w:sz="0" w:space="0" w:color="auto"/>
        <w:bottom w:val="none" w:sz="0" w:space="0" w:color="auto"/>
        <w:right w:val="none" w:sz="0" w:space="0" w:color="auto"/>
      </w:divBdr>
    </w:div>
    <w:div w:id="1342973163">
      <w:bodyDiv w:val="1"/>
      <w:marLeft w:val="0"/>
      <w:marRight w:val="0"/>
      <w:marTop w:val="0"/>
      <w:marBottom w:val="0"/>
      <w:divBdr>
        <w:top w:val="none" w:sz="0" w:space="0" w:color="auto"/>
        <w:left w:val="none" w:sz="0" w:space="0" w:color="auto"/>
        <w:bottom w:val="none" w:sz="0" w:space="0" w:color="auto"/>
        <w:right w:val="none" w:sz="0" w:space="0" w:color="auto"/>
      </w:divBdr>
    </w:div>
    <w:div w:id="1349522632">
      <w:bodyDiv w:val="1"/>
      <w:marLeft w:val="0"/>
      <w:marRight w:val="0"/>
      <w:marTop w:val="0"/>
      <w:marBottom w:val="0"/>
      <w:divBdr>
        <w:top w:val="none" w:sz="0" w:space="0" w:color="auto"/>
        <w:left w:val="none" w:sz="0" w:space="0" w:color="auto"/>
        <w:bottom w:val="none" w:sz="0" w:space="0" w:color="auto"/>
        <w:right w:val="none" w:sz="0" w:space="0" w:color="auto"/>
      </w:divBdr>
    </w:div>
    <w:div w:id="1351028321">
      <w:bodyDiv w:val="1"/>
      <w:marLeft w:val="0"/>
      <w:marRight w:val="0"/>
      <w:marTop w:val="0"/>
      <w:marBottom w:val="0"/>
      <w:divBdr>
        <w:top w:val="none" w:sz="0" w:space="0" w:color="auto"/>
        <w:left w:val="none" w:sz="0" w:space="0" w:color="auto"/>
        <w:bottom w:val="none" w:sz="0" w:space="0" w:color="auto"/>
        <w:right w:val="none" w:sz="0" w:space="0" w:color="auto"/>
      </w:divBdr>
    </w:div>
    <w:div w:id="1354111849">
      <w:bodyDiv w:val="1"/>
      <w:marLeft w:val="0"/>
      <w:marRight w:val="0"/>
      <w:marTop w:val="0"/>
      <w:marBottom w:val="0"/>
      <w:divBdr>
        <w:top w:val="none" w:sz="0" w:space="0" w:color="auto"/>
        <w:left w:val="none" w:sz="0" w:space="0" w:color="auto"/>
        <w:bottom w:val="none" w:sz="0" w:space="0" w:color="auto"/>
        <w:right w:val="none" w:sz="0" w:space="0" w:color="auto"/>
      </w:divBdr>
    </w:div>
    <w:div w:id="1357393156">
      <w:bodyDiv w:val="1"/>
      <w:marLeft w:val="0"/>
      <w:marRight w:val="0"/>
      <w:marTop w:val="0"/>
      <w:marBottom w:val="0"/>
      <w:divBdr>
        <w:top w:val="none" w:sz="0" w:space="0" w:color="auto"/>
        <w:left w:val="none" w:sz="0" w:space="0" w:color="auto"/>
        <w:bottom w:val="none" w:sz="0" w:space="0" w:color="auto"/>
        <w:right w:val="none" w:sz="0" w:space="0" w:color="auto"/>
      </w:divBdr>
    </w:div>
    <w:div w:id="1361272947">
      <w:bodyDiv w:val="1"/>
      <w:marLeft w:val="0"/>
      <w:marRight w:val="0"/>
      <w:marTop w:val="0"/>
      <w:marBottom w:val="0"/>
      <w:divBdr>
        <w:top w:val="none" w:sz="0" w:space="0" w:color="auto"/>
        <w:left w:val="none" w:sz="0" w:space="0" w:color="auto"/>
        <w:bottom w:val="none" w:sz="0" w:space="0" w:color="auto"/>
        <w:right w:val="none" w:sz="0" w:space="0" w:color="auto"/>
      </w:divBdr>
    </w:div>
    <w:div w:id="1361393556">
      <w:bodyDiv w:val="1"/>
      <w:marLeft w:val="0"/>
      <w:marRight w:val="0"/>
      <w:marTop w:val="0"/>
      <w:marBottom w:val="0"/>
      <w:divBdr>
        <w:top w:val="none" w:sz="0" w:space="0" w:color="auto"/>
        <w:left w:val="none" w:sz="0" w:space="0" w:color="auto"/>
        <w:bottom w:val="none" w:sz="0" w:space="0" w:color="auto"/>
        <w:right w:val="none" w:sz="0" w:space="0" w:color="auto"/>
      </w:divBdr>
    </w:div>
    <w:div w:id="1366103969">
      <w:bodyDiv w:val="1"/>
      <w:marLeft w:val="0"/>
      <w:marRight w:val="0"/>
      <w:marTop w:val="0"/>
      <w:marBottom w:val="0"/>
      <w:divBdr>
        <w:top w:val="none" w:sz="0" w:space="0" w:color="auto"/>
        <w:left w:val="none" w:sz="0" w:space="0" w:color="auto"/>
        <w:bottom w:val="none" w:sz="0" w:space="0" w:color="auto"/>
        <w:right w:val="none" w:sz="0" w:space="0" w:color="auto"/>
      </w:divBdr>
    </w:div>
    <w:div w:id="1370184015">
      <w:bodyDiv w:val="1"/>
      <w:marLeft w:val="0"/>
      <w:marRight w:val="0"/>
      <w:marTop w:val="0"/>
      <w:marBottom w:val="0"/>
      <w:divBdr>
        <w:top w:val="none" w:sz="0" w:space="0" w:color="auto"/>
        <w:left w:val="none" w:sz="0" w:space="0" w:color="auto"/>
        <w:bottom w:val="none" w:sz="0" w:space="0" w:color="auto"/>
        <w:right w:val="none" w:sz="0" w:space="0" w:color="auto"/>
      </w:divBdr>
    </w:div>
    <w:div w:id="1372077248">
      <w:bodyDiv w:val="1"/>
      <w:marLeft w:val="0"/>
      <w:marRight w:val="0"/>
      <w:marTop w:val="0"/>
      <w:marBottom w:val="0"/>
      <w:divBdr>
        <w:top w:val="none" w:sz="0" w:space="0" w:color="auto"/>
        <w:left w:val="none" w:sz="0" w:space="0" w:color="auto"/>
        <w:bottom w:val="none" w:sz="0" w:space="0" w:color="auto"/>
        <w:right w:val="none" w:sz="0" w:space="0" w:color="auto"/>
      </w:divBdr>
    </w:div>
    <w:div w:id="1375690289">
      <w:bodyDiv w:val="1"/>
      <w:marLeft w:val="0"/>
      <w:marRight w:val="0"/>
      <w:marTop w:val="0"/>
      <w:marBottom w:val="0"/>
      <w:divBdr>
        <w:top w:val="none" w:sz="0" w:space="0" w:color="auto"/>
        <w:left w:val="none" w:sz="0" w:space="0" w:color="auto"/>
        <w:bottom w:val="none" w:sz="0" w:space="0" w:color="auto"/>
        <w:right w:val="none" w:sz="0" w:space="0" w:color="auto"/>
      </w:divBdr>
    </w:div>
    <w:div w:id="1376272098">
      <w:bodyDiv w:val="1"/>
      <w:marLeft w:val="0"/>
      <w:marRight w:val="0"/>
      <w:marTop w:val="0"/>
      <w:marBottom w:val="0"/>
      <w:divBdr>
        <w:top w:val="none" w:sz="0" w:space="0" w:color="auto"/>
        <w:left w:val="none" w:sz="0" w:space="0" w:color="auto"/>
        <w:bottom w:val="none" w:sz="0" w:space="0" w:color="auto"/>
        <w:right w:val="none" w:sz="0" w:space="0" w:color="auto"/>
      </w:divBdr>
    </w:div>
    <w:div w:id="1377856578">
      <w:bodyDiv w:val="1"/>
      <w:marLeft w:val="0"/>
      <w:marRight w:val="0"/>
      <w:marTop w:val="0"/>
      <w:marBottom w:val="0"/>
      <w:divBdr>
        <w:top w:val="none" w:sz="0" w:space="0" w:color="auto"/>
        <w:left w:val="none" w:sz="0" w:space="0" w:color="auto"/>
        <w:bottom w:val="none" w:sz="0" w:space="0" w:color="auto"/>
        <w:right w:val="none" w:sz="0" w:space="0" w:color="auto"/>
      </w:divBdr>
    </w:div>
    <w:div w:id="1379361263">
      <w:bodyDiv w:val="1"/>
      <w:marLeft w:val="0"/>
      <w:marRight w:val="0"/>
      <w:marTop w:val="0"/>
      <w:marBottom w:val="0"/>
      <w:divBdr>
        <w:top w:val="none" w:sz="0" w:space="0" w:color="auto"/>
        <w:left w:val="none" w:sz="0" w:space="0" w:color="auto"/>
        <w:bottom w:val="none" w:sz="0" w:space="0" w:color="auto"/>
        <w:right w:val="none" w:sz="0" w:space="0" w:color="auto"/>
      </w:divBdr>
    </w:div>
    <w:div w:id="1379745920">
      <w:bodyDiv w:val="1"/>
      <w:marLeft w:val="0"/>
      <w:marRight w:val="0"/>
      <w:marTop w:val="0"/>
      <w:marBottom w:val="0"/>
      <w:divBdr>
        <w:top w:val="none" w:sz="0" w:space="0" w:color="auto"/>
        <w:left w:val="none" w:sz="0" w:space="0" w:color="auto"/>
        <w:bottom w:val="none" w:sz="0" w:space="0" w:color="auto"/>
        <w:right w:val="none" w:sz="0" w:space="0" w:color="auto"/>
      </w:divBdr>
    </w:div>
    <w:div w:id="1380547480">
      <w:bodyDiv w:val="1"/>
      <w:marLeft w:val="0"/>
      <w:marRight w:val="0"/>
      <w:marTop w:val="0"/>
      <w:marBottom w:val="0"/>
      <w:divBdr>
        <w:top w:val="none" w:sz="0" w:space="0" w:color="auto"/>
        <w:left w:val="none" w:sz="0" w:space="0" w:color="auto"/>
        <w:bottom w:val="none" w:sz="0" w:space="0" w:color="auto"/>
        <w:right w:val="none" w:sz="0" w:space="0" w:color="auto"/>
      </w:divBdr>
    </w:div>
    <w:div w:id="1380975188">
      <w:bodyDiv w:val="1"/>
      <w:marLeft w:val="0"/>
      <w:marRight w:val="0"/>
      <w:marTop w:val="0"/>
      <w:marBottom w:val="0"/>
      <w:divBdr>
        <w:top w:val="none" w:sz="0" w:space="0" w:color="auto"/>
        <w:left w:val="none" w:sz="0" w:space="0" w:color="auto"/>
        <w:bottom w:val="none" w:sz="0" w:space="0" w:color="auto"/>
        <w:right w:val="none" w:sz="0" w:space="0" w:color="auto"/>
      </w:divBdr>
      <w:divsChild>
        <w:div w:id="2054233159">
          <w:marLeft w:val="0"/>
          <w:marRight w:val="0"/>
          <w:marTop w:val="0"/>
          <w:marBottom w:val="0"/>
          <w:divBdr>
            <w:top w:val="none" w:sz="0" w:space="0" w:color="auto"/>
            <w:left w:val="none" w:sz="0" w:space="0" w:color="auto"/>
            <w:bottom w:val="none" w:sz="0" w:space="0" w:color="auto"/>
            <w:right w:val="none" w:sz="0" w:space="0" w:color="auto"/>
          </w:divBdr>
          <w:divsChild>
            <w:div w:id="17380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4036">
      <w:bodyDiv w:val="1"/>
      <w:marLeft w:val="0"/>
      <w:marRight w:val="0"/>
      <w:marTop w:val="0"/>
      <w:marBottom w:val="0"/>
      <w:divBdr>
        <w:top w:val="none" w:sz="0" w:space="0" w:color="auto"/>
        <w:left w:val="none" w:sz="0" w:space="0" w:color="auto"/>
        <w:bottom w:val="none" w:sz="0" w:space="0" w:color="auto"/>
        <w:right w:val="none" w:sz="0" w:space="0" w:color="auto"/>
      </w:divBdr>
    </w:div>
    <w:div w:id="1384867627">
      <w:bodyDiv w:val="1"/>
      <w:marLeft w:val="0"/>
      <w:marRight w:val="0"/>
      <w:marTop w:val="0"/>
      <w:marBottom w:val="0"/>
      <w:divBdr>
        <w:top w:val="none" w:sz="0" w:space="0" w:color="auto"/>
        <w:left w:val="none" w:sz="0" w:space="0" w:color="auto"/>
        <w:bottom w:val="none" w:sz="0" w:space="0" w:color="auto"/>
        <w:right w:val="none" w:sz="0" w:space="0" w:color="auto"/>
      </w:divBdr>
    </w:div>
    <w:div w:id="1385829825">
      <w:bodyDiv w:val="1"/>
      <w:marLeft w:val="0"/>
      <w:marRight w:val="0"/>
      <w:marTop w:val="0"/>
      <w:marBottom w:val="0"/>
      <w:divBdr>
        <w:top w:val="none" w:sz="0" w:space="0" w:color="auto"/>
        <w:left w:val="none" w:sz="0" w:space="0" w:color="auto"/>
        <w:bottom w:val="none" w:sz="0" w:space="0" w:color="auto"/>
        <w:right w:val="none" w:sz="0" w:space="0" w:color="auto"/>
      </w:divBdr>
    </w:div>
    <w:div w:id="1387603200">
      <w:bodyDiv w:val="1"/>
      <w:marLeft w:val="0"/>
      <w:marRight w:val="0"/>
      <w:marTop w:val="0"/>
      <w:marBottom w:val="0"/>
      <w:divBdr>
        <w:top w:val="none" w:sz="0" w:space="0" w:color="auto"/>
        <w:left w:val="none" w:sz="0" w:space="0" w:color="auto"/>
        <w:bottom w:val="none" w:sz="0" w:space="0" w:color="auto"/>
        <w:right w:val="none" w:sz="0" w:space="0" w:color="auto"/>
      </w:divBdr>
    </w:div>
    <w:div w:id="1396973584">
      <w:bodyDiv w:val="1"/>
      <w:marLeft w:val="0"/>
      <w:marRight w:val="0"/>
      <w:marTop w:val="0"/>
      <w:marBottom w:val="0"/>
      <w:divBdr>
        <w:top w:val="none" w:sz="0" w:space="0" w:color="auto"/>
        <w:left w:val="none" w:sz="0" w:space="0" w:color="auto"/>
        <w:bottom w:val="none" w:sz="0" w:space="0" w:color="auto"/>
        <w:right w:val="none" w:sz="0" w:space="0" w:color="auto"/>
      </w:divBdr>
    </w:div>
    <w:div w:id="1401711523">
      <w:bodyDiv w:val="1"/>
      <w:marLeft w:val="0"/>
      <w:marRight w:val="0"/>
      <w:marTop w:val="0"/>
      <w:marBottom w:val="0"/>
      <w:divBdr>
        <w:top w:val="none" w:sz="0" w:space="0" w:color="auto"/>
        <w:left w:val="none" w:sz="0" w:space="0" w:color="auto"/>
        <w:bottom w:val="none" w:sz="0" w:space="0" w:color="auto"/>
        <w:right w:val="none" w:sz="0" w:space="0" w:color="auto"/>
      </w:divBdr>
    </w:div>
    <w:div w:id="1402017565">
      <w:bodyDiv w:val="1"/>
      <w:marLeft w:val="0"/>
      <w:marRight w:val="0"/>
      <w:marTop w:val="0"/>
      <w:marBottom w:val="0"/>
      <w:divBdr>
        <w:top w:val="none" w:sz="0" w:space="0" w:color="auto"/>
        <w:left w:val="none" w:sz="0" w:space="0" w:color="auto"/>
        <w:bottom w:val="none" w:sz="0" w:space="0" w:color="auto"/>
        <w:right w:val="none" w:sz="0" w:space="0" w:color="auto"/>
      </w:divBdr>
    </w:div>
    <w:div w:id="1404134321">
      <w:bodyDiv w:val="1"/>
      <w:marLeft w:val="0"/>
      <w:marRight w:val="0"/>
      <w:marTop w:val="0"/>
      <w:marBottom w:val="0"/>
      <w:divBdr>
        <w:top w:val="none" w:sz="0" w:space="0" w:color="auto"/>
        <w:left w:val="none" w:sz="0" w:space="0" w:color="auto"/>
        <w:bottom w:val="none" w:sz="0" w:space="0" w:color="auto"/>
        <w:right w:val="none" w:sz="0" w:space="0" w:color="auto"/>
      </w:divBdr>
    </w:div>
    <w:div w:id="1407844545">
      <w:bodyDiv w:val="1"/>
      <w:marLeft w:val="0"/>
      <w:marRight w:val="0"/>
      <w:marTop w:val="0"/>
      <w:marBottom w:val="0"/>
      <w:divBdr>
        <w:top w:val="none" w:sz="0" w:space="0" w:color="auto"/>
        <w:left w:val="none" w:sz="0" w:space="0" w:color="auto"/>
        <w:bottom w:val="none" w:sz="0" w:space="0" w:color="auto"/>
        <w:right w:val="none" w:sz="0" w:space="0" w:color="auto"/>
      </w:divBdr>
    </w:div>
    <w:div w:id="1410807906">
      <w:bodyDiv w:val="1"/>
      <w:marLeft w:val="0"/>
      <w:marRight w:val="0"/>
      <w:marTop w:val="0"/>
      <w:marBottom w:val="0"/>
      <w:divBdr>
        <w:top w:val="none" w:sz="0" w:space="0" w:color="auto"/>
        <w:left w:val="none" w:sz="0" w:space="0" w:color="auto"/>
        <w:bottom w:val="none" w:sz="0" w:space="0" w:color="auto"/>
        <w:right w:val="none" w:sz="0" w:space="0" w:color="auto"/>
      </w:divBdr>
    </w:div>
    <w:div w:id="1416048095">
      <w:bodyDiv w:val="1"/>
      <w:marLeft w:val="0"/>
      <w:marRight w:val="0"/>
      <w:marTop w:val="0"/>
      <w:marBottom w:val="0"/>
      <w:divBdr>
        <w:top w:val="none" w:sz="0" w:space="0" w:color="auto"/>
        <w:left w:val="none" w:sz="0" w:space="0" w:color="auto"/>
        <w:bottom w:val="none" w:sz="0" w:space="0" w:color="auto"/>
        <w:right w:val="none" w:sz="0" w:space="0" w:color="auto"/>
      </w:divBdr>
    </w:div>
    <w:div w:id="1418400725">
      <w:bodyDiv w:val="1"/>
      <w:marLeft w:val="0"/>
      <w:marRight w:val="0"/>
      <w:marTop w:val="0"/>
      <w:marBottom w:val="0"/>
      <w:divBdr>
        <w:top w:val="none" w:sz="0" w:space="0" w:color="auto"/>
        <w:left w:val="none" w:sz="0" w:space="0" w:color="auto"/>
        <w:bottom w:val="none" w:sz="0" w:space="0" w:color="auto"/>
        <w:right w:val="none" w:sz="0" w:space="0" w:color="auto"/>
      </w:divBdr>
    </w:div>
    <w:div w:id="1420297850">
      <w:bodyDiv w:val="1"/>
      <w:marLeft w:val="0"/>
      <w:marRight w:val="0"/>
      <w:marTop w:val="0"/>
      <w:marBottom w:val="0"/>
      <w:divBdr>
        <w:top w:val="none" w:sz="0" w:space="0" w:color="auto"/>
        <w:left w:val="none" w:sz="0" w:space="0" w:color="auto"/>
        <w:bottom w:val="none" w:sz="0" w:space="0" w:color="auto"/>
        <w:right w:val="none" w:sz="0" w:space="0" w:color="auto"/>
      </w:divBdr>
    </w:div>
    <w:div w:id="1423530489">
      <w:bodyDiv w:val="1"/>
      <w:marLeft w:val="0"/>
      <w:marRight w:val="0"/>
      <w:marTop w:val="0"/>
      <w:marBottom w:val="0"/>
      <w:divBdr>
        <w:top w:val="none" w:sz="0" w:space="0" w:color="auto"/>
        <w:left w:val="none" w:sz="0" w:space="0" w:color="auto"/>
        <w:bottom w:val="none" w:sz="0" w:space="0" w:color="auto"/>
        <w:right w:val="none" w:sz="0" w:space="0" w:color="auto"/>
      </w:divBdr>
    </w:div>
    <w:div w:id="1426926134">
      <w:bodyDiv w:val="1"/>
      <w:marLeft w:val="0"/>
      <w:marRight w:val="0"/>
      <w:marTop w:val="0"/>
      <w:marBottom w:val="0"/>
      <w:divBdr>
        <w:top w:val="none" w:sz="0" w:space="0" w:color="auto"/>
        <w:left w:val="none" w:sz="0" w:space="0" w:color="auto"/>
        <w:bottom w:val="none" w:sz="0" w:space="0" w:color="auto"/>
        <w:right w:val="none" w:sz="0" w:space="0" w:color="auto"/>
      </w:divBdr>
    </w:div>
    <w:div w:id="1431656996">
      <w:bodyDiv w:val="1"/>
      <w:marLeft w:val="0"/>
      <w:marRight w:val="0"/>
      <w:marTop w:val="0"/>
      <w:marBottom w:val="0"/>
      <w:divBdr>
        <w:top w:val="none" w:sz="0" w:space="0" w:color="auto"/>
        <w:left w:val="none" w:sz="0" w:space="0" w:color="auto"/>
        <w:bottom w:val="none" w:sz="0" w:space="0" w:color="auto"/>
        <w:right w:val="none" w:sz="0" w:space="0" w:color="auto"/>
      </w:divBdr>
    </w:div>
    <w:div w:id="1432512672">
      <w:bodyDiv w:val="1"/>
      <w:marLeft w:val="0"/>
      <w:marRight w:val="0"/>
      <w:marTop w:val="0"/>
      <w:marBottom w:val="0"/>
      <w:divBdr>
        <w:top w:val="none" w:sz="0" w:space="0" w:color="auto"/>
        <w:left w:val="none" w:sz="0" w:space="0" w:color="auto"/>
        <w:bottom w:val="none" w:sz="0" w:space="0" w:color="auto"/>
        <w:right w:val="none" w:sz="0" w:space="0" w:color="auto"/>
      </w:divBdr>
    </w:div>
    <w:div w:id="1432631350">
      <w:bodyDiv w:val="1"/>
      <w:marLeft w:val="0"/>
      <w:marRight w:val="0"/>
      <w:marTop w:val="0"/>
      <w:marBottom w:val="0"/>
      <w:divBdr>
        <w:top w:val="none" w:sz="0" w:space="0" w:color="auto"/>
        <w:left w:val="none" w:sz="0" w:space="0" w:color="auto"/>
        <w:bottom w:val="none" w:sz="0" w:space="0" w:color="auto"/>
        <w:right w:val="none" w:sz="0" w:space="0" w:color="auto"/>
      </w:divBdr>
    </w:div>
    <w:div w:id="1436710204">
      <w:bodyDiv w:val="1"/>
      <w:marLeft w:val="0"/>
      <w:marRight w:val="0"/>
      <w:marTop w:val="0"/>
      <w:marBottom w:val="0"/>
      <w:divBdr>
        <w:top w:val="none" w:sz="0" w:space="0" w:color="auto"/>
        <w:left w:val="none" w:sz="0" w:space="0" w:color="auto"/>
        <w:bottom w:val="none" w:sz="0" w:space="0" w:color="auto"/>
        <w:right w:val="none" w:sz="0" w:space="0" w:color="auto"/>
      </w:divBdr>
    </w:div>
    <w:div w:id="1437098702">
      <w:bodyDiv w:val="1"/>
      <w:marLeft w:val="0"/>
      <w:marRight w:val="0"/>
      <w:marTop w:val="0"/>
      <w:marBottom w:val="0"/>
      <w:divBdr>
        <w:top w:val="none" w:sz="0" w:space="0" w:color="auto"/>
        <w:left w:val="none" w:sz="0" w:space="0" w:color="auto"/>
        <w:bottom w:val="none" w:sz="0" w:space="0" w:color="auto"/>
        <w:right w:val="none" w:sz="0" w:space="0" w:color="auto"/>
      </w:divBdr>
    </w:div>
    <w:div w:id="1439056803">
      <w:bodyDiv w:val="1"/>
      <w:marLeft w:val="0"/>
      <w:marRight w:val="0"/>
      <w:marTop w:val="0"/>
      <w:marBottom w:val="0"/>
      <w:divBdr>
        <w:top w:val="none" w:sz="0" w:space="0" w:color="auto"/>
        <w:left w:val="none" w:sz="0" w:space="0" w:color="auto"/>
        <w:bottom w:val="none" w:sz="0" w:space="0" w:color="auto"/>
        <w:right w:val="none" w:sz="0" w:space="0" w:color="auto"/>
      </w:divBdr>
    </w:div>
    <w:div w:id="1440102725">
      <w:bodyDiv w:val="1"/>
      <w:marLeft w:val="0"/>
      <w:marRight w:val="0"/>
      <w:marTop w:val="0"/>
      <w:marBottom w:val="0"/>
      <w:divBdr>
        <w:top w:val="none" w:sz="0" w:space="0" w:color="auto"/>
        <w:left w:val="none" w:sz="0" w:space="0" w:color="auto"/>
        <w:bottom w:val="none" w:sz="0" w:space="0" w:color="auto"/>
        <w:right w:val="none" w:sz="0" w:space="0" w:color="auto"/>
      </w:divBdr>
    </w:div>
    <w:div w:id="1441027238">
      <w:bodyDiv w:val="1"/>
      <w:marLeft w:val="0"/>
      <w:marRight w:val="0"/>
      <w:marTop w:val="0"/>
      <w:marBottom w:val="0"/>
      <w:divBdr>
        <w:top w:val="none" w:sz="0" w:space="0" w:color="auto"/>
        <w:left w:val="none" w:sz="0" w:space="0" w:color="auto"/>
        <w:bottom w:val="none" w:sz="0" w:space="0" w:color="auto"/>
        <w:right w:val="none" w:sz="0" w:space="0" w:color="auto"/>
      </w:divBdr>
    </w:div>
    <w:div w:id="1445735912">
      <w:bodyDiv w:val="1"/>
      <w:marLeft w:val="0"/>
      <w:marRight w:val="0"/>
      <w:marTop w:val="0"/>
      <w:marBottom w:val="0"/>
      <w:divBdr>
        <w:top w:val="none" w:sz="0" w:space="0" w:color="auto"/>
        <w:left w:val="none" w:sz="0" w:space="0" w:color="auto"/>
        <w:bottom w:val="none" w:sz="0" w:space="0" w:color="auto"/>
        <w:right w:val="none" w:sz="0" w:space="0" w:color="auto"/>
      </w:divBdr>
    </w:div>
    <w:div w:id="1446536837">
      <w:bodyDiv w:val="1"/>
      <w:marLeft w:val="0"/>
      <w:marRight w:val="0"/>
      <w:marTop w:val="0"/>
      <w:marBottom w:val="0"/>
      <w:divBdr>
        <w:top w:val="none" w:sz="0" w:space="0" w:color="auto"/>
        <w:left w:val="none" w:sz="0" w:space="0" w:color="auto"/>
        <w:bottom w:val="none" w:sz="0" w:space="0" w:color="auto"/>
        <w:right w:val="none" w:sz="0" w:space="0" w:color="auto"/>
      </w:divBdr>
    </w:div>
    <w:div w:id="1447194223">
      <w:bodyDiv w:val="1"/>
      <w:marLeft w:val="0"/>
      <w:marRight w:val="0"/>
      <w:marTop w:val="0"/>
      <w:marBottom w:val="0"/>
      <w:divBdr>
        <w:top w:val="none" w:sz="0" w:space="0" w:color="auto"/>
        <w:left w:val="none" w:sz="0" w:space="0" w:color="auto"/>
        <w:bottom w:val="none" w:sz="0" w:space="0" w:color="auto"/>
        <w:right w:val="none" w:sz="0" w:space="0" w:color="auto"/>
      </w:divBdr>
    </w:div>
    <w:div w:id="1448893000">
      <w:bodyDiv w:val="1"/>
      <w:marLeft w:val="0"/>
      <w:marRight w:val="0"/>
      <w:marTop w:val="0"/>
      <w:marBottom w:val="0"/>
      <w:divBdr>
        <w:top w:val="none" w:sz="0" w:space="0" w:color="auto"/>
        <w:left w:val="none" w:sz="0" w:space="0" w:color="auto"/>
        <w:bottom w:val="none" w:sz="0" w:space="0" w:color="auto"/>
        <w:right w:val="none" w:sz="0" w:space="0" w:color="auto"/>
      </w:divBdr>
    </w:div>
    <w:div w:id="1449199270">
      <w:bodyDiv w:val="1"/>
      <w:marLeft w:val="0"/>
      <w:marRight w:val="0"/>
      <w:marTop w:val="0"/>
      <w:marBottom w:val="0"/>
      <w:divBdr>
        <w:top w:val="none" w:sz="0" w:space="0" w:color="auto"/>
        <w:left w:val="none" w:sz="0" w:space="0" w:color="auto"/>
        <w:bottom w:val="none" w:sz="0" w:space="0" w:color="auto"/>
        <w:right w:val="none" w:sz="0" w:space="0" w:color="auto"/>
      </w:divBdr>
    </w:div>
    <w:div w:id="1453019092">
      <w:bodyDiv w:val="1"/>
      <w:marLeft w:val="0"/>
      <w:marRight w:val="0"/>
      <w:marTop w:val="0"/>
      <w:marBottom w:val="0"/>
      <w:divBdr>
        <w:top w:val="none" w:sz="0" w:space="0" w:color="auto"/>
        <w:left w:val="none" w:sz="0" w:space="0" w:color="auto"/>
        <w:bottom w:val="none" w:sz="0" w:space="0" w:color="auto"/>
        <w:right w:val="none" w:sz="0" w:space="0" w:color="auto"/>
      </w:divBdr>
    </w:div>
    <w:div w:id="1455711868">
      <w:bodyDiv w:val="1"/>
      <w:marLeft w:val="0"/>
      <w:marRight w:val="0"/>
      <w:marTop w:val="0"/>
      <w:marBottom w:val="0"/>
      <w:divBdr>
        <w:top w:val="none" w:sz="0" w:space="0" w:color="auto"/>
        <w:left w:val="none" w:sz="0" w:space="0" w:color="auto"/>
        <w:bottom w:val="none" w:sz="0" w:space="0" w:color="auto"/>
        <w:right w:val="none" w:sz="0" w:space="0" w:color="auto"/>
      </w:divBdr>
    </w:div>
    <w:div w:id="1456096384">
      <w:bodyDiv w:val="1"/>
      <w:marLeft w:val="0"/>
      <w:marRight w:val="0"/>
      <w:marTop w:val="0"/>
      <w:marBottom w:val="0"/>
      <w:divBdr>
        <w:top w:val="none" w:sz="0" w:space="0" w:color="auto"/>
        <w:left w:val="none" w:sz="0" w:space="0" w:color="auto"/>
        <w:bottom w:val="none" w:sz="0" w:space="0" w:color="auto"/>
        <w:right w:val="none" w:sz="0" w:space="0" w:color="auto"/>
      </w:divBdr>
    </w:div>
    <w:div w:id="1458138477">
      <w:bodyDiv w:val="1"/>
      <w:marLeft w:val="0"/>
      <w:marRight w:val="0"/>
      <w:marTop w:val="0"/>
      <w:marBottom w:val="0"/>
      <w:divBdr>
        <w:top w:val="none" w:sz="0" w:space="0" w:color="auto"/>
        <w:left w:val="none" w:sz="0" w:space="0" w:color="auto"/>
        <w:bottom w:val="none" w:sz="0" w:space="0" w:color="auto"/>
        <w:right w:val="none" w:sz="0" w:space="0" w:color="auto"/>
      </w:divBdr>
    </w:div>
    <w:div w:id="1459838950">
      <w:bodyDiv w:val="1"/>
      <w:marLeft w:val="0"/>
      <w:marRight w:val="0"/>
      <w:marTop w:val="0"/>
      <w:marBottom w:val="0"/>
      <w:divBdr>
        <w:top w:val="none" w:sz="0" w:space="0" w:color="auto"/>
        <w:left w:val="none" w:sz="0" w:space="0" w:color="auto"/>
        <w:bottom w:val="none" w:sz="0" w:space="0" w:color="auto"/>
        <w:right w:val="none" w:sz="0" w:space="0" w:color="auto"/>
      </w:divBdr>
    </w:div>
    <w:div w:id="1470900326">
      <w:bodyDiv w:val="1"/>
      <w:marLeft w:val="0"/>
      <w:marRight w:val="0"/>
      <w:marTop w:val="0"/>
      <w:marBottom w:val="0"/>
      <w:divBdr>
        <w:top w:val="none" w:sz="0" w:space="0" w:color="auto"/>
        <w:left w:val="none" w:sz="0" w:space="0" w:color="auto"/>
        <w:bottom w:val="none" w:sz="0" w:space="0" w:color="auto"/>
        <w:right w:val="none" w:sz="0" w:space="0" w:color="auto"/>
      </w:divBdr>
    </w:div>
    <w:div w:id="1472020155">
      <w:bodyDiv w:val="1"/>
      <w:marLeft w:val="0"/>
      <w:marRight w:val="0"/>
      <w:marTop w:val="0"/>
      <w:marBottom w:val="0"/>
      <w:divBdr>
        <w:top w:val="none" w:sz="0" w:space="0" w:color="auto"/>
        <w:left w:val="none" w:sz="0" w:space="0" w:color="auto"/>
        <w:bottom w:val="none" w:sz="0" w:space="0" w:color="auto"/>
        <w:right w:val="none" w:sz="0" w:space="0" w:color="auto"/>
      </w:divBdr>
    </w:div>
    <w:div w:id="1472479353">
      <w:bodyDiv w:val="1"/>
      <w:marLeft w:val="0"/>
      <w:marRight w:val="0"/>
      <w:marTop w:val="0"/>
      <w:marBottom w:val="0"/>
      <w:divBdr>
        <w:top w:val="none" w:sz="0" w:space="0" w:color="auto"/>
        <w:left w:val="none" w:sz="0" w:space="0" w:color="auto"/>
        <w:bottom w:val="none" w:sz="0" w:space="0" w:color="auto"/>
        <w:right w:val="none" w:sz="0" w:space="0" w:color="auto"/>
      </w:divBdr>
    </w:div>
    <w:div w:id="1478450099">
      <w:bodyDiv w:val="1"/>
      <w:marLeft w:val="0"/>
      <w:marRight w:val="0"/>
      <w:marTop w:val="0"/>
      <w:marBottom w:val="0"/>
      <w:divBdr>
        <w:top w:val="none" w:sz="0" w:space="0" w:color="auto"/>
        <w:left w:val="none" w:sz="0" w:space="0" w:color="auto"/>
        <w:bottom w:val="none" w:sz="0" w:space="0" w:color="auto"/>
        <w:right w:val="none" w:sz="0" w:space="0" w:color="auto"/>
      </w:divBdr>
    </w:div>
    <w:div w:id="1478495764">
      <w:bodyDiv w:val="1"/>
      <w:marLeft w:val="0"/>
      <w:marRight w:val="0"/>
      <w:marTop w:val="0"/>
      <w:marBottom w:val="0"/>
      <w:divBdr>
        <w:top w:val="none" w:sz="0" w:space="0" w:color="auto"/>
        <w:left w:val="none" w:sz="0" w:space="0" w:color="auto"/>
        <w:bottom w:val="none" w:sz="0" w:space="0" w:color="auto"/>
        <w:right w:val="none" w:sz="0" w:space="0" w:color="auto"/>
      </w:divBdr>
    </w:div>
    <w:div w:id="1483037774">
      <w:bodyDiv w:val="1"/>
      <w:marLeft w:val="0"/>
      <w:marRight w:val="0"/>
      <w:marTop w:val="0"/>
      <w:marBottom w:val="0"/>
      <w:divBdr>
        <w:top w:val="none" w:sz="0" w:space="0" w:color="auto"/>
        <w:left w:val="none" w:sz="0" w:space="0" w:color="auto"/>
        <w:bottom w:val="none" w:sz="0" w:space="0" w:color="auto"/>
        <w:right w:val="none" w:sz="0" w:space="0" w:color="auto"/>
      </w:divBdr>
    </w:div>
    <w:div w:id="1483161814">
      <w:bodyDiv w:val="1"/>
      <w:marLeft w:val="0"/>
      <w:marRight w:val="0"/>
      <w:marTop w:val="0"/>
      <w:marBottom w:val="0"/>
      <w:divBdr>
        <w:top w:val="none" w:sz="0" w:space="0" w:color="auto"/>
        <w:left w:val="none" w:sz="0" w:space="0" w:color="auto"/>
        <w:bottom w:val="none" w:sz="0" w:space="0" w:color="auto"/>
        <w:right w:val="none" w:sz="0" w:space="0" w:color="auto"/>
      </w:divBdr>
    </w:div>
    <w:div w:id="1484588163">
      <w:bodyDiv w:val="1"/>
      <w:marLeft w:val="0"/>
      <w:marRight w:val="0"/>
      <w:marTop w:val="0"/>
      <w:marBottom w:val="0"/>
      <w:divBdr>
        <w:top w:val="none" w:sz="0" w:space="0" w:color="auto"/>
        <w:left w:val="none" w:sz="0" w:space="0" w:color="auto"/>
        <w:bottom w:val="none" w:sz="0" w:space="0" w:color="auto"/>
        <w:right w:val="none" w:sz="0" w:space="0" w:color="auto"/>
      </w:divBdr>
    </w:div>
    <w:div w:id="1488060491">
      <w:bodyDiv w:val="1"/>
      <w:marLeft w:val="0"/>
      <w:marRight w:val="0"/>
      <w:marTop w:val="0"/>
      <w:marBottom w:val="0"/>
      <w:divBdr>
        <w:top w:val="none" w:sz="0" w:space="0" w:color="auto"/>
        <w:left w:val="none" w:sz="0" w:space="0" w:color="auto"/>
        <w:bottom w:val="none" w:sz="0" w:space="0" w:color="auto"/>
        <w:right w:val="none" w:sz="0" w:space="0" w:color="auto"/>
      </w:divBdr>
    </w:div>
    <w:div w:id="1489131767">
      <w:bodyDiv w:val="1"/>
      <w:marLeft w:val="0"/>
      <w:marRight w:val="0"/>
      <w:marTop w:val="0"/>
      <w:marBottom w:val="0"/>
      <w:divBdr>
        <w:top w:val="none" w:sz="0" w:space="0" w:color="auto"/>
        <w:left w:val="none" w:sz="0" w:space="0" w:color="auto"/>
        <w:bottom w:val="none" w:sz="0" w:space="0" w:color="auto"/>
        <w:right w:val="none" w:sz="0" w:space="0" w:color="auto"/>
      </w:divBdr>
    </w:div>
    <w:div w:id="1491940730">
      <w:bodyDiv w:val="1"/>
      <w:marLeft w:val="0"/>
      <w:marRight w:val="0"/>
      <w:marTop w:val="0"/>
      <w:marBottom w:val="0"/>
      <w:divBdr>
        <w:top w:val="none" w:sz="0" w:space="0" w:color="auto"/>
        <w:left w:val="none" w:sz="0" w:space="0" w:color="auto"/>
        <w:bottom w:val="none" w:sz="0" w:space="0" w:color="auto"/>
        <w:right w:val="none" w:sz="0" w:space="0" w:color="auto"/>
      </w:divBdr>
    </w:div>
    <w:div w:id="1492214793">
      <w:bodyDiv w:val="1"/>
      <w:marLeft w:val="0"/>
      <w:marRight w:val="0"/>
      <w:marTop w:val="0"/>
      <w:marBottom w:val="0"/>
      <w:divBdr>
        <w:top w:val="none" w:sz="0" w:space="0" w:color="auto"/>
        <w:left w:val="none" w:sz="0" w:space="0" w:color="auto"/>
        <w:bottom w:val="none" w:sz="0" w:space="0" w:color="auto"/>
        <w:right w:val="none" w:sz="0" w:space="0" w:color="auto"/>
      </w:divBdr>
    </w:div>
    <w:div w:id="1493990207">
      <w:bodyDiv w:val="1"/>
      <w:marLeft w:val="0"/>
      <w:marRight w:val="0"/>
      <w:marTop w:val="0"/>
      <w:marBottom w:val="0"/>
      <w:divBdr>
        <w:top w:val="none" w:sz="0" w:space="0" w:color="auto"/>
        <w:left w:val="none" w:sz="0" w:space="0" w:color="auto"/>
        <w:bottom w:val="none" w:sz="0" w:space="0" w:color="auto"/>
        <w:right w:val="none" w:sz="0" w:space="0" w:color="auto"/>
      </w:divBdr>
    </w:div>
    <w:div w:id="1494375129">
      <w:bodyDiv w:val="1"/>
      <w:marLeft w:val="0"/>
      <w:marRight w:val="0"/>
      <w:marTop w:val="0"/>
      <w:marBottom w:val="0"/>
      <w:divBdr>
        <w:top w:val="none" w:sz="0" w:space="0" w:color="auto"/>
        <w:left w:val="none" w:sz="0" w:space="0" w:color="auto"/>
        <w:bottom w:val="none" w:sz="0" w:space="0" w:color="auto"/>
        <w:right w:val="none" w:sz="0" w:space="0" w:color="auto"/>
      </w:divBdr>
    </w:div>
    <w:div w:id="1494645062">
      <w:bodyDiv w:val="1"/>
      <w:marLeft w:val="0"/>
      <w:marRight w:val="0"/>
      <w:marTop w:val="0"/>
      <w:marBottom w:val="0"/>
      <w:divBdr>
        <w:top w:val="none" w:sz="0" w:space="0" w:color="auto"/>
        <w:left w:val="none" w:sz="0" w:space="0" w:color="auto"/>
        <w:bottom w:val="none" w:sz="0" w:space="0" w:color="auto"/>
        <w:right w:val="none" w:sz="0" w:space="0" w:color="auto"/>
      </w:divBdr>
    </w:div>
    <w:div w:id="1497109946">
      <w:bodyDiv w:val="1"/>
      <w:marLeft w:val="0"/>
      <w:marRight w:val="0"/>
      <w:marTop w:val="0"/>
      <w:marBottom w:val="0"/>
      <w:divBdr>
        <w:top w:val="none" w:sz="0" w:space="0" w:color="auto"/>
        <w:left w:val="none" w:sz="0" w:space="0" w:color="auto"/>
        <w:bottom w:val="none" w:sz="0" w:space="0" w:color="auto"/>
        <w:right w:val="none" w:sz="0" w:space="0" w:color="auto"/>
      </w:divBdr>
    </w:div>
    <w:div w:id="1502237977">
      <w:bodyDiv w:val="1"/>
      <w:marLeft w:val="0"/>
      <w:marRight w:val="0"/>
      <w:marTop w:val="0"/>
      <w:marBottom w:val="0"/>
      <w:divBdr>
        <w:top w:val="none" w:sz="0" w:space="0" w:color="auto"/>
        <w:left w:val="none" w:sz="0" w:space="0" w:color="auto"/>
        <w:bottom w:val="none" w:sz="0" w:space="0" w:color="auto"/>
        <w:right w:val="none" w:sz="0" w:space="0" w:color="auto"/>
      </w:divBdr>
    </w:div>
    <w:div w:id="1505977757">
      <w:bodyDiv w:val="1"/>
      <w:marLeft w:val="0"/>
      <w:marRight w:val="0"/>
      <w:marTop w:val="0"/>
      <w:marBottom w:val="0"/>
      <w:divBdr>
        <w:top w:val="none" w:sz="0" w:space="0" w:color="auto"/>
        <w:left w:val="none" w:sz="0" w:space="0" w:color="auto"/>
        <w:bottom w:val="none" w:sz="0" w:space="0" w:color="auto"/>
        <w:right w:val="none" w:sz="0" w:space="0" w:color="auto"/>
      </w:divBdr>
    </w:div>
    <w:div w:id="1507088717">
      <w:bodyDiv w:val="1"/>
      <w:marLeft w:val="0"/>
      <w:marRight w:val="0"/>
      <w:marTop w:val="0"/>
      <w:marBottom w:val="0"/>
      <w:divBdr>
        <w:top w:val="none" w:sz="0" w:space="0" w:color="auto"/>
        <w:left w:val="none" w:sz="0" w:space="0" w:color="auto"/>
        <w:bottom w:val="none" w:sz="0" w:space="0" w:color="auto"/>
        <w:right w:val="none" w:sz="0" w:space="0" w:color="auto"/>
      </w:divBdr>
    </w:div>
    <w:div w:id="1507401251">
      <w:bodyDiv w:val="1"/>
      <w:marLeft w:val="0"/>
      <w:marRight w:val="0"/>
      <w:marTop w:val="0"/>
      <w:marBottom w:val="0"/>
      <w:divBdr>
        <w:top w:val="none" w:sz="0" w:space="0" w:color="auto"/>
        <w:left w:val="none" w:sz="0" w:space="0" w:color="auto"/>
        <w:bottom w:val="none" w:sz="0" w:space="0" w:color="auto"/>
        <w:right w:val="none" w:sz="0" w:space="0" w:color="auto"/>
      </w:divBdr>
    </w:div>
    <w:div w:id="1508057999">
      <w:bodyDiv w:val="1"/>
      <w:marLeft w:val="0"/>
      <w:marRight w:val="0"/>
      <w:marTop w:val="0"/>
      <w:marBottom w:val="0"/>
      <w:divBdr>
        <w:top w:val="none" w:sz="0" w:space="0" w:color="auto"/>
        <w:left w:val="none" w:sz="0" w:space="0" w:color="auto"/>
        <w:bottom w:val="none" w:sz="0" w:space="0" w:color="auto"/>
        <w:right w:val="none" w:sz="0" w:space="0" w:color="auto"/>
      </w:divBdr>
    </w:div>
    <w:div w:id="1511601262">
      <w:bodyDiv w:val="1"/>
      <w:marLeft w:val="0"/>
      <w:marRight w:val="0"/>
      <w:marTop w:val="0"/>
      <w:marBottom w:val="0"/>
      <w:divBdr>
        <w:top w:val="none" w:sz="0" w:space="0" w:color="auto"/>
        <w:left w:val="none" w:sz="0" w:space="0" w:color="auto"/>
        <w:bottom w:val="none" w:sz="0" w:space="0" w:color="auto"/>
        <w:right w:val="none" w:sz="0" w:space="0" w:color="auto"/>
      </w:divBdr>
    </w:div>
    <w:div w:id="1513685171">
      <w:bodyDiv w:val="1"/>
      <w:marLeft w:val="0"/>
      <w:marRight w:val="0"/>
      <w:marTop w:val="0"/>
      <w:marBottom w:val="0"/>
      <w:divBdr>
        <w:top w:val="none" w:sz="0" w:space="0" w:color="auto"/>
        <w:left w:val="none" w:sz="0" w:space="0" w:color="auto"/>
        <w:bottom w:val="none" w:sz="0" w:space="0" w:color="auto"/>
        <w:right w:val="none" w:sz="0" w:space="0" w:color="auto"/>
      </w:divBdr>
    </w:div>
    <w:div w:id="1516455841">
      <w:bodyDiv w:val="1"/>
      <w:marLeft w:val="0"/>
      <w:marRight w:val="0"/>
      <w:marTop w:val="0"/>
      <w:marBottom w:val="0"/>
      <w:divBdr>
        <w:top w:val="none" w:sz="0" w:space="0" w:color="auto"/>
        <w:left w:val="none" w:sz="0" w:space="0" w:color="auto"/>
        <w:bottom w:val="none" w:sz="0" w:space="0" w:color="auto"/>
        <w:right w:val="none" w:sz="0" w:space="0" w:color="auto"/>
      </w:divBdr>
    </w:div>
    <w:div w:id="1517772572">
      <w:bodyDiv w:val="1"/>
      <w:marLeft w:val="0"/>
      <w:marRight w:val="0"/>
      <w:marTop w:val="0"/>
      <w:marBottom w:val="0"/>
      <w:divBdr>
        <w:top w:val="none" w:sz="0" w:space="0" w:color="auto"/>
        <w:left w:val="none" w:sz="0" w:space="0" w:color="auto"/>
        <w:bottom w:val="none" w:sz="0" w:space="0" w:color="auto"/>
        <w:right w:val="none" w:sz="0" w:space="0" w:color="auto"/>
      </w:divBdr>
    </w:div>
    <w:div w:id="1518806518">
      <w:bodyDiv w:val="1"/>
      <w:marLeft w:val="0"/>
      <w:marRight w:val="0"/>
      <w:marTop w:val="0"/>
      <w:marBottom w:val="0"/>
      <w:divBdr>
        <w:top w:val="none" w:sz="0" w:space="0" w:color="auto"/>
        <w:left w:val="none" w:sz="0" w:space="0" w:color="auto"/>
        <w:bottom w:val="none" w:sz="0" w:space="0" w:color="auto"/>
        <w:right w:val="none" w:sz="0" w:space="0" w:color="auto"/>
      </w:divBdr>
    </w:div>
    <w:div w:id="1522939039">
      <w:bodyDiv w:val="1"/>
      <w:marLeft w:val="0"/>
      <w:marRight w:val="0"/>
      <w:marTop w:val="0"/>
      <w:marBottom w:val="0"/>
      <w:divBdr>
        <w:top w:val="none" w:sz="0" w:space="0" w:color="auto"/>
        <w:left w:val="none" w:sz="0" w:space="0" w:color="auto"/>
        <w:bottom w:val="none" w:sz="0" w:space="0" w:color="auto"/>
        <w:right w:val="none" w:sz="0" w:space="0" w:color="auto"/>
      </w:divBdr>
    </w:div>
    <w:div w:id="1524323792">
      <w:bodyDiv w:val="1"/>
      <w:marLeft w:val="0"/>
      <w:marRight w:val="0"/>
      <w:marTop w:val="0"/>
      <w:marBottom w:val="0"/>
      <w:divBdr>
        <w:top w:val="none" w:sz="0" w:space="0" w:color="auto"/>
        <w:left w:val="none" w:sz="0" w:space="0" w:color="auto"/>
        <w:bottom w:val="none" w:sz="0" w:space="0" w:color="auto"/>
        <w:right w:val="none" w:sz="0" w:space="0" w:color="auto"/>
      </w:divBdr>
    </w:div>
    <w:div w:id="1524856663">
      <w:bodyDiv w:val="1"/>
      <w:marLeft w:val="0"/>
      <w:marRight w:val="0"/>
      <w:marTop w:val="0"/>
      <w:marBottom w:val="0"/>
      <w:divBdr>
        <w:top w:val="none" w:sz="0" w:space="0" w:color="auto"/>
        <w:left w:val="none" w:sz="0" w:space="0" w:color="auto"/>
        <w:bottom w:val="none" w:sz="0" w:space="0" w:color="auto"/>
        <w:right w:val="none" w:sz="0" w:space="0" w:color="auto"/>
      </w:divBdr>
    </w:div>
    <w:div w:id="1527014709">
      <w:bodyDiv w:val="1"/>
      <w:marLeft w:val="0"/>
      <w:marRight w:val="0"/>
      <w:marTop w:val="0"/>
      <w:marBottom w:val="0"/>
      <w:divBdr>
        <w:top w:val="none" w:sz="0" w:space="0" w:color="auto"/>
        <w:left w:val="none" w:sz="0" w:space="0" w:color="auto"/>
        <w:bottom w:val="none" w:sz="0" w:space="0" w:color="auto"/>
        <w:right w:val="none" w:sz="0" w:space="0" w:color="auto"/>
      </w:divBdr>
    </w:div>
    <w:div w:id="1529641853">
      <w:bodyDiv w:val="1"/>
      <w:marLeft w:val="0"/>
      <w:marRight w:val="0"/>
      <w:marTop w:val="0"/>
      <w:marBottom w:val="0"/>
      <w:divBdr>
        <w:top w:val="none" w:sz="0" w:space="0" w:color="auto"/>
        <w:left w:val="none" w:sz="0" w:space="0" w:color="auto"/>
        <w:bottom w:val="none" w:sz="0" w:space="0" w:color="auto"/>
        <w:right w:val="none" w:sz="0" w:space="0" w:color="auto"/>
      </w:divBdr>
    </w:div>
    <w:div w:id="1532036970">
      <w:bodyDiv w:val="1"/>
      <w:marLeft w:val="0"/>
      <w:marRight w:val="0"/>
      <w:marTop w:val="0"/>
      <w:marBottom w:val="0"/>
      <w:divBdr>
        <w:top w:val="none" w:sz="0" w:space="0" w:color="auto"/>
        <w:left w:val="none" w:sz="0" w:space="0" w:color="auto"/>
        <w:bottom w:val="none" w:sz="0" w:space="0" w:color="auto"/>
        <w:right w:val="none" w:sz="0" w:space="0" w:color="auto"/>
      </w:divBdr>
    </w:div>
    <w:div w:id="1535537000">
      <w:bodyDiv w:val="1"/>
      <w:marLeft w:val="0"/>
      <w:marRight w:val="0"/>
      <w:marTop w:val="0"/>
      <w:marBottom w:val="0"/>
      <w:divBdr>
        <w:top w:val="none" w:sz="0" w:space="0" w:color="auto"/>
        <w:left w:val="none" w:sz="0" w:space="0" w:color="auto"/>
        <w:bottom w:val="none" w:sz="0" w:space="0" w:color="auto"/>
        <w:right w:val="none" w:sz="0" w:space="0" w:color="auto"/>
      </w:divBdr>
    </w:div>
    <w:div w:id="1535923868">
      <w:bodyDiv w:val="1"/>
      <w:marLeft w:val="0"/>
      <w:marRight w:val="0"/>
      <w:marTop w:val="0"/>
      <w:marBottom w:val="0"/>
      <w:divBdr>
        <w:top w:val="none" w:sz="0" w:space="0" w:color="auto"/>
        <w:left w:val="none" w:sz="0" w:space="0" w:color="auto"/>
        <w:bottom w:val="none" w:sz="0" w:space="0" w:color="auto"/>
        <w:right w:val="none" w:sz="0" w:space="0" w:color="auto"/>
      </w:divBdr>
    </w:div>
    <w:div w:id="1537045202">
      <w:bodyDiv w:val="1"/>
      <w:marLeft w:val="0"/>
      <w:marRight w:val="0"/>
      <w:marTop w:val="0"/>
      <w:marBottom w:val="0"/>
      <w:divBdr>
        <w:top w:val="none" w:sz="0" w:space="0" w:color="auto"/>
        <w:left w:val="none" w:sz="0" w:space="0" w:color="auto"/>
        <w:bottom w:val="none" w:sz="0" w:space="0" w:color="auto"/>
        <w:right w:val="none" w:sz="0" w:space="0" w:color="auto"/>
      </w:divBdr>
    </w:div>
    <w:div w:id="1539316482">
      <w:bodyDiv w:val="1"/>
      <w:marLeft w:val="0"/>
      <w:marRight w:val="0"/>
      <w:marTop w:val="0"/>
      <w:marBottom w:val="0"/>
      <w:divBdr>
        <w:top w:val="none" w:sz="0" w:space="0" w:color="auto"/>
        <w:left w:val="none" w:sz="0" w:space="0" w:color="auto"/>
        <w:bottom w:val="none" w:sz="0" w:space="0" w:color="auto"/>
        <w:right w:val="none" w:sz="0" w:space="0" w:color="auto"/>
      </w:divBdr>
    </w:div>
    <w:div w:id="1543863769">
      <w:bodyDiv w:val="1"/>
      <w:marLeft w:val="0"/>
      <w:marRight w:val="0"/>
      <w:marTop w:val="0"/>
      <w:marBottom w:val="0"/>
      <w:divBdr>
        <w:top w:val="none" w:sz="0" w:space="0" w:color="auto"/>
        <w:left w:val="none" w:sz="0" w:space="0" w:color="auto"/>
        <w:bottom w:val="none" w:sz="0" w:space="0" w:color="auto"/>
        <w:right w:val="none" w:sz="0" w:space="0" w:color="auto"/>
      </w:divBdr>
    </w:div>
    <w:div w:id="1544097040">
      <w:bodyDiv w:val="1"/>
      <w:marLeft w:val="0"/>
      <w:marRight w:val="0"/>
      <w:marTop w:val="0"/>
      <w:marBottom w:val="0"/>
      <w:divBdr>
        <w:top w:val="none" w:sz="0" w:space="0" w:color="auto"/>
        <w:left w:val="none" w:sz="0" w:space="0" w:color="auto"/>
        <w:bottom w:val="none" w:sz="0" w:space="0" w:color="auto"/>
        <w:right w:val="none" w:sz="0" w:space="0" w:color="auto"/>
      </w:divBdr>
    </w:div>
    <w:div w:id="1551041341">
      <w:bodyDiv w:val="1"/>
      <w:marLeft w:val="0"/>
      <w:marRight w:val="0"/>
      <w:marTop w:val="0"/>
      <w:marBottom w:val="0"/>
      <w:divBdr>
        <w:top w:val="none" w:sz="0" w:space="0" w:color="auto"/>
        <w:left w:val="none" w:sz="0" w:space="0" w:color="auto"/>
        <w:bottom w:val="none" w:sz="0" w:space="0" w:color="auto"/>
        <w:right w:val="none" w:sz="0" w:space="0" w:color="auto"/>
      </w:divBdr>
    </w:div>
    <w:div w:id="1551072987">
      <w:bodyDiv w:val="1"/>
      <w:marLeft w:val="0"/>
      <w:marRight w:val="0"/>
      <w:marTop w:val="0"/>
      <w:marBottom w:val="0"/>
      <w:divBdr>
        <w:top w:val="none" w:sz="0" w:space="0" w:color="auto"/>
        <w:left w:val="none" w:sz="0" w:space="0" w:color="auto"/>
        <w:bottom w:val="none" w:sz="0" w:space="0" w:color="auto"/>
        <w:right w:val="none" w:sz="0" w:space="0" w:color="auto"/>
      </w:divBdr>
    </w:div>
    <w:div w:id="1555004663">
      <w:bodyDiv w:val="1"/>
      <w:marLeft w:val="0"/>
      <w:marRight w:val="0"/>
      <w:marTop w:val="0"/>
      <w:marBottom w:val="0"/>
      <w:divBdr>
        <w:top w:val="none" w:sz="0" w:space="0" w:color="auto"/>
        <w:left w:val="none" w:sz="0" w:space="0" w:color="auto"/>
        <w:bottom w:val="none" w:sz="0" w:space="0" w:color="auto"/>
        <w:right w:val="none" w:sz="0" w:space="0" w:color="auto"/>
      </w:divBdr>
    </w:div>
    <w:div w:id="1561286863">
      <w:bodyDiv w:val="1"/>
      <w:marLeft w:val="0"/>
      <w:marRight w:val="0"/>
      <w:marTop w:val="0"/>
      <w:marBottom w:val="0"/>
      <w:divBdr>
        <w:top w:val="none" w:sz="0" w:space="0" w:color="auto"/>
        <w:left w:val="none" w:sz="0" w:space="0" w:color="auto"/>
        <w:bottom w:val="none" w:sz="0" w:space="0" w:color="auto"/>
        <w:right w:val="none" w:sz="0" w:space="0" w:color="auto"/>
      </w:divBdr>
    </w:div>
    <w:div w:id="1567914816">
      <w:bodyDiv w:val="1"/>
      <w:marLeft w:val="0"/>
      <w:marRight w:val="0"/>
      <w:marTop w:val="0"/>
      <w:marBottom w:val="0"/>
      <w:divBdr>
        <w:top w:val="none" w:sz="0" w:space="0" w:color="auto"/>
        <w:left w:val="none" w:sz="0" w:space="0" w:color="auto"/>
        <w:bottom w:val="none" w:sz="0" w:space="0" w:color="auto"/>
        <w:right w:val="none" w:sz="0" w:space="0" w:color="auto"/>
      </w:divBdr>
    </w:div>
    <w:div w:id="1569849969">
      <w:bodyDiv w:val="1"/>
      <w:marLeft w:val="0"/>
      <w:marRight w:val="0"/>
      <w:marTop w:val="0"/>
      <w:marBottom w:val="0"/>
      <w:divBdr>
        <w:top w:val="none" w:sz="0" w:space="0" w:color="auto"/>
        <w:left w:val="none" w:sz="0" w:space="0" w:color="auto"/>
        <w:bottom w:val="none" w:sz="0" w:space="0" w:color="auto"/>
        <w:right w:val="none" w:sz="0" w:space="0" w:color="auto"/>
      </w:divBdr>
    </w:div>
    <w:div w:id="1575897404">
      <w:bodyDiv w:val="1"/>
      <w:marLeft w:val="0"/>
      <w:marRight w:val="0"/>
      <w:marTop w:val="0"/>
      <w:marBottom w:val="0"/>
      <w:divBdr>
        <w:top w:val="none" w:sz="0" w:space="0" w:color="auto"/>
        <w:left w:val="none" w:sz="0" w:space="0" w:color="auto"/>
        <w:bottom w:val="none" w:sz="0" w:space="0" w:color="auto"/>
        <w:right w:val="none" w:sz="0" w:space="0" w:color="auto"/>
      </w:divBdr>
    </w:div>
    <w:div w:id="1577089192">
      <w:bodyDiv w:val="1"/>
      <w:marLeft w:val="0"/>
      <w:marRight w:val="0"/>
      <w:marTop w:val="0"/>
      <w:marBottom w:val="0"/>
      <w:divBdr>
        <w:top w:val="none" w:sz="0" w:space="0" w:color="auto"/>
        <w:left w:val="none" w:sz="0" w:space="0" w:color="auto"/>
        <w:bottom w:val="none" w:sz="0" w:space="0" w:color="auto"/>
        <w:right w:val="none" w:sz="0" w:space="0" w:color="auto"/>
      </w:divBdr>
    </w:div>
    <w:div w:id="1580600051">
      <w:bodyDiv w:val="1"/>
      <w:marLeft w:val="0"/>
      <w:marRight w:val="0"/>
      <w:marTop w:val="0"/>
      <w:marBottom w:val="0"/>
      <w:divBdr>
        <w:top w:val="none" w:sz="0" w:space="0" w:color="auto"/>
        <w:left w:val="none" w:sz="0" w:space="0" w:color="auto"/>
        <w:bottom w:val="none" w:sz="0" w:space="0" w:color="auto"/>
        <w:right w:val="none" w:sz="0" w:space="0" w:color="auto"/>
      </w:divBdr>
    </w:div>
    <w:div w:id="1583178894">
      <w:bodyDiv w:val="1"/>
      <w:marLeft w:val="0"/>
      <w:marRight w:val="0"/>
      <w:marTop w:val="0"/>
      <w:marBottom w:val="0"/>
      <w:divBdr>
        <w:top w:val="none" w:sz="0" w:space="0" w:color="auto"/>
        <w:left w:val="none" w:sz="0" w:space="0" w:color="auto"/>
        <w:bottom w:val="none" w:sz="0" w:space="0" w:color="auto"/>
        <w:right w:val="none" w:sz="0" w:space="0" w:color="auto"/>
      </w:divBdr>
    </w:div>
    <w:div w:id="1584291110">
      <w:bodyDiv w:val="1"/>
      <w:marLeft w:val="0"/>
      <w:marRight w:val="0"/>
      <w:marTop w:val="0"/>
      <w:marBottom w:val="0"/>
      <w:divBdr>
        <w:top w:val="none" w:sz="0" w:space="0" w:color="auto"/>
        <w:left w:val="none" w:sz="0" w:space="0" w:color="auto"/>
        <w:bottom w:val="none" w:sz="0" w:space="0" w:color="auto"/>
        <w:right w:val="none" w:sz="0" w:space="0" w:color="auto"/>
      </w:divBdr>
    </w:div>
    <w:div w:id="1584293146">
      <w:bodyDiv w:val="1"/>
      <w:marLeft w:val="0"/>
      <w:marRight w:val="0"/>
      <w:marTop w:val="0"/>
      <w:marBottom w:val="0"/>
      <w:divBdr>
        <w:top w:val="none" w:sz="0" w:space="0" w:color="auto"/>
        <w:left w:val="none" w:sz="0" w:space="0" w:color="auto"/>
        <w:bottom w:val="none" w:sz="0" w:space="0" w:color="auto"/>
        <w:right w:val="none" w:sz="0" w:space="0" w:color="auto"/>
      </w:divBdr>
    </w:div>
    <w:div w:id="1585142172">
      <w:bodyDiv w:val="1"/>
      <w:marLeft w:val="0"/>
      <w:marRight w:val="0"/>
      <w:marTop w:val="0"/>
      <w:marBottom w:val="0"/>
      <w:divBdr>
        <w:top w:val="none" w:sz="0" w:space="0" w:color="auto"/>
        <w:left w:val="none" w:sz="0" w:space="0" w:color="auto"/>
        <w:bottom w:val="none" w:sz="0" w:space="0" w:color="auto"/>
        <w:right w:val="none" w:sz="0" w:space="0" w:color="auto"/>
      </w:divBdr>
    </w:div>
    <w:div w:id="1586986842">
      <w:bodyDiv w:val="1"/>
      <w:marLeft w:val="0"/>
      <w:marRight w:val="0"/>
      <w:marTop w:val="0"/>
      <w:marBottom w:val="0"/>
      <w:divBdr>
        <w:top w:val="none" w:sz="0" w:space="0" w:color="auto"/>
        <w:left w:val="none" w:sz="0" w:space="0" w:color="auto"/>
        <w:bottom w:val="none" w:sz="0" w:space="0" w:color="auto"/>
        <w:right w:val="none" w:sz="0" w:space="0" w:color="auto"/>
      </w:divBdr>
    </w:div>
    <w:div w:id="1592159310">
      <w:bodyDiv w:val="1"/>
      <w:marLeft w:val="0"/>
      <w:marRight w:val="0"/>
      <w:marTop w:val="0"/>
      <w:marBottom w:val="0"/>
      <w:divBdr>
        <w:top w:val="none" w:sz="0" w:space="0" w:color="auto"/>
        <w:left w:val="none" w:sz="0" w:space="0" w:color="auto"/>
        <w:bottom w:val="none" w:sz="0" w:space="0" w:color="auto"/>
        <w:right w:val="none" w:sz="0" w:space="0" w:color="auto"/>
      </w:divBdr>
    </w:div>
    <w:div w:id="1598711428">
      <w:bodyDiv w:val="1"/>
      <w:marLeft w:val="0"/>
      <w:marRight w:val="0"/>
      <w:marTop w:val="0"/>
      <w:marBottom w:val="0"/>
      <w:divBdr>
        <w:top w:val="none" w:sz="0" w:space="0" w:color="auto"/>
        <w:left w:val="none" w:sz="0" w:space="0" w:color="auto"/>
        <w:bottom w:val="none" w:sz="0" w:space="0" w:color="auto"/>
        <w:right w:val="none" w:sz="0" w:space="0" w:color="auto"/>
      </w:divBdr>
    </w:div>
    <w:div w:id="1598829844">
      <w:bodyDiv w:val="1"/>
      <w:marLeft w:val="0"/>
      <w:marRight w:val="0"/>
      <w:marTop w:val="0"/>
      <w:marBottom w:val="0"/>
      <w:divBdr>
        <w:top w:val="none" w:sz="0" w:space="0" w:color="auto"/>
        <w:left w:val="none" w:sz="0" w:space="0" w:color="auto"/>
        <w:bottom w:val="none" w:sz="0" w:space="0" w:color="auto"/>
        <w:right w:val="none" w:sz="0" w:space="0" w:color="auto"/>
      </w:divBdr>
    </w:div>
    <w:div w:id="1600409704">
      <w:bodyDiv w:val="1"/>
      <w:marLeft w:val="0"/>
      <w:marRight w:val="0"/>
      <w:marTop w:val="0"/>
      <w:marBottom w:val="0"/>
      <w:divBdr>
        <w:top w:val="none" w:sz="0" w:space="0" w:color="auto"/>
        <w:left w:val="none" w:sz="0" w:space="0" w:color="auto"/>
        <w:bottom w:val="none" w:sz="0" w:space="0" w:color="auto"/>
        <w:right w:val="none" w:sz="0" w:space="0" w:color="auto"/>
      </w:divBdr>
    </w:div>
    <w:div w:id="1606230906">
      <w:bodyDiv w:val="1"/>
      <w:marLeft w:val="0"/>
      <w:marRight w:val="0"/>
      <w:marTop w:val="0"/>
      <w:marBottom w:val="0"/>
      <w:divBdr>
        <w:top w:val="none" w:sz="0" w:space="0" w:color="auto"/>
        <w:left w:val="none" w:sz="0" w:space="0" w:color="auto"/>
        <w:bottom w:val="none" w:sz="0" w:space="0" w:color="auto"/>
        <w:right w:val="none" w:sz="0" w:space="0" w:color="auto"/>
      </w:divBdr>
    </w:div>
    <w:div w:id="1608342497">
      <w:bodyDiv w:val="1"/>
      <w:marLeft w:val="0"/>
      <w:marRight w:val="0"/>
      <w:marTop w:val="0"/>
      <w:marBottom w:val="0"/>
      <w:divBdr>
        <w:top w:val="none" w:sz="0" w:space="0" w:color="auto"/>
        <w:left w:val="none" w:sz="0" w:space="0" w:color="auto"/>
        <w:bottom w:val="none" w:sz="0" w:space="0" w:color="auto"/>
        <w:right w:val="none" w:sz="0" w:space="0" w:color="auto"/>
      </w:divBdr>
    </w:div>
    <w:div w:id="1613434668">
      <w:bodyDiv w:val="1"/>
      <w:marLeft w:val="0"/>
      <w:marRight w:val="0"/>
      <w:marTop w:val="0"/>
      <w:marBottom w:val="0"/>
      <w:divBdr>
        <w:top w:val="none" w:sz="0" w:space="0" w:color="auto"/>
        <w:left w:val="none" w:sz="0" w:space="0" w:color="auto"/>
        <w:bottom w:val="none" w:sz="0" w:space="0" w:color="auto"/>
        <w:right w:val="none" w:sz="0" w:space="0" w:color="auto"/>
      </w:divBdr>
    </w:div>
    <w:div w:id="1614287551">
      <w:bodyDiv w:val="1"/>
      <w:marLeft w:val="0"/>
      <w:marRight w:val="0"/>
      <w:marTop w:val="0"/>
      <w:marBottom w:val="0"/>
      <w:divBdr>
        <w:top w:val="none" w:sz="0" w:space="0" w:color="auto"/>
        <w:left w:val="none" w:sz="0" w:space="0" w:color="auto"/>
        <w:bottom w:val="none" w:sz="0" w:space="0" w:color="auto"/>
        <w:right w:val="none" w:sz="0" w:space="0" w:color="auto"/>
      </w:divBdr>
    </w:div>
    <w:div w:id="1614289430">
      <w:bodyDiv w:val="1"/>
      <w:marLeft w:val="0"/>
      <w:marRight w:val="0"/>
      <w:marTop w:val="0"/>
      <w:marBottom w:val="0"/>
      <w:divBdr>
        <w:top w:val="none" w:sz="0" w:space="0" w:color="auto"/>
        <w:left w:val="none" w:sz="0" w:space="0" w:color="auto"/>
        <w:bottom w:val="none" w:sz="0" w:space="0" w:color="auto"/>
        <w:right w:val="none" w:sz="0" w:space="0" w:color="auto"/>
      </w:divBdr>
    </w:div>
    <w:div w:id="1617105264">
      <w:bodyDiv w:val="1"/>
      <w:marLeft w:val="0"/>
      <w:marRight w:val="0"/>
      <w:marTop w:val="0"/>
      <w:marBottom w:val="0"/>
      <w:divBdr>
        <w:top w:val="none" w:sz="0" w:space="0" w:color="auto"/>
        <w:left w:val="none" w:sz="0" w:space="0" w:color="auto"/>
        <w:bottom w:val="none" w:sz="0" w:space="0" w:color="auto"/>
        <w:right w:val="none" w:sz="0" w:space="0" w:color="auto"/>
      </w:divBdr>
    </w:div>
    <w:div w:id="1620531550">
      <w:bodyDiv w:val="1"/>
      <w:marLeft w:val="0"/>
      <w:marRight w:val="0"/>
      <w:marTop w:val="0"/>
      <w:marBottom w:val="0"/>
      <w:divBdr>
        <w:top w:val="none" w:sz="0" w:space="0" w:color="auto"/>
        <w:left w:val="none" w:sz="0" w:space="0" w:color="auto"/>
        <w:bottom w:val="none" w:sz="0" w:space="0" w:color="auto"/>
        <w:right w:val="none" w:sz="0" w:space="0" w:color="auto"/>
      </w:divBdr>
    </w:div>
    <w:div w:id="1621111911">
      <w:bodyDiv w:val="1"/>
      <w:marLeft w:val="0"/>
      <w:marRight w:val="0"/>
      <w:marTop w:val="0"/>
      <w:marBottom w:val="0"/>
      <w:divBdr>
        <w:top w:val="none" w:sz="0" w:space="0" w:color="auto"/>
        <w:left w:val="none" w:sz="0" w:space="0" w:color="auto"/>
        <w:bottom w:val="none" w:sz="0" w:space="0" w:color="auto"/>
        <w:right w:val="none" w:sz="0" w:space="0" w:color="auto"/>
      </w:divBdr>
    </w:div>
    <w:div w:id="1629434840">
      <w:bodyDiv w:val="1"/>
      <w:marLeft w:val="0"/>
      <w:marRight w:val="0"/>
      <w:marTop w:val="0"/>
      <w:marBottom w:val="0"/>
      <w:divBdr>
        <w:top w:val="none" w:sz="0" w:space="0" w:color="auto"/>
        <w:left w:val="none" w:sz="0" w:space="0" w:color="auto"/>
        <w:bottom w:val="none" w:sz="0" w:space="0" w:color="auto"/>
        <w:right w:val="none" w:sz="0" w:space="0" w:color="auto"/>
      </w:divBdr>
    </w:div>
    <w:div w:id="1632515497">
      <w:bodyDiv w:val="1"/>
      <w:marLeft w:val="0"/>
      <w:marRight w:val="0"/>
      <w:marTop w:val="0"/>
      <w:marBottom w:val="0"/>
      <w:divBdr>
        <w:top w:val="none" w:sz="0" w:space="0" w:color="auto"/>
        <w:left w:val="none" w:sz="0" w:space="0" w:color="auto"/>
        <w:bottom w:val="none" w:sz="0" w:space="0" w:color="auto"/>
        <w:right w:val="none" w:sz="0" w:space="0" w:color="auto"/>
      </w:divBdr>
    </w:div>
    <w:div w:id="1633637874">
      <w:bodyDiv w:val="1"/>
      <w:marLeft w:val="0"/>
      <w:marRight w:val="0"/>
      <w:marTop w:val="0"/>
      <w:marBottom w:val="0"/>
      <w:divBdr>
        <w:top w:val="none" w:sz="0" w:space="0" w:color="auto"/>
        <w:left w:val="none" w:sz="0" w:space="0" w:color="auto"/>
        <w:bottom w:val="none" w:sz="0" w:space="0" w:color="auto"/>
        <w:right w:val="none" w:sz="0" w:space="0" w:color="auto"/>
      </w:divBdr>
    </w:div>
    <w:div w:id="1634208761">
      <w:bodyDiv w:val="1"/>
      <w:marLeft w:val="0"/>
      <w:marRight w:val="0"/>
      <w:marTop w:val="0"/>
      <w:marBottom w:val="0"/>
      <w:divBdr>
        <w:top w:val="none" w:sz="0" w:space="0" w:color="auto"/>
        <w:left w:val="none" w:sz="0" w:space="0" w:color="auto"/>
        <w:bottom w:val="none" w:sz="0" w:space="0" w:color="auto"/>
        <w:right w:val="none" w:sz="0" w:space="0" w:color="auto"/>
      </w:divBdr>
    </w:div>
    <w:div w:id="1634289487">
      <w:bodyDiv w:val="1"/>
      <w:marLeft w:val="0"/>
      <w:marRight w:val="0"/>
      <w:marTop w:val="0"/>
      <w:marBottom w:val="0"/>
      <w:divBdr>
        <w:top w:val="none" w:sz="0" w:space="0" w:color="auto"/>
        <w:left w:val="none" w:sz="0" w:space="0" w:color="auto"/>
        <w:bottom w:val="none" w:sz="0" w:space="0" w:color="auto"/>
        <w:right w:val="none" w:sz="0" w:space="0" w:color="auto"/>
      </w:divBdr>
    </w:div>
    <w:div w:id="1640649849">
      <w:bodyDiv w:val="1"/>
      <w:marLeft w:val="0"/>
      <w:marRight w:val="0"/>
      <w:marTop w:val="0"/>
      <w:marBottom w:val="0"/>
      <w:divBdr>
        <w:top w:val="none" w:sz="0" w:space="0" w:color="auto"/>
        <w:left w:val="none" w:sz="0" w:space="0" w:color="auto"/>
        <w:bottom w:val="none" w:sz="0" w:space="0" w:color="auto"/>
        <w:right w:val="none" w:sz="0" w:space="0" w:color="auto"/>
      </w:divBdr>
    </w:div>
    <w:div w:id="1642154502">
      <w:bodyDiv w:val="1"/>
      <w:marLeft w:val="0"/>
      <w:marRight w:val="0"/>
      <w:marTop w:val="0"/>
      <w:marBottom w:val="0"/>
      <w:divBdr>
        <w:top w:val="none" w:sz="0" w:space="0" w:color="auto"/>
        <w:left w:val="none" w:sz="0" w:space="0" w:color="auto"/>
        <w:bottom w:val="none" w:sz="0" w:space="0" w:color="auto"/>
        <w:right w:val="none" w:sz="0" w:space="0" w:color="auto"/>
      </w:divBdr>
    </w:div>
    <w:div w:id="1642954526">
      <w:bodyDiv w:val="1"/>
      <w:marLeft w:val="0"/>
      <w:marRight w:val="0"/>
      <w:marTop w:val="0"/>
      <w:marBottom w:val="0"/>
      <w:divBdr>
        <w:top w:val="none" w:sz="0" w:space="0" w:color="auto"/>
        <w:left w:val="none" w:sz="0" w:space="0" w:color="auto"/>
        <w:bottom w:val="none" w:sz="0" w:space="0" w:color="auto"/>
        <w:right w:val="none" w:sz="0" w:space="0" w:color="auto"/>
      </w:divBdr>
    </w:div>
    <w:div w:id="1652246043">
      <w:bodyDiv w:val="1"/>
      <w:marLeft w:val="0"/>
      <w:marRight w:val="0"/>
      <w:marTop w:val="0"/>
      <w:marBottom w:val="0"/>
      <w:divBdr>
        <w:top w:val="none" w:sz="0" w:space="0" w:color="auto"/>
        <w:left w:val="none" w:sz="0" w:space="0" w:color="auto"/>
        <w:bottom w:val="none" w:sz="0" w:space="0" w:color="auto"/>
        <w:right w:val="none" w:sz="0" w:space="0" w:color="auto"/>
      </w:divBdr>
    </w:div>
    <w:div w:id="1653021309">
      <w:bodyDiv w:val="1"/>
      <w:marLeft w:val="0"/>
      <w:marRight w:val="0"/>
      <w:marTop w:val="0"/>
      <w:marBottom w:val="0"/>
      <w:divBdr>
        <w:top w:val="none" w:sz="0" w:space="0" w:color="auto"/>
        <w:left w:val="none" w:sz="0" w:space="0" w:color="auto"/>
        <w:bottom w:val="none" w:sz="0" w:space="0" w:color="auto"/>
        <w:right w:val="none" w:sz="0" w:space="0" w:color="auto"/>
      </w:divBdr>
    </w:div>
    <w:div w:id="1653096939">
      <w:bodyDiv w:val="1"/>
      <w:marLeft w:val="0"/>
      <w:marRight w:val="0"/>
      <w:marTop w:val="0"/>
      <w:marBottom w:val="0"/>
      <w:divBdr>
        <w:top w:val="none" w:sz="0" w:space="0" w:color="auto"/>
        <w:left w:val="none" w:sz="0" w:space="0" w:color="auto"/>
        <w:bottom w:val="none" w:sz="0" w:space="0" w:color="auto"/>
        <w:right w:val="none" w:sz="0" w:space="0" w:color="auto"/>
      </w:divBdr>
    </w:div>
    <w:div w:id="1661808830">
      <w:bodyDiv w:val="1"/>
      <w:marLeft w:val="0"/>
      <w:marRight w:val="0"/>
      <w:marTop w:val="0"/>
      <w:marBottom w:val="0"/>
      <w:divBdr>
        <w:top w:val="none" w:sz="0" w:space="0" w:color="auto"/>
        <w:left w:val="none" w:sz="0" w:space="0" w:color="auto"/>
        <w:bottom w:val="none" w:sz="0" w:space="0" w:color="auto"/>
        <w:right w:val="none" w:sz="0" w:space="0" w:color="auto"/>
      </w:divBdr>
    </w:div>
    <w:div w:id="1661932147">
      <w:bodyDiv w:val="1"/>
      <w:marLeft w:val="0"/>
      <w:marRight w:val="0"/>
      <w:marTop w:val="0"/>
      <w:marBottom w:val="0"/>
      <w:divBdr>
        <w:top w:val="none" w:sz="0" w:space="0" w:color="auto"/>
        <w:left w:val="none" w:sz="0" w:space="0" w:color="auto"/>
        <w:bottom w:val="none" w:sz="0" w:space="0" w:color="auto"/>
        <w:right w:val="none" w:sz="0" w:space="0" w:color="auto"/>
      </w:divBdr>
    </w:div>
    <w:div w:id="1662274027">
      <w:bodyDiv w:val="1"/>
      <w:marLeft w:val="0"/>
      <w:marRight w:val="0"/>
      <w:marTop w:val="0"/>
      <w:marBottom w:val="0"/>
      <w:divBdr>
        <w:top w:val="none" w:sz="0" w:space="0" w:color="auto"/>
        <w:left w:val="none" w:sz="0" w:space="0" w:color="auto"/>
        <w:bottom w:val="none" w:sz="0" w:space="0" w:color="auto"/>
        <w:right w:val="none" w:sz="0" w:space="0" w:color="auto"/>
      </w:divBdr>
    </w:div>
    <w:div w:id="1662391261">
      <w:bodyDiv w:val="1"/>
      <w:marLeft w:val="0"/>
      <w:marRight w:val="0"/>
      <w:marTop w:val="0"/>
      <w:marBottom w:val="0"/>
      <w:divBdr>
        <w:top w:val="none" w:sz="0" w:space="0" w:color="auto"/>
        <w:left w:val="none" w:sz="0" w:space="0" w:color="auto"/>
        <w:bottom w:val="none" w:sz="0" w:space="0" w:color="auto"/>
        <w:right w:val="none" w:sz="0" w:space="0" w:color="auto"/>
      </w:divBdr>
    </w:div>
    <w:div w:id="1669945980">
      <w:bodyDiv w:val="1"/>
      <w:marLeft w:val="0"/>
      <w:marRight w:val="0"/>
      <w:marTop w:val="0"/>
      <w:marBottom w:val="0"/>
      <w:divBdr>
        <w:top w:val="none" w:sz="0" w:space="0" w:color="auto"/>
        <w:left w:val="none" w:sz="0" w:space="0" w:color="auto"/>
        <w:bottom w:val="none" w:sz="0" w:space="0" w:color="auto"/>
        <w:right w:val="none" w:sz="0" w:space="0" w:color="auto"/>
      </w:divBdr>
    </w:div>
    <w:div w:id="1672488955">
      <w:bodyDiv w:val="1"/>
      <w:marLeft w:val="0"/>
      <w:marRight w:val="0"/>
      <w:marTop w:val="0"/>
      <w:marBottom w:val="0"/>
      <w:divBdr>
        <w:top w:val="none" w:sz="0" w:space="0" w:color="auto"/>
        <w:left w:val="none" w:sz="0" w:space="0" w:color="auto"/>
        <w:bottom w:val="none" w:sz="0" w:space="0" w:color="auto"/>
        <w:right w:val="none" w:sz="0" w:space="0" w:color="auto"/>
      </w:divBdr>
    </w:div>
    <w:div w:id="1679847627">
      <w:bodyDiv w:val="1"/>
      <w:marLeft w:val="0"/>
      <w:marRight w:val="0"/>
      <w:marTop w:val="0"/>
      <w:marBottom w:val="0"/>
      <w:divBdr>
        <w:top w:val="none" w:sz="0" w:space="0" w:color="auto"/>
        <w:left w:val="none" w:sz="0" w:space="0" w:color="auto"/>
        <w:bottom w:val="none" w:sz="0" w:space="0" w:color="auto"/>
        <w:right w:val="none" w:sz="0" w:space="0" w:color="auto"/>
      </w:divBdr>
    </w:div>
    <w:div w:id="1682513861">
      <w:bodyDiv w:val="1"/>
      <w:marLeft w:val="0"/>
      <w:marRight w:val="0"/>
      <w:marTop w:val="0"/>
      <w:marBottom w:val="0"/>
      <w:divBdr>
        <w:top w:val="none" w:sz="0" w:space="0" w:color="auto"/>
        <w:left w:val="none" w:sz="0" w:space="0" w:color="auto"/>
        <w:bottom w:val="none" w:sz="0" w:space="0" w:color="auto"/>
        <w:right w:val="none" w:sz="0" w:space="0" w:color="auto"/>
      </w:divBdr>
    </w:div>
    <w:div w:id="1689406774">
      <w:bodyDiv w:val="1"/>
      <w:marLeft w:val="0"/>
      <w:marRight w:val="0"/>
      <w:marTop w:val="0"/>
      <w:marBottom w:val="0"/>
      <w:divBdr>
        <w:top w:val="none" w:sz="0" w:space="0" w:color="auto"/>
        <w:left w:val="none" w:sz="0" w:space="0" w:color="auto"/>
        <w:bottom w:val="none" w:sz="0" w:space="0" w:color="auto"/>
        <w:right w:val="none" w:sz="0" w:space="0" w:color="auto"/>
      </w:divBdr>
    </w:div>
    <w:div w:id="1691758014">
      <w:bodyDiv w:val="1"/>
      <w:marLeft w:val="0"/>
      <w:marRight w:val="0"/>
      <w:marTop w:val="0"/>
      <w:marBottom w:val="0"/>
      <w:divBdr>
        <w:top w:val="none" w:sz="0" w:space="0" w:color="auto"/>
        <w:left w:val="none" w:sz="0" w:space="0" w:color="auto"/>
        <w:bottom w:val="none" w:sz="0" w:space="0" w:color="auto"/>
        <w:right w:val="none" w:sz="0" w:space="0" w:color="auto"/>
      </w:divBdr>
    </w:div>
    <w:div w:id="1695109566">
      <w:bodyDiv w:val="1"/>
      <w:marLeft w:val="0"/>
      <w:marRight w:val="0"/>
      <w:marTop w:val="0"/>
      <w:marBottom w:val="0"/>
      <w:divBdr>
        <w:top w:val="none" w:sz="0" w:space="0" w:color="auto"/>
        <w:left w:val="none" w:sz="0" w:space="0" w:color="auto"/>
        <w:bottom w:val="none" w:sz="0" w:space="0" w:color="auto"/>
        <w:right w:val="none" w:sz="0" w:space="0" w:color="auto"/>
      </w:divBdr>
    </w:div>
    <w:div w:id="1698197099">
      <w:bodyDiv w:val="1"/>
      <w:marLeft w:val="0"/>
      <w:marRight w:val="0"/>
      <w:marTop w:val="0"/>
      <w:marBottom w:val="0"/>
      <w:divBdr>
        <w:top w:val="none" w:sz="0" w:space="0" w:color="auto"/>
        <w:left w:val="none" w:sz="0" w:space="0" w:color="auto"/>
        <w:bottom w:val="none" w:sz="0" w:space="0" w:color="auto"/>
        <w:right w:val="none" w:sz="0" w:space="0" w:color="auto"/>
      </w:divBdr>
    </w:div>
    <w:div w:id="1706783489">
      <w:bodyDiv w:val="1"/>
      <w:marLeft w:val="0"/>
      <w:marRight w:val="0"/>
      <w:marTop w:val="0"/>
      <w:marBottom w:val="0"/>
      <w:divBdr>
        <w:top w:val="none" w:sz="0" w:space="0" w:color="auto"/>
        <w:left w:val="none" w:sz="0" w:space="0" w:color="auto"/>
        <w:bottom w:val="none" w:sz="0" w:space="0" w:color="auto"/>
        <w:right w:val="none" w:sz="0" w:space="0" w:color="auto"/>
      </w:divBdr>
    </w:div>
    <w:div w:id="1706905261">
      <w:bodyDiv w:val="1"/>
      <w:marLeft w:val="0"/>
      <w:marRight w:val="0"/>
      <w:marTop w:val="0"/>
      <w:marBottom w:val="0"/>
      <w:divBdr>
        <w:top w:val="none" w:sz="0" w:space="0" w:color="auto"/>
        <w:left w:val="none" w:sz="0" w:space="0" w:color="auto"/>
        <w:bottom w:val="none" w:sz="0" w:space="0" w:color="auto"/>
        <w:right w:val="none" w:sz="0" w:space="0" w:color="auto"/>
      </w:divBdr>
    </w:div>
    <w:div w:id="1707296105">
      <w:bodyDiv w:val="1"/>
      <w:marLeft w:val="0"/>
      <w:marRight w:val="0"/>
      <w:marTop w:val="0"/>
      <w:marBottom w:val="0"/>
      <w:divBdr>
        <w:top w:val="none" w:sz="0" w:space="0" w:color="auto"/>
        <w:left w:val="none" w:sz="0" w:space="0" w:color="auto"/>
        <w:bottom w:val="none" w:sz="0" w:space="0" w:color="auto"/>
        <w:right w:val="none" w:sz="0" w:space="0" w:color="auto"/>
      </w:divBdr>
    </w:div>
    <w:div w:id="1709455152">
      <w:bodyDiv w:val="1"/>
      <w:marLeft w:val="0"/>
      <w:marRight w:val="0"/>
      <w:marTop w:val="0"/>
      <w:marBottom w:val="0"/>
      <w:divBdr>
        <w:top w:val="none" w:sz="0" w:space="0" w:color="auto"/>
        <w:left w:val="none" w:sz="0" w:space="0" w:color="auto"/>
        <w:bottom w:val="none" w:sz="0" w:space="0" w:color="auto"/>
        <w:right w:val="none" w:sz="0" w:space="0" w:color="auto"/>
      </w:divBdr>
    </w:div>
    <w:div w:id="1712069335">
      <w:bodyDiv w:val="1"/>
      <w:marLeft w:val="0"/>
      <w:marRight w:val="0"/>
      <w:marTop w:val="0"/>
      <w:marBottom w:val="0"/>
      <w:divBdr>
        <w:top w:val="none" w:sz="0" w:space="0" w:color="auto"/>
        <w:left w:val="none" w:sz="0" w:space="0" w:color="auto"/>
        <w:bottom w:val="none" w:sz="0" w:space="0" w:color="auto"/>
        <w:right w:val="none" w:sz="0" w:space="0" w:color="auto"/>
      </w:divBdr>
    </w:div>
    <w:div w:id="1717271545">
      <w:bodyDiv w:val="1"/>
      <w:marLeft w:val="0"/>
      <w:marRight w:val="0"/>
      <w:marTop w:val="0"/>
      <w:marBottom w:val="0"/>
      <w:divBdr>
        <w:top w:val="none" w:sz="0" w:space="0" w:color="auto"/>
        <w:left w:val="none" w:sz="0" w:space="0" w:color="auto"/>
        <w:bottom w:val="none" w:sz="0" w:space="0" w:color="auto"/>
        <w:right w:val="none" w:sz="0" w:space="0" w:color="auto"/>
      </w:divBdr>
    </w:div>
    <w:div w:id="1718237363">
      <w:bodyDiv w:val="1"/>
      <w:marLeft w:val="0"/>
      <w:marRight w:val="0"/>
      <w:marTop w:val="0"/>
      <w:marBottom w:val="0"/>
      <w:divBdr>
        <w:top w:val="none" w:sz="0" w:space="0" w:color="auto"/>
        <w:left w:val="none" w:sz="0" w:space="0" w:color="auto"/>
        <w:bottom w:val="none" w:sz="0" w:space="0" w:color="auto"/>
        <w:right w:val="none" w:sz="0" w:space="0" w:color="auto"/>
      </w:divBdr>
    </w:div>
    <w:div w:id="1724258603">
      <w:bodyDiv w:val="1"/>
      <w:marLeft w:val="0"/>
      <w:marRight w:val="0"/>
      <w:marTop w:val="0"/>
      <w:marBottom w:val="0"/>
      <w:divBdr>
        <w:top w:val="none" w:sz="0" w:space="0" w:color="auto"/>
        <w:left w:val="none" w:sz="0" w:space="0" w:color="auto"/>
        <w:bottom w:val="none" w:sz="0" w:space="0" w:color="auto"/>
        <w:right w:val="none" w:sz="0" w:space="0" w:color="auto"/>
      </w:divBdr>
    </w:div>
    <w:div w:id="1724448812">
      <w:bodyDiv w:val="1"/>
      <w:marLeft w:val="0"/>
      <w:marRight w:val="0"/>
      <w:marTop w:val="0"/>
      <w:marBottom w:val="0"/>
      <w:divBdr>
        <w:top w:val="none" w:sz="0" w:space="0" w:color="auto"/>
        <w:left w:val="none" w:sz="0" w:space="0" w:color="auto"/>
        <w:bottom w:val="none" w:sz="0" w:space="0" w:color="auto"/>
        <w:right w:val="none" w:sz="0" w:space="0" w:color="auto"/>
      </w:divBdr>
    </w:div>
    <w:div w:id="1725910789">
      <w:bodyDiv w:val="1"/>
      <w:marLeft w:val="0"/>
      <w:marRight w:val="0"/>
      <w:marTop w:val="0"/>
      <w:marBottom w:val="0"/>
      <w:divBdr>
        <w:top w:val="none" w:sz="0" w:space="0" w:color="auto"/>
        <w:left w:val="none" w:sz="0" w:space="0" w:color="auto"/>
        <w:bottom w:val="none" w:sz="0" w:space="0" w:color="auto"/>
        <w:right w:val="none" w:sz="0" w:space="0" w:color="auto"/>
      </w:divBdr>
    </w:div>
    <w:div w:id="1726684226">
      <w:bodyDiv w:val="1"/>
      <w:marLeft w:val="0"/>
      <w:marRight w:val="0"/>
      <w:marTop w:val="0"/>
      <w:marBottom w:val="0"/>
      <w:divBdr>
        <w:top w:val="none" w:sz="0" w:space="0" w:color="auto"/>
        <w:left w:val="none" w:sz="0" w:space="0" w:color="auto"/>
        <w:bottom w:val="none" w:sz="0" w:space="0" w:color="auto"/>
        <w:right w:val="none" w:sz="0" w:space="0" w:color="auto"/>
      </w:divBdr>
    </w:div>
    <w:div w:id="1727100093">
      <w:bodyDiv w:val="1"/>
      <w:marLeft w:val="0"/>
      <w:marRight w:val="0"/>
      <w:marTop w:val="0"/>
      <w:marBottom w:val="0"/>
      <w:divBdr>
        <w:top w:val="none" w:sz="0" w:space="0" w:color="auto"/>
        <w:left w:val="none" w:sz="0" w:space="0" w:color="auto"/>
        <w:bottom w:val="none" w:sz="0" w:space="0" w:color="auto"/>
        <w:right w:val="none" w:sz="0" w:space="0" w:color="auto"/>
      </w:divBdr>
    </w:div>
    <w:div w:id="1729496030">
      <w:bodyDiv w:val="1"/>
      <w:marLeft w:val="0"/>
      <w:marRight w:val="0"/>
      <w:marTop w:val="0"/>
      <w:marBottom w:val="0"/>
      <w:divBdr>
        <w:top w:val="none" w:sz="0" w:space="0" w:color="auto"/>
        <w:left w:val="none" w:sz="0" w:space="0" w:color="auto"/>
        <w:bottom w:val="none" w:sz="0" w:space="0" w:color="auto"/>
        <w:right w:val="none" w:sz="0" w:space="0" w:color="auto"/>
      </w:divBdr>
    </w:div>
    <w:div w:id="1729570236">
      <w:bodyDiv w:val="1"/>
      <w:marLeft w:val="0"/>
      <w:marRight w:val="0"/>
      <w:marTop w:val="0"/>
      <w:marBottom w:val="0"/>
      <w:divBdr>
        <w:top w:val="none" w:sz="0" w:space="0" w:color="auto"/>
        <w:left w:val="none" w:sz="0" w:space="0" w:color="auto"/>
        <w:bottom w:val="none" w:sz="0" w:space="0" w:color="auto"/>
        <w:right w:val="none" w:sz="0" w:space="0" w:color="auto"/>
      </w:divBdr>
    </w:div>
    <w:div w:id="1730570163">
      <w:bodyDiv w:val="1"/>
      <w:marLeft w:val="0"/>
      <w:marRight w:val="0"/>
      <w:marTop w:val="0"/>
      <w:marBottom w:val="0"/>
      <w:divBdr>
        <w:top w:val="none" w:sz="0" w:space="0" w:color="auto"/>
        <w:left w:val="none" w:sz="0" w:space="0" w:color="auto"/>
        <w:bottom w:val="none" w:sz="0" w:space="0" w:color="auto"/>
        <w:right w:val="none" w:sz="0" w:space="0" w:color="auto"/>
      </w:divBdr>
    </w:div>
    <w:div w:id="1733969328">
      <w:bodyDiv w:val="1"/>
      <w:marLeft w:val="0"/>
      <w:marRight w:val="0"/>
      <w:marTop w:val="0"/>
      <w:marBottom w:val="0"/>
      <w:divBdr>
        <w:top w:val="none" w:sz="0" w:space="0" w:color="auto"/>
        <w:left w:val="none" w:sz="0" w:space="0" w:color="auto"/>
        <w:bottom w:val="none" w:sz="0" w:space="0" w:color="auto"/>
        <w:right w:val="none" w:sz="0" w:space="0" w:color="auto"/>
      </w:divBdr>
    </w:div>
    <w:div w:id="1739743047">
      <w:bodyDiv w:val="1"/>
      <w:marLeft w:val="0"/>
      <w:marRight w:val="0"/>
      <w:marTop w:val="0"/>
      <w:marBottom w:val="0"/>
      <w:divBdr>
        <w:top w:val="none" w:sz="0" w:space="0" w:color="auto"/>
        <w:left w:val="none" w:sz="0" w:space="0" w:color="auto"/>
        <w:bottom w:val="none" w:sz="0" w:space="0" w:color="auto"/>
        <w:right w:val="none" w:sz="0" w:space="0" w:color="auto"/>
      </w:divBdr>
    </w:div>
    <w:div w:id="1740596350">
      <w:bodyDiv w:val="1"/>
      <w:marLeft w:val="0"/>
      <w:marRight w:val="0"/>
      <w:marTop w:val="0"/>
      <w:marBottom w:val="0"/>
      <w:divBdr>
        <w:top w:val="none" w:sz="0" w:space="0" w:color="auto"/>
        <w:left w:val="none" w:sz="0" w:space="0" w:color="auto"/>
        <w:bottom w:val="none" w:sz="0" w:space="0" w:color="auto"/>
        <w:right w:val="none" w:sz="0" w:space="0" w:color="auto"/>
      </w:divBdr>
    </w:div>
    <w:div w:id="1747991519">
      <w:bodyDiv w:val="1"/>
      <w:marLeft w:val="0"/>
      <w:marRight w:val="0"/>
      <w:marTop w:val="0"/>
      <w:marBottom w:val="0"/>
      <w:divBdr>
        <w:top w:val="none" w:sz="0" w:space="0" w:color="auto"/>
        <w:left w:val="none" w:sz="0" w:space="0" w:color="auto"/>
        <w:bottom w:val="none" w:sz="0" w:space="0" w:color="auto"/>
        <w:right w:val="none" w:sz="0" w:space="0" w:color="auto"/>
      </w:divBdr>
    </w:div>
    <w:div w:id="1754162107">
      <w:bodyDiv w:val="1"/>
      <w:marLeft w:val="0"/>
      <w:marRight w:val="0"/>
      <w:marTop w:val="0"/>
      <w:marBottom w:val="0"/>
      <w:divBdr>
        <w:top w:val="none" w:sz="0" w:space="0" w:color="auto"/>
        <w:left w:val="none" w:sz="0" w:space="0" w:color="auto"/>
        <w:bottom w:val="none" w:sz="0" w:space="0" w:color="auto"/>
        <w:right w:val="none" w:sz="0" w:space="0" w:color="auto"/>
      </w:divBdr>
    </w:div>
    <w:div w:id="1755324117">
      <w:bodyDiv w:val="1"/>
      <w:marLeft w:val="0"/>
      <w:marRight w:val="0"/>
      <w:marTop w:val="0"/>
      <w:marBottom w:val="0"/>
      <w:divBdr>
        <w:top w:val="none" w:sz="0" w:space="0" w:color="auto"/>
        <w:left w:val="none" w:sz="0" w:space="0" w:color="auto"/>
        <w:bottom w:val="none" w:sz="0" w:space="0" w:color="auto"/>
        <w:right w:val="none" w:sz="0" w:space="0" w:color="auto"/>
      </w:divBdr>
    </w:div>
    <w:div w:id="1757247139">
      <w:bodyDiv w:val="1"/>
      <w:marLeft w:val="0"/>
      <w:marRight w:val="0"/>
      <w:marTop w:val="0"/>
      <w:marBottom w:val="0"/>
      <w:divBdr>
        <w:top w:val="none" w:sz="0" w:space="0" w:color="auto"/>
        <w:left w:val="none" w:sz="0" w:space="0" w:color="auto"/>
        <w:bottom w:val="none" w:sz="0" w:space="0" w:color="auto"/>
        <w:right w:val="none" w:sz="0" w:space="0" w:color="auto"/>
      </w:divBdr>
    </w:div>
    <w:div w:id="1761172367">
      <w:bodyDiv w:val="1"/>
      <w:marLeft w:val="0"/>
      <w:marRight w:val="0"/>
      <w:marTop w:val="0"/>
      <w:marBottom w:val="0"/>
      <w:divBdr>
        <w:top w:val="none" w:sz="0" w:space="0" w:color="auto"/>
        <w:left w:val="none" w:sz="0" w:space="0" w:color="auto"/>
        <w:bottom w:val="none" w:sz="0" w:space="0" w:color="auto"/>
        <w:right w:val="none" w:sz="0" w:space="0" w:color="auto"/>
      </w:divBdr>
    </w:div>
    <w:div w:id="1765571913">
      <w:bodyDiv w:val="1"/>
      <w:marLeft w:val="0"/>
      <w:marRight w:val="0"/>
      <w:marTop w:val="0"/>
      <w:marBottom w:val="0"/>
      <w:divBdr>
        <w:top w:val="none" w:sz="0" w:space="0" w:color="auto"/>
        <w:left w:val="none" w:sz="0" w:space="0" w:color="auto"/>
        <w:bottom w:val="none" w:sz="0" w:space="0" w:color="auto"/>
        <w:right w:val="none" w:sz="0" w:space="0" w:color="auto"/>
      </w:divBdr>
    </w:div>
    <w:div w:id="1765954599">
      <w:bodyDiv w:val="1"/>
      <w:marLeft w:val="0"/>
      <w:marRight w:val="0"/>
      <w:marTop w:val="0"/>
      <w:marBottom w:val="0"/>
      <w:divBdr>
        <w:top w:val="none" w:sz="0" w:space="0" w:color="auto"/>
        <w:left w:val="none" w:sz="0" w:space="0" w:color="auto"/>
        <w:bottom w:val="none" w:sz="0" w:space="0" w:color="auto"/>
        <w:right w:val="none" w:sz="0" w:space="0" w:color="auto"/>
      </w:divBdr>
    </w:div>
    <w:div w:id="1766464680">
      <w:bodyDiv w:val="1"/>
      <w:marLeft w:val="0"/>
      <w:marRight w:val="0"/>
      <w:marTop w:val="0"/>
      <w:marBottom w:val="0"/>
      <w:divBdr>
        <w:top w:val="none" w:sz="0" w:space="0" w:color="auto"/>
        <w:left w:val="none" w:sz="0" w:space="0" w:color="auto"/>
        <w:bottom w:val="none" w:sz="0" w:space="0" w:color="auto"/>
        <w:right w:val="none" w:sz="0" w:space="0" w:color="auto"/>
      </w:divBdr>
    </w:div>
    <w:div w:id="1767077288">
      <w:bodyDiv w:val="1"/>
      <w:marLeft w:val="0"/>
      <w:marRight w:val="0"/>
      <w:marTop w:val="0"/>
      <w:marBottom w:val="0"/>
      <w:divBdr>
        <w:top w:val="none" w:sz="0" w:space="0" w:color="auto"/>
        <w:left w:val="none" w:sz="0" w:space="0" w:color="auto"/>
        <w:bottom w:val="none" w:sz="0" w:space="0" w:color="auto"/>
        <w:right w:val="none" w:sz="0" w:space="0" w:color="auto"/>
      </w:divBdr>
    </w:div>
    <w:div w:id="1767191339">
      <w:bodyDiv w:val="1"/>
      <w:marLeft w:val="0"/>
      <w:marRight w:val="0"/>
      <w:marTop w:val="0"/>
      <w:marBottom w:val="0"/>
      <w:divBdr>
        <w:top w:val="none" w:sz="0" w:space="0" w:color="auto"/>
        <w:left w:val="none" w:sz="0" w:space="0" w:color="auto"/>
        <w:bottom w:val="none" w:sz="0" w:space="0" w:color="auto"/>
        <w:right w:val="none" w:sz="0" w:space="0" w:color="auto"/>
      </w:divBdr>
    </w:div>
    <w:div w:id="1767967530">
      <w:bodyDiv w:val="1"/>
      <w:marLeft w:val="0"/>
      <w:marRight w:val="0"/>
      <w:marTop w:val="0"/>
      <w:marBottom w:val="0"/>
      <w:divBdr>
        <w:top w:val="none" w:sz="0" w:space="0" w:color="auto"/>
        <w:left w:val="none" w:sz="0" w:space="0" w:color="auto"/>
        <w:bottom w:val="none" w:sz="0" w:space="0" w:color="auto"/>
        <w:right w:val="none" w:sz="0" w:space="0" w:color="auto"/>
      </w:divBdr>
    </w:div>
    <w:div w:id="1770852346">
      <w:bodyDiv w:val="1"/>
      <w:marLeft w:val="0"/>
      <w:marRight w:val="0"/>
      <w:marTop w:val="0"/>
      <w:marBottom w:val="0"/>
      <w:divBdr>
        <w:top w:val="none" w:sz="0" w:space="0" w:color="auto"/>
        <w:left w:val="none" w:sz="0" w:space="0" w:color="auto"/>
        <w:bottom w:val="none" w:sz="0" w:space="0" w:color="auto"/>
        <w:right w:val="none" w:sz="0" w:space="0" w:color="auto"/>
      </w:divBdr>
    </w:div>
    <w:div w:id="1772505829">
      <w:bodyDiv w:val="1"/>
      <w:marLeft w:val="0"/>
      <w:marRight w:val="0"/>
      <w:marTop w:val="0"/>
      <w:marBottom w:val="0"/>
      <w:divBdr>
        <w:top w:val="none" w:sz="0" w:space="0" w:color="auto"/>
        <w:left w:val="none" w:sz="0" w:space="0" w:color="auto"/>
        <w:bottom w:val="none" w:sz="0" w:space="0" w:color="auto"/>
        <w:right w:val="none" w:sz="0" w:space="0" w:color="auto"/>
      </w:divBdr>
    </w:div>
    <w:div w:id="1772555339">
      <w:bodyDiv w:val="1"/>
      <w:marLeft w:val="0"/>
      <w:marRight w:val="0"/>
      <w:marTop w:val="0"/>
      <w:marBottom w:val="0"/>
      <w:divBdr>
        <w:top w:val="none" w:sz="0" w:space="0" w:color="auto"/>
        <w:left w:val="none" w:sz="0" w:space="0" w:color="auto"/>
        <w:bottom w:val="none" w:sz="0" w:space="0" w:color="auto"/>
        <w:right w:val="none" w:sz="0" w:space="0" w:color="auto"/>
      </w:divBdr>
    </w:div>
    <w:div w:id="1773818934">
      <w:bodyDiv w:val="1"/>
      <w:marLeft w:val="0"/>
      <w:marRight w:val="0"/>
      <w:marTop w:val="0"/>
      <w:marBottom w:val="0"/>
      <w:divBdr>
        <w:top w:val="none" w:sz="0" w:space="0" w:color="auto"/>
        <w:left w:val="none" w:sz="0" w:space="0" w:color="auto"/>
        <w:bottom w:val="none" w:sz="0" w:space="0" w:color="auto"/>
        <w:right w:val="none" w:sz="0" w:space="0" w:color="auto"/>
      </w:divBdr>
    </w:div>
    <w:div w:id="1779106535">
      <w:bodyDiv w:val="1"/>
      <w:marLeft w:val="0"/>
      <w:marRight w:val="0"/>
      <w:marTop w:val="0"/>
      <w:marBottom w:val="0"/>
      <w:divBdr>
        <w:top w:val="none" w:sz="0" w:space="0" w:color="auto"/>
        <w:left w:val="none" w:sz="0" w:space="0" w:color="auto"/>
        <w:bottom w:val="none" w:sz="0" w:space="0" w:color="auto"/>
        <w:right w:val="none" w:sz="0" w:space="0" w:color="auto"/>
      </w:divBdr>
    </w:div>
    <w:div w:id="1780028144">
      <w:bodyDiv w:val="1"/>
      <w:marLeft w:val="0"/>
      <w:marRight w:val="0"/>
      <w:marTop w:val="0"/>
      <w:marBottom w:val="0"/>
      <w:divBdr>
        <w:top w:val="none" w:sz="0" w:space="0" w:color="auto"/>
        <w:left w:val="none" w:sz="0" w:space="0" w:color="auto"/>
        <w:bottom w:val="none" w:sz="0" w:space="0" w:color="auto"/>
        <w:right w:val="none" w:sz="0" w:space="0" w:color="auto"/>
      </w:divBdr>
    </w:div>
    <w:div w:id="1781991984">
      <w:bodyDiv w:val="1"/>
      <w:marLeft w:val="0"/>
      <w:marRight w:val="0"/>
      <w:marTop w:val="0"/>
      <w:marBottom w:val="0"/>
      <w:divBdr>
        <w:top w:val="none" w:sz="0" w:space="0" w:color="auto"/>
        <w:left w:val="none" w:sz="0" w:space="0" w:color="auto"/>
        <w:bottom w:val="none" w:sz="0" w:space="0" w:color="auto"/>
        <w:right w:val="none" w:sz="0" w:space="0" w:color="auto"/>
      </w:divBdr>
    </w:div>
    <w:div w:id="1783499998">
      <w:bodyDiv w:val="1"/>
      <w:marLeft w:val="0"/>
      <w:marRight w:val="0"/>
      <w:marTop w:val="0"/>
      <w:marBottom w:val="0"/>
      <w:divBdr>
        <w:top w:val="none" w:sz="0" w:space="0" w:color="auto"/>
        <w:left w:val="none" w:sz="0" w:space="0" w:color="auto"/>
        <w:bottom w:val="none" w:sz="0" w:space="0" w:color="auto"/>
        <w:right w:val="none" w:sz="0" w:space="0" w:color="auto"/>
      </w:divBdr>
    </w:div>
    <w:div w:id="1785267815">
      <w:bodyDiv w:val="1"/>
      <w:marLeft w:val="0"/>
      <w:marRight w:val="0"/>
      <w:marTop w:val="0"/>
      <w:marBottom w:val="0"/>
      <w:divBdr>
        <w:top w:val="none" w:sz="0" w:space="0" w:color="auto"/>
        <w:left w:val="none" w:sz="0" w:space="0" w:color="auto"/>
        <w:bottom w:val="none" w:sz="0" w:space="0" w:color="auto"/>
        <w:right w:val="none" w:sz="0" w:space="0" w:color="auto"/>
      </w:divBdr>
    </w:div>
    <w:div w:id="1791776183">
      <w:bodyDiv w:val="1"/>
      <w:marLeft w:val="0"/>
      <w:marRight w:val="0"/>
      <w:marTop w:val="0"/>
      <w:marBottom w:val="0"/>
      <w:divBdr>
        <w:top w:val="none" w:sz="0" w:space="0" w:color="auto"/>
        <w:left w:val="none" w:sz="0" w:space="0" w:color="auto"/>
        <w:bottom w:val="none" w:sz="0" w:space="0" w:color="auto"/>
        <w:right w:val="none" w:sz="0" w:space="0" w:color="auto"/>
      </w:divBdr>
    </w:div>
    <w:div w:id="1794326680">
      <w:bodyDiv w:val="1"/>
      <w:marLeft w:val="0"/>
      <w:marRight w:val="0"/>
      <w:marTop w:val="0"/>
      <w:marBottom w:val="0"/>
      <w:divBdr>
        <w:top w:val="none" w:sz="0" w:space="0" w:color="auto"/>
        <w:left w:val="none" w:sz="0" w:space="0" w:color="auto"/>
        <w:bottom w:val="none" w:sz="0" w:space="0" w:color="auto"/>
        <w:right w:val="none" w:sz="0" w:space="0" w:color="auto"/>
      </w:divBdr>
    </w:div>
    <w:div w:id="1800224273">
      <w:bodyDiv w:val="1"/>
      <w:marLeft w:val="0"/>
      <w:marRight w:val="0"/>
      <w:marTop w:val="0"/>
      <w:marBottom w:val="0"/>
      <w:divBdr>
        <w:top w:val="none" w:sz="0" w:space="0" w:color="auto"/>
        <w:left w:val="none" w:sz="0" w:space="0" w:color="auto"/>
        <w:bottom w:val="none" w:sz="0" w:space="0" w:color="auto"/>
        <w:right w:val="none" w:sz="0" w:space="0" w:color="auto"/>
      </w:divBdr>
    </w:div>
    <w:div w:id="1802380454">
      <w:bodyDiv w:val="1"/>
      <w:marLeft w:val="0"/>
      <w:marRight w:val="0"/>
      <w:marTop w:val="0"/>
      <w:marBottom w:val="0"/>
      <w:divBdr>
        <w:top w:val="none" w:sz="0" w:space="0" w:color="auto"/>
        <w:left w:val="none" w:sz="0" w:space="0" w:color="auto"/>
        <w:bottom w:val="none" w:sz="0" w:space="0" w:color="auto"/>
        <w:right w:val="none" w:sz="0" w:space="0" w:color="auto"/>
      </w:divBdr>
    </w:div>
    <w:div w:id="1805196897">
      <w:bodyDiv w:val="1"/>
      <w:marLeft w:val="0"/>
      <w:marRight w:val="0"/>
      <w:marTop w:val="0"/>
      <w:marBottom w:val="0"/>
      <w:divBdr>
        <w:top w:val="none" w:sz="0" w:space="0" w:color="auto"/>
        <w:left w:val="none" w:sz="0" w:space="0" w:color="auto"/>
        <w:bottom w:val="none" w:sz="0" w:space="0" w:color="auto"/>
        <w:right w:val="none" w:sz="0" w:space="0" w:color="auto"/>
      </w:divBdr>
    </w:div>
    <w:div w:id="1808205262">
      <w:bodyDiv w:val="1"/>
      <w:marLeft w:val="0"/>
      <w:marRight w:val="0"/>
      <w:marTop w:val="0"/>
      <w:marBottom w:val="0"/>
      <w:divBdr>
        <w:top w:val="none" w:sz="0" w:space="0" w:color="auto"/>
        <w:left w:val="none" w:sz="0" w:space="0" w:color="auto"/>
        <w:bottom w:val="none" w:sz="0" w:space="0" w:color="auto"/>
        <w:right w:val="none" w:sz="0" w:space="0" w:color="auto"/>
      </w:divBdr>
    </w:div>
    <w:div w:id="1809007779">
      <w:bodyDiv w:val="1"/>
      <w:marLeft w:val="0"/>
      <w:marRight w:val="0"/>
      <w:marTop w:val="0"/>
      <w:marBottom w:val="0"/>
      <w:divBdr>
        <w:top w:val="none" w:sz="0" w:space="0" w:color="auto"/>
        <w:left w:val="none" w:sz="0" w:space="0" w:color="auto"/>
        <w:bottom w:val="none" w:sz="0" w:space="0" w:color="auto"/>
        <w:right w:val="none" w:sz="0" w:space="0" w:color="auto"/>
      </w:divBdr>
    </w:div>
    <w:div w:id="1813324976">
      <w:bodyDiv w:val="1"/>
      <w:marLeft w:val="0"/>
      <w:marRight w:val="0"/>
      <w:marTop w:val="0"/>
      <w:marBottom w:val="0"/>
      <w:divBdr>
        <w:top w:val="none" w:sz="0" w:space="0" w:color="auto"/>
        <w:left w:val="none" w:sz="0" w:space="0" w:color="auto"/>
        <w:bottom w:val="none" w:sz="0" w:space="0" w:color="auto"/>
        <w:right w:val="none" w:sz="0" w:space="0" w:color="auto"/>
      </w:divBdr>
    </w:div>
    <w:div w:id="1814371319">
      <w:bodyDiv w:val="1"/>
      <w:marLeft w:val="0"/>
      <w:marRight w:val="0"/>
      <w:marTop w:val="0"/>
      <w:marBottom w:val="0"/>
      <w:divBdr>
        <w:top w:val="none" w:sz="0" w:space="0" w:color="auto"/>
        <w:left w:val="none" w:sz="0" w:space="0" w:color="auto"/>
        <w:bottom w:val="none" w:sz="0" w:space="0" w:color="auto"/>
        <w:right w:val="none" w:sz="0" w:space="0" w:color="auto"/>
      </w:divBdr>
    </w:div>
    <w:div w:id="1816873073">
      <w:bodyDiv w:val="1"/>
      <w:marLeft w:val="0"/>
      <w:marRight w:val="0"/>
      <w:marTop w:val="0"/>
      <w:marBottom w:val="0"/>
      <w:divBdr>
        <w:top w:val="none" w:sz="0" w:space="0" w:color="auto"/>
        <w:left w:val="none" w:sz="0" w:space="0" w:color="auto"/>
        <w:bottom w:val="none" w:sz="0" w:space="0" w:color="auto"/>
        <w:right w:val="none" w:sz="0" w:space="0" w:color="auto"/>
      </w:divBdr>
    </w:div>
    <w:div w:id="1816987234">
      <w:bodyDiv w:val="1"/>
      <w:marLeft w:val="0"/>
      <w:marRight w:val="0"/>
      <w:marTop w:val="0"/>
      <w:marBottom w:val="0"/>
      <w:divBdr>
        <w:top w:val="none" w:sz="0" w:space="0" w:color="auto"/>
        <w:left w:val="none" w:sz="0" w:space="0" w:color="auto"/>
        <w:bottom w:val="none" w:sz="0" w:space="0" w:color="auto"/>
        <w:right w:val="none" w:sz="0" w:space="0" w:color="auto"/>
      </w:divBdr>
    </w:div>
    <w:div w:id="1817184323">
      <w:bodyDiv w:val="1"/>
      <w:marLeft w:val="0"/>
      <w:marRight w:val="0"/>
      <w:marTop w:val="0"/>
      <w:marBottom w:val="0"/>
      <w:divBdr>
        <w:top w:val="none" w:sz="0" w:space="0" w:color="auto"/>
        <w:left w:val="none" w:sz="0" w:space="0" w:color="auto"/>
        <w:bottom w:val="none" w:sz="0" w:space="0" w:color="auto"/>
        <w:right w:val="none" w:sz="0" w:space="0" w:color="auto"/>
      </w:divBdr>
    </w:div>
    <w:div w:id="1818718135">
      <w:bodyDiv w:val="1"/>
      <w:marLeft w:val="0"/>
      <w:marRight w:val="0"/>
      <w:marTop w:val="0"/>
      <w:marBottom w:val="0"/>
      <w:divBdr>
        <w:top w:val="none" w:sz="0" w:space="0" w:color="auto"/>
        <w:left w:val="none" w:sz="0" w:space="0" w:color="auto"/>
        <w:bottom w:val="none" w:sz="0" w:space="0" w:color="auto"/>
        <w:right w:val="none" w:sz="0" w:space="0" w:color="auto"/>
      </w:divBdr>
    </w:div>
    <w:div w:id="1820342842">
      <w:bodyDiv w:val="1"/>
      <w:marLeft w:val="0"/>
      <w:marRight w:val="0"/>
      <w:marTop w:val="0"/>
      <w:marBottom w:val="0"/>
      <w:divBdr>
        <w:top w:val="none" w:sz="0" w:space="0" w:color="auto"/>
        <w:left w:val="none" w:sz="0" w:space="0" w:color="auto"/>
        <w:bottom w:val="none" w:sz="0" w:space="0" w:color="auto"/>
        <w:right w:val="none" w:sz="0" w:space="0" w:color="auto"/>
      </w:divBdr>
    </w:div>
    <w:div w:id="1820612739">
      <w:bodyDiv w:val="1"/>
      <w:marLeft w:val="0"/>
      <w:marRight w:val="0"/>
      <w:marTop w:val="0"/>
      <w:marBottom w:val="0"/>
      <w:divBdr>
        <w:top w:val="none" w:sz="0" w:space="0" w:color="auto"/>
        <w:left w:val="none" w:sz="0" w:space="0" w:color="auto"/>
        <w:bottom w:val="none" w:sz="0" w:space="0" w:color="auto"/>
        <w:right w:val="none" w:sz="0" w:space="0" w:color="auto"/>
      </w:divBdr>
    </w:div>
    <w:div w:id="1823883695">
      <w:bodyDiv w:val="1"/>
      <w:marLeft w:val="0"/>
      <w:marRight w:val="0"/>
      <w:marTop w:val="0"/>
      <w:marBottom w:val="0"/>
      <w:divBdr>
        <w:top w:val="none" w:sz="0" w:space="0" w:color="auto"/>
        <w:left w:val="none" w:sz="0" w:space="0" w:color="auto"/>
        <w:bottom w:val="none" w:sz="0" w:space="0" w:color="auto"/>
        <w:right w:val="none" w:sz="0" w:space="0" w:color="auto"/>
      </w:divBdr>
    </w:div>
    <w:div w:id="1827361159">
      <w:bodyDiv w:val="1"/>
      <w:marLeft w:val="0"/>
      <w:marRight w:val="0"/>
      <w:marTop w:val="0"/>
      <w:marBottom w:val="0"/>
      <w:divBdr>
        <w:top w:val="none" w:sz="0" w:space="0" w:color="auto"/>
        <w:left w:val="none" w:sz="0" w:space="0" w:color="auto"/>
        <w:bottom w:val="none" w:sz="0" w:space="0" w:color="auto"/>
        <w:right w:val="none" w:sz="0" w:space="0" w:color="auto"/>
      </w:divBdr>
    </w:div>
    <w:div w:id="1831556670">
      <w:bodyDiv w:val="1"/>
      <w:marLeft w:val="0"/>
      <w:marRight w:val="0"/>
      <w:marTop w:val="0"/>
      <w:marBottom w:val="0"/>
      <w:divBdr>
        <w:top w:val="none" w:sz="0" w:space="0" w:color="auto"/>
        <w:left w:val="none" w:sz="0" w:space="0" w:color="auto"/>
        <w:bottom w:val="none" w:sz="0" w:space="0" w:color="auto"/>
        <w:right w:val="none" w:sz="0" w:space="0" w:color="auto"/>
      </w:divBdr>
    </w:div>
    <w:div w:id="1833521049">
      <w:bodyDiv w:val="1"/>
      <w:marLeft w:val="0"/>
      <w:marRight w:val="0"/>
      <w:marTop w:val="0"/>
      <w:marBottom w:val="0"/>
      <w:divBdr>
        <w:top w:val="none" w:sz="0" w:space="0" w:color="auto"/>
        <w:left w:val="none" w:sz="0" w:space="0" w:color="auto"/>
        <w:bottom w:val="none" w:sz="0" w:space="0" w:color="auto"/>
        <w:right w:val="none" w:sz="0" w:space="0" w:color="auto"/>
      </w:divBdr>
    </w:div>
    <w:div w:id="1836722217">
      <w:bodyDiv w:val="1"/>
      <w:marLeft w:val="0"/>
      <w:marRight w:val="0"/>
      <w:marTop w:val="0"/>
      <w:marBottom w:val="0"/>
      <w:divBdr>
        <w:top w:val="none" w:sz="0" w:space="0" w:color="auto"/>
        <w:left w:val="none" w:sz="0" w:space="0" w:color="auto"/>
        <w:bottom w:val="none" w:sz="0" w:space="0" w:color="auto"/>
        <w:right w:val="none" w:sz="0" w:space="0" w:color="auto"/>
      </w:divBdr>
    </w:div>
    <w:div w:id="1843544600">
      <w:bodyDiv w:val="1"/>
      <w:marLeft w:val="0"/>
      <w:marRight w:val="0"/>
      <w:marTop w:val="0"/>
      <w:marBottom w:val="0"/>
      <w:divBdr>
        <w:top w:val="none" w:sz="0" w:space="0" w:color="auto"/>
        <w:left w:val="none" w:sz="0" w:space="0" w:color="auto"/>
        <w:bottom w:val="none" w:sz="0" w:space="0" w:color="auto"/>
        <w:right w:val="none" w:sz="0" w:space="0" w:color="auto"/>
      </w:divBdr>
    </w:div>
    <w:div w:id="1843856873">
      <w:bodyDiv w:val="1"/>
      <w:marLeft w:val="0"/>
      <w:marRight w:val="0"/>
      <w:marTop w:val="0"/>
      <w:marBottom w:val="0"/>
      <w:divBdr>
        <w:top w:val="none" w:sz="0" w:space="0" w:color="auto"/>
        <w:left w:val="none" w:sz="0" w:space="0" w:color="auto"/>
        <w:bottom w:val="none" w:sz="0" w:space="0" w:color="auto"/>
        <w:right w:val="none" w:sz="0" w:space="0" w:color="auto"/>
      </w:divBdr>
    </w:div>
    <w:div w:id="1843928829">
      <w:bodyDiv w:val="1"/>
      <w:marLeft w:val="0"/>
      <w:marRight w:val="0"/>
      <w:marTop w:val="0"/>
      <w:marBottom w:val="0"/>
      <w:divBdr>
        <w:top w:val="none" w:sz="0" w:space="0" w:color="auto"/>
        <w:left w:val="none" w:sz="0" w:space="0" w:color="auto"/>
        <w:bottom w:val="none" w:sz="0" w:space="0" w:color="auto"/>
        <w:right w:val="none" w:sz="0" w:space="0" w:color="auto"/>
      </w:divBdr>
    </w:div>
    <w:div w:id="1844465886">
      <w:bodyDiv w:val="1"/>
      <w:marLeft w:val="0"/>
      <w:marRight w:val="0"/>
      <w:marTop w:val="0"/>
      <w:marBottom w:val="0"/>
      <w:divBdr>
        <w:top w:val="none" w:sz="0" w:space="0" w:color="auto"/>
        <w:left w:val="none" w:sz="0" w:space="0" w:color="auto"/>
        <w:bottom w:val="none" w:sz="0" w:space="0" w:color="auto"/>
        <w:right w:val="none" w:sz="0" w:space="0" w:color="auto"/>
      </w:divBdr>
    </w:div>
    <w:div w:id="1844975327">
      <w:bodyDiv w:val="1"/>
      <w:marLeft w:val="0"/>
      <w:marRight w:val="0"/>
      <w:marTop w:val="0"/>
      <w:marBottom w:val="0"/>
      <w:divBdr>
        <w:top w:val="none" w:sz="0" w:space="0" w:color="auto"/>
        <w:left w:val="none" w:sz="0" w:space="0" w:color="auto"/>
        <w:bottom w:val="none" w:sz="0" w:space="0" w:color="auto"/>
        <w:right w:val="none" w:sz="0" w:space="0" w:color="auto"/>
      </w:divBdr>
    </w:div>
    <w:div w:id="1849254615">
      <w:bodyDiv w:val="1"/>
      <w:marLeft w:val="0"/>
      <w:marRight w:val="0"/>
      <w:marTop w:val="0"/>
      <w:marBottom w:val="0"/>
      <w:divBdr>
        <w:top w:val="none" w:sz="0" w:space="0" w:color="auto"/>
        <w:left w:val="none" w:sz="0" w:space="0" w:color="auto"/>
        <w:bottom w:val="none" w:sz="0" w:space="0" w:color="auto"/>
        <w:right w:val="none" w:sz="0" w:space="0" w:color="auto"/>
      </w:divBdr>
    </w:div>
    <w:div w:id="1849445900">
      <w:bodyDiv w:val="1"/>
      <w:marLeft w:val="0"/>
      <w:marRight w:val="0"/>
      <w:marTop w:val="0"/>
      <w:marBottom w:val="0"/>
      <w:divBdr>
        <w:top w:val="none" w:sz="0" w:space="0" w:color="auto"/>
        <w:left w:val="none" w:sz="0" w:space="0" w:color="auto"/>
        <w:bottom w:val="none" w:sz="0" w:space="0" w:color="auto"/>
        <w:right w:val="none" w:sz="0" w:space="0" w:color="auto"/>
      </w:divBdr>
    </w:div>
    <w:div w:id="1852185125">
      <w:bodyDiv w:val="1"/>
      <w:marLeft w:val="0"/>
      <w:marRight w:val="0"/>
      <w:marTop w:val="0"/>
      <w:marBottom w:val="0"/>
      <w:divBdr>
        <w:top w:val="none" w:sz="0" w:space="0" w:color="auto"/>
        <w:left w:val="none" w:sz="0" w:space="0" w:color="auto"/>
        <w:bottom w:val="none" w:sz="0" w:space="0" w:color="auto"/>
        <w:right w:val="none" w:sz="0" w:space="0" w:color="auto"/>
      </w:divBdr>
    </w:div>
    <w:div w:id="1853452495">
      <w:bodyDiv w:val="1"/>
      <w:marLeft w:val="0"/>
      <w:marRight w:val="0"/>
      <w:marTop w:val="0"/>
      <w:marBottom w:val="0"/>
      <w:divBdr>
        <w:top w:val="none" w:sz="0" w:space="0" w:color="auto"/>
        <w:left w:val="none" w:sz="0" w:space="0" w:color="auto"/>
        <w:bottom w:val="none" w:sz="0" w:space="0" w:color="auto"/>
        <w:right w:val="none" w:sz="0" w:space="0" w:color="auto"/>
      </w:divBdr>
    </w:div>
    <w:div w:id="1854176699">
      <w:bodyDiv w:val="1"/>
      <w:marLeft w:val="0"/>
      <w:marRight w:val="0"/>
      <w:marTop w:val="0"/>
      <w:marBottom w:val="0"/>
      <w:divBdr>
        <w:top w:val="none" w:sz="0" w:space="0" w:color="auto"/>
        <w:left w:val="none" w:sz="0" w:space="0" w:color="auto"/>
        <w:bottom w:val="none" w:sz="0" w:space="0" w:color="auto"/>
        <w:right w:val="none" w:sz="0" w:space="0" w:color="auto"/>
      </w:divBdr>
    </w:div>
    <w:div w:id="1862086936">
      <w:bodyDiv w:val="1"/>
      <w:marLeft w:val="0"/>
      <w:marRight w:val="0"/>
      <w:marTop w:val="0"/>
      <w:marBottom w:val="0"/>
      <w:divBdr>
        <w:top w:val="none" w:sz="0" w:space="0" w:color="auto"/>
        <w:left w:val="none" w:sz="0" w:space="0" w:color="auto"/>
        <w:bottom w:val="none" w:sz="0" w:space="0" w:color="auto"/>
        <w:right w:val="none" w:sz="0" w:space="0" w:color="auto"/>
      </w:divBdr>
    </w:div>
    <w:div w:id="1866168110">
      <w:bodyDiv w:val="1"/>
      <w:marLeft w:val="0"/>
      <w:marRight w:val="0"/>
      <w:marTop w:val="0"/>
      <w:marBottom w:val="0"/>
      <w:divBdr>
        <w:top w:val="none" w:sz="0" w:space="0" w:color="auto"/>
        <w:left w:val="none" w:sz="0" w:space="0" w:color="auto"/>
        <w:bottom w:val="none" w:sz="0" w:space="0" w:color="auto"/>
        <w:right w:val="none" w:sz="0" w:space="0" w:color="auto"/>
      </w:divBdr>
    </w:div>
    <w:div w:id="1875192487">
      <w:bodyDiv w:val="1"/>
      <w:marLeft w:val="0"/>
      <w:marRight w:val="0"/>
      <w:marTop w:val="0"/>
      <w:marBottom w:val="0"/>
      <w:divBdr>
        <w:top w:val="none" w:sz="0" w:space="0" w:color="auto"/>
        <w:left w:val="none" w:sz="0" w:space="0" w:color="auto"/>
        <w:bottom w:val="none" w:sz="0" w:space="0" w:color="auto"/>
        <w:right w:val="none" w:sz="0" w:space="0" w:color="auto"/>
      </w:divBdr>
    </w:div>
    <w:div w:id="1876889804">
      <w:bodyDiv w:val="1"/>
      <w:marLeft w:val="0"/>
      <w:marRight w:val="0"/>
      <w:marTop w:val="0"/>
      <w:marBottom w:val="0"/>
      <w:divBdr>
        <w:top w:val="none" w:sz="0" w:space="0" w:color="auto"/>
        <w:left w:val="none" w:sz="0" w:space="0" w:color="auto"/>
        <w:bottom w:val="none" w:sz="0" w:space="0" w:color="auto"/>
        <w:right w:val="none" w:sz="0" w:space="0" w:color="auto"/>
      </w:divBdr>
    </w:div>
    <w:div w:id="1879856290">
      <w:bodyDiv w:val="1"/>
      <w:marLeft w:val="0"/>
      <w:marRight w:val="0"/>
      <w:marTop w:val="0"/>
      <w:marBottom w:val="0"/>
      <w:divBdr>
        <w:top w:val="none" w:sz="0" w:space="0" w:color="auto"/>
        <w:left w:val="none" w:sz="0" w:space="0" w:color="auto"/>
        <w:bottom w:val="none" w:sz="0" w:space="0" w:color="auto"/>
        <w:right w:val="none" w:sz="0" w:space="0" w:color="auto"/>
      </w:divBdr>
    </w:div>
    <w:div w:id="1880432601">
      <w:bodyDiv w:val="1"/>
      <w:marLeft w:val="0"/>
      <w:marRight w:val="0"/>
      <w:marTop w:val="0"/>
      <w:marBottom w:val="0"/>
      <w:divBdr>
        <w:top w:val="none" w:sz="0" w:space="0" w:color="auto"/>
        <w:left w:val="none" w:sz="0" w:space="0" w:color="auto"/>
        <w:bottom w:val="none" w:sz="0" w:space="0" w:color="auto"/>
        <w:right w:val="none" w:sz="0" w:space="0" w:color="auto"/>
      </w:divBdr>
    </w:div>
    <w:div w:id="1882203997">
      <w:bodyDiv w:val="1"/>
      <w:marLeft w:val="0"/>
      <w:marRight w:val="0"/>
      <w:marTop w:val="0"/>
      <w:marBottom w:val="0"/>
      <w:divBdr>
        <w:top w:val="none" w:sz="0" w:space="0" w:color="auto"/>
        <w:left w:val="none" w:sz="0" w:space="0" w:color="auto"/>
        <w:bottom w:val="none" w:sz="0" w:space="0" w:color="auto"/>
        <w:right w:val="none" w:sz="0" w:space="0" w:color="auto"/>
      </w:divBdr>
    </w:div>
    <w:div w:id="1882549322">
      <w:bodyDiv w:val="1"/>
      <w:marLeft w:val="0"/>
      <w:marRight w:val="0"/>
      <w:marTop w:val="0"/>
      <w:marBottom w:val="0"/>
      <w:divBdr>
        <w:top w:val="none" w:sz="0" w:space="0" w:color="auto"/>
        <w:left w:val="none" w:sz="0" w:space="0" w:color="auto"/>
        <w:bottom w:val="none" w:sz="0" w:space="0" w:color="auto"/>
        <w:right w:val="none" w:sz="0" w:space="0" w:color="auto"/>
      </w:divBdr>
    </w:div>
    <w:div w:id="1887913580">
      <w:bodyDiv w:val="1"/>
      <w:marLeft w:val="0"/>
      <w:marRight w:val="0"/>
      <w:marTop w:val="0"/>
      <w:marBottom w:val="0"/>
      <w:divBdr>
        <w:top w:val="none" w:sz="0" w:space="0" w:color="auto"/>
        <w:left w:val="none" w:sz="0" w:space="0" w:color="auto"/>
        <w:bottom w:val="none" w:sz="0" w:space="0" w:color="auto"/>
        <w:right w:val="none" w:sz="0" w:space="0" w:color="auto"/>
      </w:divBdr>
    </w:div>
    <w:div w:id="1891845119">
      <w:bodyDiv w:val="1"/>
      <w:marLeft w:val="0"/>
      <w:marRight w:val="0"/>
      <w:marTop w:val="0"/>
      <w:marBottom w:val="0"/>
      <w:divBdr>
        <w:top w:val="none" w:sz="0" w:space="0" w:color="auto"/>
        <w:left w:val="none" w:sz="0" w:space="0" w:color="auto"/>
        <w:bottom w:val="none" w:sz="0" w:space="0" w:color="auto"/>
        <w:right w:val="none" w:sz="0" w:space="0" w:color="auto"/>
      </w:divBdr>
    </w:div>
    <w:div w:id="1893538205">
      <w:bodyDiv w:val="1"/>
      <w:marLeft w:val="0"/>
      <w:marRight w:val="0"/>
      <w:marTop w:val="0"/>
      <w:marBottom w:val="0"/>
      <w:divBdr>
        <w:top w:val="none" w:sz="0" w:space="0" w:color="auto"/>
        <w:left w:val="none" w:sz="0" w:space="0" w:color="auto"/>
        <w:bottom w:val="none" w:sz="0" w:space="0" w:color="auto"/>
        <w:right w:val="none" w:sz="0" w:space="0" w:color="auto"/>
      </w:divBdr>
    </w:div>
    <w:div w:id="1893928363">
      <w:bodyDiv w:val="1"/>
      <w:marLeft w:val="0"/>
      <w:marRight w:val="0"/>
      <w:marTop w:val="0"/>
      <w:marBottom w:val="0"/>
      <w:divBdr>
        <w:top w:val="none" w:sz="0" w:space="0" w:color="auto"/>
        <w:left w:val="none" w:sz="0" w:space="0" w:color="auto"/>
        <w:bottom w:val="none" w:sz="0" w:space="0" w:color="auto"/>
        <w:right w:val="none" w:sz="0" w:space="0" w:color="auto"/>
      </w:divBdr>
    </w:div>
    <w:div w:id="1895240500">
      <w:bodyDiv w:val="1"/>
      <w:marLeft w:val="0"/>
      <w:marRight w:val="0"/>
      <w:marTop w:val="0"/>
      <w:marBottom w:val="0"/>
      <w:divBdr>
        <w:top w:val="none" w:sz="0" w:space="0" w:color="auto"/>
        <w:left w:val="none" w:sz="0" w:space="0" w:color="auto"/>
        <w:bottom w:val="none" w:sz="0" w:space="0" w:color="auto"/>
        <w:right w:val="none" w:sz="0" w:space="0" w:color="auto"/>
      </w:divBdr>
    </w:div>
    <w:div w:id="1895964772">
      <w:bodyDiv w:val="1"/>
      <w:marLeft w:val="0"/>
      <w:marRight w:val="0"/>
      <w:marTop w:val="0"/>
      <w:marBottom w:val="0"/>
      <w:divBdr>
        <w:top w:val="none" w:sz="0" w:space="0" w:color="auto"/>
        <w:left w:val="none" w:sz="0" w:space="0" w:color="auto"/>
        <w:bottom w:val="none" w:sz="0" w:space="0" w:color="auto"/>
        <w:right w:val="none" w:sz="0" w:space="0" w:color="auto"/>
      </w:divBdr>
    </w:div>
    <w:div w:id="1896351902">
      <w:bodyDiv w:val="1"/>
      <w:marLeft w:val="0"/>
      <w:marRight w:val="0"/>
      <w:marTop w:val="0"/>
      <w:marBottom w:val="0"/>
      <w:divBdr>
        <w:top w:val="none" w:sz="0" w:space="0" w:color="auto"/>
        <w:left w:val="none" w:sz="0" w:space="0" w:color="auto"/>
        <w:bottom w:val="none" w:sz="0" w:space="0" w:color="auto"/>
        <w:right w:val="none" w:sz="0" w:space="0" w:color="auto"/>
      </w:divBdr>
    </w:div>
    <w:div w:id="1896770945">
      <w:bodyDiv w:val="1"/>
      <w:marLeft w:val="0"/>
      <w:marRight w:val="0"/>
      <w:marTop w:val="0"/>
      <w:marBottom w:val="0"/>
      <w:divBdr>
        <w:top w:val="none" w:sz="0" w:space="0" w:color="auto"/>
        <w:left w:val="none" w:sz="0" w:space="0" w:color="auto"/>
        <w:bottom w:val="none" w:sz="0" w:space="0" w:color="auto"/>
        <w:right w:val="none" w:sz="0" w:space="0" w:color="auto"/>
      </w:divBdr>
    </w:div>
    <w:div w:id="1898319534">
      <w:bodyDiv w:val="1"/>
      <w:marLeft w:val="0"/>
      <w:marRight w:val="0"/>
      <w:marTop w:val="0"/>
      <w:marBottom w:val="0"/>
      <w:divBdr>
        <w:top w:val="none" w:sz="0" w:space="0" w:color="auto"/>
        <w:left w:val="none" w:sz="0" w:space="0" w:color="auto"/>
        <w:bottom w:val="none" w:sz="0" w:space="0" w:color="auto"/>
        <w:right w:val="none" w:sz="0" w:space="0" w:color="auto"/>
      </w:divBdr>
    </w:div>
    <w:div w:id="1899197938">
      <w:bodyDiv w:val="1"/>
      <w:marLeft w:val="0"/>
      <w:marRight w:val="0"/>
      <w:marTop w:val="0"/>
      <w:marBottom w:val="0"/>
      <w:divBdr>
        <w:top w:val="none" w:sz="0" w:space="0" w:color="auto"/>
        <w:left w:val="none" w:sz="0" w:space="0" w:color="auto"/>
        <w:bottom w:val="none" w:sz="0" w:space="0" w:color="auto"/>
        <w:right w:val="none" w:sz="0" w:space="0" w:color="auto"/>
      </w:divBdr>
    </w:div>
    <w:div w:id="1900432349">
      <w:bodyDiv w:val="1"/>
      <w:marLeft w:val="0"/>
      <w:marRight w:val="0"/>
      <w:marTop w:val="0"/>
      <w:marBottom w:val="0"/>
      <w:divBdr>
        <w:top w:val="none" w:sz="0" w:space="0" w:color="auto"/>
        <w:left w:val="none" w:sz="0" w:space="0" w:color="auto"/>
        <w:bottom w:val="none" w:sz="0" w:space="0" w:color="auto"/>
        <w:right w:val="none" w:sz="0" w:space="0" w:color="auto"/>
      </w:divBdr>
    </w:div>
    <w:div w:id="1908958654">
      <w:bodyDiv w:val="1"/>
      <w:marLeft w:val="0"/>
      <w:marRight w:val="0"/>
      <w:marTop w:val="0"/>
      <w:marBottom w:val="0"/>
      <w:divBdr>
        <w:top w:val="none" w:sz="0" w:space="0" w:color="auto"/>
        <w:left w:val="none" w:sz="0" w:space="0" w:color="auto"/>
        <w:bottom w:val="none" w:sz="0" w:space="0" w:color="auto"/>
        <w:right w:val="none" w:sz="0" w:space="0" w:color="auto"/>
      </w:divBdr>
    </w:div>
    <w:div w:id="1910385764">
      <w:bodyDiv w:val="1"/>
      <w:marLeft w:val="0"/>
      <w:marRight w:val="0"/>
      <w:marTop w:val="0"/>
      <w:marBottom w:val="0"/>
      <w:divBdr>
        <w:top w:val="none" w:sz="0" w:space="0" w:color="auto"/>
        <w:left w:val="none" w:sz="0" w:space="0" w:color="auto"/>
        <w:bottom w:val="none" w:sz="0" w:space="0" w:color="auto"/>
        <w:right w:val="none" w:sz="0" w:space="0" w:color="auto"/>
      </w:divBdr>
    </w:div>
    <w:div w:id="1913350577">
      <w:bodyDiv w:val="1"/>
      <w:marLeft w:val="0"/>
      <w:marRight w:val="0"/>
      <w:marTop w:val="0"/>
      <w:marBottom w:val="0"/>
      <w:divBdr>
        <w:top w:val="none" w:sz="0" w:space="0" w:color="auto"/>
        <w:left w:val="none" w:sz="0" w:space="0" w:color="auto"/>
        <w:bottom w:val="none" w:sz="0" w:space="0" w:color="auto"/>
        <w:right w:val="none" w:sz="0" w:space="0" w:color="auto"/>
      </w:divBdr>
    </w:div>
    <w:div w:id="1913351196">
      <w:bodyDiv w:val="1"/>
      <w:marLeft w:val="0"/>
      <w:marRight w:val="0"/>
      <w:marTop w:val="0"/>
      <w:marBottom w:val="0"/>
      <w:divBdr>
        <w:top w:val="none" w:sz="0" w:space="0" w:color="auto"/>
        <w:left w:val="none" w:sz="0" w:space="0" w:color="auto"/>
        <w:bottom w:val="none" w:sz="0" w:space="0" w:color="auto"/>
        <w:right w:val="none" w:sz="0" w:space="0" w:color="auto"/>
      </w:divBdr>
    </w:div>
    <w:div w:id="1917276785">
      <w:bodyDiv w:val="1"/>
      <w:marLeft w:val="0"/>
      <w:marRight w:val="0"/>
      <w:marTop w:val="0"/>
      <w:marBottom w:val="0"/>
      <w:divBdr>
        <w:top w:val="none" w:sz="0" w:space="0" w:color="auto"/>
        <w:left w:val="none" w:sz="0" w:space="0" w:color="auto"/>
        <w:bottom w:val="none" w:sz="0" w:space="0" w:color="auto"/>
        <w:right w:val="none" w:sz="0" w:space="0" w:color="auto"/>
      </w:divBdr>
    </w:div>
    <w:div w:id="1918861219">
      <w:bodyDiv w:val="1"/>
      <w:marLeft w:val="0"/>
      <w:marRight w:val="0"/>
      <w:marTop w:val="0"/>
      <w:marBottom w:val="0"/>
      <w:divBdr>
        <w:top w:val="none" w:sz="0" w:space="0" w:color="auto"/>
        <w:left w:val="none" w:sz="0" w:space="0" w:color="auto"/>
        <w:bottom w:val="none" w:sz="0" w:space="0" w:color="auto"/>
        <w:right w:val="none" w:sz="0" w:space="0" w:color="auto"/>
      </w:divBdr>
    </w:div>
    <w:div w:id="1921022945">
      <w:bodyDiv w:val="1"/>
      <w:marLeft w:val="0"/>
      <w:marRight w:val="0"/>
      <w:marTop w:val="0"/>
      <w:marBottom w:val="0"/>
      <w:divBdr>
        <w:top w:val="none" w:sz="0" w:space="0" w:color="auto"/>
        <w:left w:val="none" w:sz="0" w:space="0" w:color="auto"/>
        <w:bottom w:val="none" w:sz="0" w:space="0" w:color="auto"/>
        <w:right w:val="none" w:sz="0" w:space="0" w:color="auto"/>
      </w:divBdr>
    </w:div>
    <w:div w:id="1926110554">
      <w:bodyDiv w:val="1"/>
      <w:marLeft w:val="0"/>
      <w:marRight w:val="0"/>
      <w:marTop w:val="0"/>
      <w:marBottom w:val="0"/>
      <w:divBdr>
        <w:top w:val="none" w:sz="0" w:space="0" w:color="auto"/>
        <w:left w:val="none" w:sz="0" w:space="0" w:color="auto"/>
        <w:bottom w:val="none" w:sz="0" w:space="0" w:color="auto"/>
        <w:right w:val="none" w:sz="0" w:space="0" w:color="auto"/>
      </w:divBdr>
    </w:div>
    <w:div w:id="1927106421">
      <w:bodyDiv w:val="1"/>
      <w:marLeft w:val="0"/>
      <w:marRight w:val="0"/>
      <w:marTop w:val="0"/>
      <w:marBottom w:val="0"/>
      <w:divBdr>
        <w:top w:val="none" w:sz="0" w:space="0" w:color="auto"/>
        <w:left w:val="none" w:sz="0" w:space="0" w:color="auto"/>
        <w:bottom w:val="none" w:sz="0" w:space="0" w:color="auto"/>
        <w:right w:val="none" w:sz="0" w:space="0" w:color="auto"/>
      </w:divBdr>
    </w:div>
    <w:div w:id="1928344183">
      <w:bodyDiv w:val="1"/>
      <w:marLeft w:val="0"/>
      <w:marRight w:val="0"/>
      <w:marTop w:val="0"/>
      <w:marBottom w:val="0"/>
      <w:divBdr>
        <w:top w:val="none" w:sz="0" w:space="0" w:color="auto"/>
        <w:left w:val="none" w:sz="0" w:space="0" w:color="auto"/>
        <w:bottom w:val="none" w:sz="0" w:space="0" w:color="auto"/>
        <w:right w:val="none" w:sz="0" w:space="0" w:color="auto"/>
      </w:divBdr>
    </w:div>
    <w:div w:id="1938052779">
      <w:bodyDiv w:val="1"/>
      <w:marLeft w:val="0"/>
      <w:marRight w:val="0"/>
      <w:marTop w:val="0"/>
      <w:marBottom w:val="0"/>
      <w:divBdr>
        <w:top w:val="none" w:sz="0" w:space="0" w:color="auto"/>
        <w:left w:val="none" w:sz="0" w:space="0" w:color="auto"/>
        <w:bottom w:val="none" w:sz="0" w:space="0" w:color="auto"/>
        <w:right w:val="none" w:sz="0" w:space="0" w:color="auto"/>
      </w:divBdr>
    </w:div>
    <w:div w:id="1938125708">
      <w:bodyDiv w:val="1"/>
      <w:marLeft w:val="0"/>
      <w:marRight w:val="0"/>
      <w:marTop w:val="0"/>
      <w:marBottom w:val="0"/>
      <w:divBdr>
        <w:top w:val="none" w:sz="0" w:space="0" w:color="auto"/>
        <w:left w:val="none" w:sz="0" w:space="0" w:color="auto"/>
        <w:bottom w:val="none" w:sz="0" w:space="0" w:color="auto"/>
        <w:right w:val="none" w:sz="0" w:space="0" w:color="auto"/>
      </w:divBdr>
    </w:div>
    <w:div w:id="1938364084">
      <w:bodyDiv w:val="1"/>
      <w:marLeft w:val="0"/>
      <w:marRight w:val="0"/>
      <w:marTop w:val="0"/>
      <w:marBottom w:val="0"/>
      <w:divBdr>
        <w:top w:val="none" w:sz="0" w:space="0" w:color="auto"/>
        <w:left w:val="none" w:sz="0" w:space="0" w:color="auto"/>
        <w:bottom w:val="none" w:sz="0" w:space="0" w:color="auto"/>
        <w:right w:val="none" w:sz="0" w:space="0" w:color="auto"/>
      </w:divBdr>
    </w:div>
    <w:div w:id="1942058637">
      <w:bodyDiv w:val="1"/>
      <w:marLeft w:val="0"/>
      <w:marRight w:val="0"/>
      <w:marTop w:val="0"/>
      <w:marBottom w:val="0"/>
      <w:divBdr>
        <w:top w:val="none" w:sz="0" w:space="0" w:color="auto"/>
        <w:left w:val="none" w:sz="0" w:space="0" w:color="auto"/>
        <w:bottom w:val="none" w:sz="0" w:space="0" w:color="auto"/>
        <w:right w:val="none" w:sz="0" w:space="0" w:color="auto"/>
      </w:divBdr>
    </w:div>
    <w:div w:id="1944797865">
      <w:bodyDiv w:val="1"/>
      <w:marLeft w:val="0"/>
      <w:marRight w:val="0"/>
      <w:marTop w:val="0"/>
      <w:marBottom w:val="0"/>
      <w:divBdr>
        <w:top w:val="none" w:sz="0" w:space="0" w:color="auto"/>
        <w:left w:val="none" w:sz="0" w:space="0" w:color="auto"/>
        <w:bottom w:val="none" w:sz="0" w:space="0" w:color="auto"/>
        <w:right w:val="none" w:sz="0" w:space="0" w:color="auto"/>
      </w:divBdr>
    </w:div>
    <w:div w:id="1947423300">
      <w:bodyDiv w:val="1"/>
      <w:marLeft w:val="0"/>
      <w:marRight w:val="0"/>
      <w:marTop w:val="0"/>
      <w:marBottom w:val="0"/>
      <w:divBdr>
        <w:top w:val="none" w:sz="0" w:space="0" w:color="auto"/>
        <w:left w:val="none" w:sz="0" w:space="0" w:color="auto"/>
        <w:bottom w:val="none" w:sz="0" w:space="0" w:color="auto"/>
        <w:right w:val="none" w:sz="0" w:space="0" w:color="auto"/>
      </w:divBdr>
    </w:div>
    <w:div w:id="1948393187">
      <w:bodyDiv w:val="1"/>
      <w:marLeft w:val="0"/>
      <w:marRight w:val="0"/>
      <w:marTop w:val="0"/>
      <w:marBottom w:val="0"/>
      <w:divBdr>
        <w:top w:val="none" w:sz="0" w:space="0" w:color="auto"/>
        <w:left w:val="none" w:sz="0" w:space="0" w:color="auto"/>
        <w:bottom w:val="none" w:sz="0" w:space="0" w:color="auto"/>
        <w:right w:val="none" w:sz="0" w:space="0" w:color="auto"/>
      </w:divBdr>
    </w:div>
    <w:div w:id="1950307289">
      <w:bodyDiv w:val="1"/>
      <w:marLeft w:val="0"/>
      <w:marRight w:val="0"/>
      <w:marTop w:val="0"/>
      <w:marBottom w:val="0"/>
      <w:divBdr>
        <w:top w:val="none" w:sz="0" w:space="0" w:color="auto"/>
        <w:left w:val="none" w:sz="0" w:space="0" w:color="auto"/>
        <w:bottom w:val="none" w:sz="0" w:space="0" w:color="auto"/>
        <w:right w:val="none" w:sz="0" w:space="0" w:color="auto"/>
      </w:divBdr>
    </w:div>
    <w:div w:id="1954284317">
      <w:bodyDiv w:val="1"/>
      <w:marLeft w:val="0"/>
      <w:marRight w:val="0"/>
      <w:marTop w:val="0"/>
      <w:marBottom w:val="0"/>
      <w:divBdr>
        <w:top w:val="none" w:sz="0" w:space="0" w:color="auto"/>
        <w:left w:val="none" w:sz="0" w:space="0" w:color="auto"/>
        <w:bottom w:val="none" w:sz="0" w:space="0" w:color="auto"/>
        <w:right w:val="none" w:sz="0" w:space="0" w:color="auto"/>
      </w:divBdr>
    </w:div>
    <w:div w:id="1954826798">
      <w:bodyDiv w:val="1"/>
      <w:marLeft w:val="0"/>
      <w:marRight w:val="0"/>
      <w:marTop w:val="0"/>
      <w:marBottom w:val="0"/>
      <w:divBdr>
        <w:top w:val="none" w:sz="0" w:space="0" w:color="auto"/>
        <w:left w:val="none" w:sz="0" w:space="0" w:color="auto"/>
        <w:bottom w:val="none" w:sz="0" w:space="0" w:color="auto"/>
        <w:right w:val="none" w:sz="0" w:space="0" w:color="auto"/>
      </w:divBdr>
    </w:div>
    <w:div w:id="1956251734">
      <w:bodyDiv w:val="1"/>
      <w:marLeft w:val="0"/>
      <w:marRight w:val="0"/>
      <w:marTop w:val="0"/>
      <w:marBottom w:val="0"/>
      <w:divBdr>
        <w:top w:val="none" w:sz="0" w:space="0" w:color="auto"/>
        <w:left w:val="none" w:sz="0" w:space="0" w:color="auto"/>
        <w:bottom w:val="none" w:sz="0" w:space="0" w:color="auto"/>
        <w:right w:val="none" w:sz="0" w:space="0" w:color="auto"/>
      </w:divBdr>
    </w:div>
    <w:div w:id="1957364857">
      <w:bodyDiv w:val="1"/>
      <w:marLeft w:val="0"/>
      <w:marRight w:val="0"/>
      <w:marTop w:val="0"/>
      <w:marBottom w:val="0"/>
      <w:divBdr>
        <w:top w:val="none" w:sz="0" w:space="0" w:color="auto"/>
        <w:left w:val="none" w:sz="0" w:space="0" w:color="auto"/>
        <w:bottom w:val="none" w:sz="0" w:space="0" w:color="auto"/>
        <w:right w:val="none" w:sz="0" w:space="0" w:color="auto"/>
      </w:divBdr>
    </w:div>
    <w:div w:id="1957634986">
      <w:bodyDiv w:val="1"/>
      <w:marLeft w:val="0"/>
      <w:marRight w:val="0"/>
      <w:marTop w:val="0"/>
      <w:marBottom w:val="0"/>
      <w:divBdr>
        <w:top w:val="none" w:sz="0" w:space="0" w:color="auto"/>
        <w:left w:val="none" w:sz="0" w:space="0" w:color="auto"/>
        <w:bottom w:val="none" w:sz="0" w:space="0" w:color="auto"/>
        <w:right w:val="none" w:sz="0" w:space="0" w:color="auto"/>
      </w:divBdr>
    </w:div>
    <w:div w:id="1959600941">
      <w:bodyDiv w:val="1"/>
      <w:marLeft w:val="0"/>
      <w:marRight w:val="0"/>
      <w:marTop w:val="0"/>
      <w:marBottom w:val="0"/>
      <w:divBdr>
        <w:top w:val="none" w:sz="0" w:space="0" w:color="auto"/>
        <w:left w:val="none" w:sz="0" w:space="0" w:color="auto"/>
        <w:bottom w:val="none" w:sz="0" w:space="0" w:color="auto"/>
        <w:right w:val="none" w:sz="0" w:space="0" w:color="auto"/>
      </w:divBdr>
    </w:div>
    <w:div w:id="1962690304">
      <w:bodyDiv w:val="1"/>
      <w:marLeft w:val="0"/>
      <w:marRight w:val="0"/>
      <w:marTop w:val="0"/>
      <w:marBottom w:val="0"/>
      <w:divBdr>
        <w:top w:val="none" w:sz="0" w:space="0" w:color="auto"/>
        <w:left w:val="none" w:sz="0" w:space="0" w:color="auto"/>
        <w:bottom w:val="none" w:sz="0" w:space="0" w:color="auto"/>
        <w:right w:val="none" w:sz="0" w:space="0" w:color="auto"/>
      </w:divBdr>
    </w:div>
    <w:div w:id="1964456183">
      <w:bodyDiv w:val="1"/>
      <w:marLeft w:val="0"/>
      <w:marRight w:val="0"/>
      <w:marTop w:val="0"/>
      <w:marBottom w:val="0"/>
      <w:divBdr>
        <w:top w:val="none" w:sz="0" w:space="0" w:color="auto"/>
        <w:left w:val="none" w:sz="0" w:space="0" w:color="auto"/>
        <w:bottom w:val="none" w:sz="0" w:space="0" w:color="auto"/>
        <w:right w:val="none" w:sz="0" w:space="0" w:color="auto"/>
      </w:divBdr>
    </w:div>
    <w:div w:id="1967004085">
      <w:bodyDiv w:val="1"/>
      <w:marLeft w:val="0"/>
      <w:marRight w:val="0"/>
      <w:marTop w:val="0"/>
      <w:marBottom w:val="0"/>
      <w:divBdr>
        <w:top w:val="none" w:sz="0" w:space="0" w:color="auto"/>
        <w:left w:val="none" w:sz="0" w:space="0" w:color="auto"/>
        <w:bottom w:val="none" w:sz="0" w:space="0" w:color="auto"/>
        <w:right w:val="none" w:sz="0" w:space="0" w:color="auto"/>
      </w:divBdr>
    </w:div>
    <w:div w:id="1968007690">
      <w:bodyDiv w:val="1"/>
      <w:marLeft w:val="0"/>
      <w:marRight w:val="0"/>
      <w:marTop w:val="0"/>
      <w:marBottom w:val="0"/>
      <w:divBdr>
        <w:top w:val="none" w:sz="0" w:space="0" w:color="auto"/>
        <w:left w:val="none" w:sz="0" w:space="0" w:color="auto"/>
        <w:bottom w:val="none" w:sz="0" w:space="0" w:color="auto"/>
        <w:right w:val="none" w:sz="0" w:space="0" w:color="auto"/>
      </w:divBdr>
    </w:div>
    <w:div w:id="1970932738">
      <w:bodyDiv w:val="1"/>
      <w:marLeft w:val="0"/>
      <w:marRight w:val="0"/>
      <w:marTop w:val="0"/>
      <w:marBottom w:val="0"/>
      <w:divBdr>
        <w:top w:val="none" w:sz="0" w:space="0" w:color="auto"/>
        <w:left w:val="none" w:sz="0" w:space="0" w:color="auto"/>
        <w:bottom w:val="none" w:sz="0" w:space="0" w:color="auto"/>
        <w:right w:val="none" w:sz="0" w:space="0" w:color="auto"/>
      </w:divBdr>
    </w:div>
    <w:div w:id="1973291952">
      <w:bodyDiv w:val="1"/>
      <w:marLeft w:val="0"/>
      <w:marRight w:val="0"/>
      <w:marTop w:val="0"/>
      <w:marBottom w:val="0"/>
      <w:divBdr>
        <w:top w:val="none" w:sz="0" w:space="0" w:color="auto"/>
        <w:left w:val="none" w:sz="0" w:space="0" w:color="auto"/>
        <w:bottom w:val="none" w:sz="0" w:space="0" w:color="auto"/>
        <w:right w:val="none" w:sz="0" w:space="0" w:color="auto"/>
      </w:divBdr>
    </w:div>
    <w:div w:id="1973360011">
      <w:bodyDiv w:val="1"/>
      <w:marLeft w:val="0"/>
      <w:marRight w:val="0"/>
      <w:marTop w:val="0"/>
      <w:marBottom w:val="0"/>
      <w:divBdr>
        <w:top w:val="none" w:sz="0" w:space="0" w:color="auto"/>
        <w:left w:val="none" w:sz="0" w:space="0" w:color="auto"/>
        <w:bottom w:val="none" w:sz="0" w:space="0" w:color="auto"/>
        <w:right w:val="none" w:sz="0" w:space="0" w:color="auto"/>
      </w:divBdr>
    </w:div>
    <w:div w:id="1977566480">
      <w:bodyDiv w:val="1"/>
      <w:marLeft w:val="0"/>
      <w:marRight w:val="0"/>
      <w:marTop w:val="0"/>
      <w:marBottom w:val="0"/>
      <w:divBdr>
        <w:top w:val="none" w:sz="0" w:space="0" w:color="auto"/>
        <w:left w:val="none" w:sz="0" w:space="0" w:color="auto"/>
        <w:bottom w:val="none" w:sz="0" w:space="0" w:color="auto"/>
        <w:right w:val="none" w:sz="0" w:space="0" w:color="auto"/>
      </w:divBdr>
    </w:div>
    <w:div w:id="1980113026">
      <w:bodyDiv w:val="1"/>
      <w:marLeft w:val="0"/>
      <w:marRight w:val="0"/>
      <w:marTop w:val="0"/>
      <w:marBottom w:val="0"/>
      <w:divBdr>
        <w:top w:val="none" w:sz="0" w:space="0" w:color="auto"/>
        <w:left w:val="none" w:sz="0" w:space="0" w:color="auto"/>
        <w:bottom w:val="none" w:sz="0" w:space="0" w:color="auto"/>
        <w:right w:val="none" w:sz="0" w:space="0" w:color="auto"/>
      </w:divBdr>
    </w:div>
    <w:div w:id="1989476470">
      <w:bodyDiv w:val="1"/>
      <w:marLeft w:val="0"/>
      <w:marRight w:val="0"/>
      <w:marTop w:val="0"/>
      <w:marBottom w:val="0"/>
      <w:divBdr>
        <w:top w:val="none" w:sz="0" w:space="0" w:color="auto"/>
        <w:left w:val="none" w:sz="0" w:space="0" w:color="auto"/>
        <w:bottom w:val="none" w:sz="0" w:space="0" w:color="auto"/>
        <w:right w:val="none" w:sz="0" w:space="0" w:color="auto"/>
      </w:divBdr>
    </w:div>
    <w:div w:id="1991784059">
      <w:bodyDiv w:val="1"/>
      <w:marLeft w:val="0"/>
      <w:marRight w:val="0"/>
      <w:marTop w:val="0"/>
      <w:marBottom w:val="0"/>
      <w:divBdr>
        <w:top w:val="none" w:sz="0" w:space="0" w:color="auto"/>
        <w:left w:val="none" w:sz="0" w:space="0" w:color="auto"/>
        <w:bottom w:val="none" w:sz="0" w:space="0" w:color="auto"/>
        <w:right w:val="none" w:sz="0" w:space="0" w:color="auto"/>
      </w:divBdr>
    </w:div>
    <w:div w:id="1991981324">
      <w:bodyDiv w:val="1"/>
      <w:marLeft w:val="0"/>
      <w:marRight w:val="0"/>
      <w:marTop w:val="0"/>
      <w:marBottom w:val="0"/>
      <w:divBdr>
        <w:top w:val="none" w:sz="0" w:space="0" w:color="auto"/>
        <w:left w:val="none" w:sz="0" w:space="0" w:color="auto"/>
        <w:bottom w:val="none" w:sz="0" w:space="0" w:color="auto"/>
        <w:right w:val="none" w:sz="0" w:space="0" w:color="auto"/>
      </w:divBdr>
    </w:div>
    <w:div w:id="1992444694">
      <w:bodyDiv w:val="1"/>
      <w:marLeft w:val="0"/>
      <w:marRight w:val="0"/>
      <w:marTop w:val="0"/>
      <w:marBottom w:val="0"/>
      <w:divBdr>
        <w:top w:val="none" w:sz="0" w:space="0" w:color="auto"/>
        <w:left w:val="none" w:sz="0" w:space="0" w:color="auto"/>
        <w:bottom w:val="none" w:sz="0" w:space="0" w:color="auto"/>
        <w:right w:val="none" w:sz="0" w:space="0" w:color="auto"/>
      </w:divBdr>
    </w:div>
    <w:div w:id="2003699637">
      <w:bodyDiv w:val="1"/>
      <w:marLeft w:val="0"/>
      <w:marRight w:val="0"/>
      <w:marTop w:val="0"/>
      <w:marBottom w:val="0"/>
      <w:divBdr>
        <w:top w:val="none" w:sz="0" w:space="0" w:color="auto"/>
        <w:left w:val="none" w:sz="0" w:space="0" w:color="auto"/>
        <w:bottom w:val="none" w:sz="0" w:space="0" w:color="auto"/>
        <w:right w:val="none" w:sz="0" w:space="0" w:color="auto"/>
      </w:divBdr>
    </w:div>
    <w:div w:id="2010055741">
      <w:bodyDiv w:val="1"/>
      <w:marLeft w:val="0"/>
      <w:marRight w:val="0"/>
      <w:marTop w:val="0"/>
      <w:marBottom w:val="0"/>
      <w:divBdr>
        <w:top w:val="none" w:sz="0" w:space="0" w:color="auto"/>
        <w:left w:val="none" w:sz="0" w:space="0" w:color="auto"/>
        <w:bottom w:val="none" w:sz="0" w:space="0" w:color="auto"/>
        <w:right w:val="none" w:sz="0" w:space="0" w:color="auto"/>
      </w:divBdr>
    </w:div>
    <w:div w:id="2018071183">
      <w:bodyDiv w:val="1"/>
      <w:marLeft w:val="0"/>
      <w:marRight w:val="0"/>
      <w:marTop w:val="0"/>
      <w:marBottom w:val="0"/>
      <w:divBdr>
        <w:top w:val="none" w:sz="0" w:space="0" w:color="auto"/>
        <w:left w:val="none" w:sz="0" w:space="0" w:color="auto"/>
        <w:bottom w:val="none" w:sz="0" w:space="0" w:color="auto"/>
        <w:right w:val="none" w:sz="0" w:space="0" w:color="auto"/>
      </w:divBdr>
    </w:div>
    <w:div w:id="2018076871">
      <w:bodyDiv w:val="1"/>
      <w:marLeft w:val="0"/>
      <w:marRight w:val="0"/>
      <w:marTop w:val="0"/>
      <w:marBottom w:val="0"/>
      <w:divBdr>
        <w:top w:val="none" w:sz="0" w:space="0" w:color="auto"/>
        <w:left w:val="none" w:sz="0" w:space="0" w:color="auto"/>
        <w:bottom w:val="none" w:sz="0" w:space="0" w:color="auto"/>
        <w:right w:val="none" w:sz="0" w:space="0" w:color="auto"/>
      </w:divBdr>
    </w:div>
    <w:div w:id="2018921831">
      <w:bodyDiv w:val="1"/>
      <w:marLeft w:val="0"/>
      <w:marRight w:val="0"/>
      <w:marTop w:val="0"/>
      <w:marBottom w:val="0"/>
      <w:divBdr>
        <w:top w:val="none" w:sz="0" w:space="0" w:color="auto"/>
        <w:left w:val="none" w:sz="0" w:space="0" w:color="auto"/>
        <w:bottom w:val="none" w:sz="0" w:space="0" w:color="auto"/>
        <w:right w:val="none" w:sz="0" w:space="0" w:color="auto"/>
      </w:divBdr>
    </w:div>
    <w:div w:id="2019233328">
      <w:bodyDiv w:val="1"/>
      <w:marLeft w:val="0"/>
      <w:marRight w:val="0"/>
      <w:marTop w:val="0"/>
      <w:marBottom w:val="0"/>
      <w:divBdr>
        <w:top w:val="none" w:sz="0" w:space="0" w:color="auto"/>
        <w:left w:val="none" w:sz="0" w:space="0" w:color="auto"/>
        <w:bottom w:val="none" w:sz="0" w:space="0" w:color="auto"/>
        <w:right w:val="none" w:sz="0" w:space="0" w:color="auto"/>
      </w:divBdr>
    </w:div>
    <w:div w:id="2020353273">
      <w:bodyDiv w:val="1"/>
      <w:marLeft w:val="0"/>
      <w:marRight w:val="0"/>
      <w:marTop w:val="0"/>
      <w:marBottom w:val="0"/>
      <w:divBdr>
        <w:top w:val="none" w:sz="0" w:space="0" w:color="auto"/>
        <w:left w:val="none" w:sz="0" w:space="0" w:color="auto"/>
        <w:bottom w:val="none" w:sz="0" w:space="0" w:color="auto"/>
        <w:right w:val="none" w:sz="0" w:space="0" w:color="auto"/>
      </w:divBdr>
    </w:div>
    <w:div w:id="2023317659">
      <w:bodyDiv w:val="1"/>
      <w:marLeft w:val="0"/>
      <w:marRight w:val="0"/>
      <w:marTop w:val="0"/>
      <w:marBottom w:val="0"/>
      <w:divBdr>
        <w:top w:val="none" w:sz="0" w:space="0" w:color="auto"/>
        <w:left w:val="none" w:sz="0" w:space="0" w:color="auto"/>
        <w:bottom w:val="none" w:sz="0" w:space="0" w:color="auto"/>
        <w:right w:val="none" w:sz="0" w:space="0" w:color="auto"/>
      </w:divBdr>
    </w:div>
    <w:div w:id="2023698168">
      <w:bodyDiv w:val="1"/>
      <w:marLeft w:val="0"/>
      <w:marRight w:val="0"/>
      <w:marTop w:val="0"/>
      <w:marBottom w:val="0"/>
      <w:divBdr>
        <w:top w:val="none" w:sz="0" w:space="0" w:color="auto"/>
        <w:left w:val="none" w:sz="0" w:space="0" w:color="auto"/>
        <w:bottom w:val="none" w:sz="0" w:space="0" w:color="auto"/>
        <w:right w:val="none" w:sz="0" w:space="0" w:color="auto"/>
      </w:divBdr>
    </w:div>
    <w:div w:id="2028559495">
      <w:bodyDiv w:val="1"/>
      <w:marLeft w:val="0"/>
      <w:marRight w:val="0"/>
      <w:marTop w:val="0"/>
      <w:marBottom w:val="0"/>
      <w:divBdr>
        <w:top w:val="none" w:sz="0" w:space="0" w:color="auto"/>
        <w:left w:val="none" w:sz="0" w:space="0" w:color="auto"/>
        <w:bottom w:val="none" w:sz="0" w:space="0" w:color="auto"/>
        <w:right w:val="none" w:sz="0" w:space="0" w:color="auto"/>
      </w:divBdr>
    </w:div>
    <w:div w:id="2035303761">
      <w:bodyDiv w:val="1"/>
      <w:marLeft w:val="0"/>
      <w:marRight w:val="0"/>
      <w:marTop w:val="0"/>
      <w:marBottom w:val="0"/>
      <w:divBdr>
        <w:top w:val="none" w:sz="0" w:space="0" w:color="auto"/>
        <w:left w:val="none" w:sz="0" w:space="0" w:color="auto"/>
        <w:bottom w:val="none" w:sz="0" w:space="0" w:color="auto"/>
        <w:right w:val="none" w:sz="0" w:space="0" w:color="auto"/>
      </w:divBdr>
    </w:div>
    <w:div w:id="2035885136">
      <w:bodyDiv w:val="1"/>
      <w:marLeft w:val="0"/>
      <w:marRight w:val="0"/>
      <w:marTop w:val="0"/>
      <w:marBottom w:val="0"/>
      <w:divBdr>
        <w:top w:val="none" w:sz="0" w:space="0" w:color="auto"/>
        <w:left w:val="none" w:sz="0" w:space="0" w:color="auto"/>
        <w:bottom w:val="none" w:sz="0" w:space="0" w:color="auto"/>
        <w:right w:val="none" w:sz="0" w:space="0" w:color="auto"/>
      </w:divBdr>
    </w:div>
    <w:div w:id="2041322945">
      <w:bodyDiv w:val="1"/>
      <w:marLeft w:val="0"/>
      <w:marRight w:val="0"/>
      <w:marTop w:val="0"/>
      <w:marBottom w:val="0"/>
      <w:divBdr>
        <w:top w:val="none" w:sz="0" w:space="0" w:color="auto"/>
        <w:left w:val="none" w:sz="0" w:space="0" w:color="auto"/>
        <w:bottom w:val="none" w:sz="0" w:space="0" w:color="auto"/>
        <w:right w:val="none" w:sz="0" w:space="0" w:color="auto"/>
      </w:divBdr>
    </w:div>
    <w:div w:id="2045473402">
      <w:bodyDiv w:val="1"/>
      <w:marLeft w:val="0"/>
      <w:marRight w:val="0"/>
      <w:marTop w:val="0"/>
      <w:marBottom w:val="0"/>
      <w:divBdr>
        <w:top w:val="none" w:sz="0" w:space="0" w:color="auto"/>
        <w:left w:val="none" w:sz="0" w:space="0" w:color="auto"/>
        <w:bottom w:val="none" w:sz="0" w:space="0" w:color="auto"/>
        <w:right w:val="none" w:sz="0" w:space="0" w:color="auto"/>
      </w:divBdr>
    </w:div>
    <w:div w:id="2049639338">
      <w:bodyDiv w:val="1"/>
      <w:marLeft w:val="0"/>
      <w:marRight w:val="0"/>
      <w:marTop w:val="0"/>
      <w:marBottom w:val="0"/>
      <w:divBdr>
        <w:top w:val="none" w:sz="0" w:space="0" w:color="auto"/>
        <w:left w:val="none" w:sz="0" w:space="0" w:color="auto"/>
        <w:bottom w:val="none" w:sz="0" w:space="0" w:color="auto"/>
        <w:right w:val="none" w:sz="0" w:space="0" w:color="auto"/>
      </w:divBdr>
    </w:div>
    <w:div w:id="2050952129">
      <w:bodyDiv w:val="1"/>
      <w:marLeft w:val="0"/>
      <w:marRight w:val="0"/>
      <w:marTop w:val="0"/>
      <w:marBottom w:val="0"/>
      <w:divBdr>
        <w:top w:val="none" w:sz="0" w:space="0" w:color="auto"/>
        <w:left w:val="none" w:sz="0" w:space="0" w:color="auto"/>
        <w:bottom w:val="none" w:sz="0" w:space="0" w:color="auto"/>
        <w:right w:val="none" w:sz="0" w:space="0" w:color="auto"/>
      </w:divBdr>
    </w:div>
    <w:div w:id="2051614734">
      <w:bodyDiv w:val="1"/>
      <w:marLeft w:val="0"/>
      <w:marRight w:val="0"/>
      <w:marTop w:val="0"/>
      <w:marBottom w:val="0"/>
      <w:divBdr>
        <w:top w:val="none" w:sz="0" w:space="0" w:color="auto"/>
        <w:left w:val="none" w:sz="0" w:space="0" w:color="auto"/>
        <w:bottom w:val="none" w:sz="0" w:space="0" w:color="auto"/>
        <w:right w:val="none" w:sz="0" w:space="0" w:color="auto"/>
      </w:divBdr>
    </w:div>
    <w:div w:id="2054621648">
      <w:bodyDiv w:val="1"/>
      <w:marLeft w:val="0"/>
      <w:marRight w:val="0"/>
      <w:marTop w:val="0"/>
      <w:marBottom w:val="0"/>
      <w:divBdr>
        <w:top w:val="none" w:sz="0" w:space="0" w:color="auto"/>
        <w:left w:val="none" w:sz="0" w:space="0" w:color="auto"/>
        <w:bottom w:val="none" w:sz="0" w:space="0" w:color="auto"/>
        <w:right w:val="none" w:sz="0" w:space="0" w:color="auto"/>
      </w:divBdr>
    </w:div>
    <w:div w:id="2055078455">
      <w:bodyDiv w:val="1"/>
      <w:marLeft w:val="0"/>
      <w:marRight w:val="0"/>
      <w:marTop w:val="0"/>
      <w:marBottom w:val="0"/>
      <w:divBdr>
        <w:top w:val="none" w:sz="0" w:space="0" w:color="auto"/>
        <w:left w:val="none" w:sz="0" w:space="0" w:color="auto"/>
        <w:bottom w:val="none" w:sz="0" w:space="0" w:color="auto"/>
        <w:right w:val="none" w:sz="0" w:space="0" w:color="auto"/>
      </w:divBdr>
    </w:div>
    <w:div w:id="2055352406">
      <w:bodyDiv w:val="1"/>
      <w:marLeft w:val="0"/>
      <w:marRight w:val="0"/>
      <w:marTop w:val="0"/>
      <w:marBottom w:val="0"/>
      <w:divBdr>
        <w:top w:val="none" w:sz="0" w:space="0" w:color="auto"/>
        <w:left w:val="none" w:sz="0" w:space="0" w:color="auto"/>
        <w:bottom w:val="none" w:sz="0" w:space="0" w:color="auto"/>
        <w:right w:val="none" w:sz="0" w:space="0" w:color="auto"/>
      </w:divBdr>
    </w:div>
    <w:div w:id="2056463473">
      <w:bodyDiv w:val="1"/>
      <w:marLeft w:val="0"/>
      <w:marRight w:val="0"/>
      <w:marTop w:val="0"/>
      <w:marBottom w:val="0"/>
      <w:divBdr>
        <w:top w:val="none" w:sz="0" w:space="0" w:color="auto"/>
        <w:left w:val="none" w:sz="0" w:space="0" w:color="auto"/>
        <w:bottom w:val="none" w:sz="0" w:space="0" w:color="auto"/>
        <w:right w:val="none" w:sz="0" w:space="0" w:color="auto"/>
      </w:divBdr>
    </w:div>
    <w:div w:id="2060667785">
      <w:bodyDiv w:val="1"/>
      <w:marLeft w:val="0"/>
      <w:marRight w:val="0"/>
      <w:marTop w:val="0"/>
      <w:marBottom w:val="0"/>
      <w:divBdr>
        <w:top w:val="none" w:sz="0" w:space="0" w:color="auto"/>
        <w:left w:val="none" w:sz="0" w:space="0" w:color="auto"/>
        <w:bottom w:val="none" w:sz="0" w:space="0" w:color="auto"/>
        <w:right w:val="none" w:sz="0" w:space="0" w:color="auto"/>
      </w:divBdr>
    </w:div>
    <w:div w:id="2065832736">
      <w:bodyDiv w:val="1"/>
      <w:marLeft w:val="0"/>
      <w:marRight w:val="0"/>
      <w:marTop w:val="0"/>
      <w:marBottom w:val="0"/>
      <w:divBdr>
        <w:top w:val="none" w:sz="0" w:space="0" w:color="auto"/>
        <w:left w:val="none" w:sz="0" w:space="0" w:color="auto"/>
        <w:bottom w:val="none" w:sz="0" w:space="0" w:color="auto"/>
        <w:right w:val="none" w:sz="0" w:space="0" w:color="auto"/>
      </w:divBdr>
    </w:div>
    <w:div w:id="2068916756">
      <w:bodyDiv w:val="1"/>
      <w:marLeft w:val="0"/>
      <w:marRight w:val="0"/>
      <w:marTop w:val="0"/>
      <w:marBottom w:val="0"/>
      <w:divBdr>
        <w:top w:val="none" w:sz="0" w:space="0" w:color="auto"/>
        <w:left w:val="none" w:sz="0" w:space="0" w:color="auto"/>
        <w:bottom w:val="none" w:sz="0" w:space="0" w:color="auto"/>
        <w:right w:val="none" w:sz="0" w:space="0" w:color="auto"/>
      </w:divBdr>
    </w:div>
    <w:div w:id="2071220648">
      <w:bodyDiv w:val="1"/>
      <w:marLeft w:val="0"/>
      <w:marRight w:val="0"/>
      <w:marTop w:val="0"/>
      <w:marBottom w:val="0"/>
      <w:divBdr>
        <w:top w:val="none" w:sz="0" w:space="0" w:color="auto"/>
        <w:left w:val="none" w:sz="0" w:space="0" w:color="auto"/>
        <w:bottom w:val="none" w:sz="0" w:space="0" w:color="auto"/>
        <w:right w:val="none" w:sz="0" w:space="0" w:color="auto"/>
      </w:divBdr>
    </w:div>
    <w:div w:id="2072345124">
      <w:bodyDiv w:val="1"/>
      <w:marLeft w:val="0"/>
      <w:marRight w:val="0"/>
      <w:marTop w:val="0"/>
      <w:marBottom w:val="0"/>
      <w:divBdr>
        <w:top w:val="none" w:sz="0" w:space="0" w:color="auto"/>
        <w:left w:val="none" w:sz="0" w:space="0" w:color="auto"/>
        <w:bottom w:val="none" w:sz="0" w:space="0" w:color="auto"/>
        <w:right w:val="none" w:sz="0" w:space="0" w:color="auto"/>
      </w:divBdr>
    </w:div>
    <w:div w:id="2074617158">
      <w:bodyDiv w:val="1"/>
      <w:marLeft w:val="0"/>
      <w:marRight w:val="0"/>
      <w:marTop w:val="0"/>
      <w:marBottom w:val="0"/>
      <w:divBdr>
        <w:top w:val="none" w:sz="0" w:space="0" w:color="auto"/>
        <w:left w:val="none" w:sz="0" w:space="0" w:color="auto"/>
        <w:bottom w:val="none" w:sz="0" w:space="0" w:color="auto"/>
        <w:right w:val="none" w:sz="0" w:space="0" w:color="auto"/>
      </w:divBdr>
    </w:div>
    <w:div w:id="2076660662">
      <w:bodyDiv w:val="1"/>
      <w:marLeft w:val="0"/>
      <w:marRight w:val="0"/>
      <w:marTop w:val="0"/>
      <w:marBottom w:val="0"/>
      <w:divBdr>
        <w:top w:val="none" w:sz="0" w:space="0" w:color="auto"/>
        <w:left w:val="none" w:sz="0" w:space="0" w:color="auto"/>
        <w:bottom w:val="none" w:sz="0" w:space="0" w:color="auto"/>
        <w:right w:val="none" w:sz="0" w:space="0" w:color="auto"/>
      </w:divBdr>
    </w:div>
    <w:div w:id="2078244335">
      <w:bodyDiv w:val="1"/>
      <w:marLeft w:val="0"/>
      <w:marRight w:val="0"/>
      <w:marTop w:val="0"/>
      <w:marBottom w:val="0"/>
      <w:divBdr>
        <w:top w:val="none" w:sz="0" w:space="0" w:color="auto"/>
        <w:left w:val="none" w:sz="0" w:space="0" w:color="auto"/>
        <w:bottom w:val="none" w:sz="0" w:space="0" w:color="auto"/>
        <w:right w:val="none" w:sz="0" w:space="0" w:color="auto"/>
      </w:divBdr>
    </w:div>
    <w:div w:id="2083678363">
      <w:bodyDiv w:val="1"/>
      <w:marLeft w:val="0"/>
      <w:marRight w:val="0"/>
      <w:marTop w:val="0"/>
      <w:marBottom w:val="0"/>
      <w:divBdr>
        <w:top w:val="none" w:sz="0" w:space="0" w:color="auto"/>
        <w:left w:val="none" w:sz="0" w:space="0" w:color="auto"/>
        <w:bottom w:val="none" w:sz="0" w:space="0" w:color="auto"/>
        <w:right w:val="none" w:sz="0" w:space="0" w:color="auto"/>
      </w:divBdr>
    </w:div>
    <w:div w:id="2087070144">
      <w:bodyDiv w:val="1"/>
      <w:marLeft w:val="0"/>
      <w:marRight w:val="0"/>
      <w:marTop w:val="0"/>
      <w:marBottom w:val="0"/>
      <w:divBdr>
        <w:top w:val="none" w:sz="0" w:space="0" w:color="auto"/>
        <w:left w:val="none" w:sz="0" w:space="0" w:color="auto"/>
        <w:bottom w:val="none" w:sz="0" w:space="0" w:color="auto"/>
        <w:right w:val="none" w:sz="0" w:space="0" w:color="auto"/>
      </w:divBdr>
    </w:div>
    <w:div w:id="2087532680">
      <w:bodyDiv w:val="1"/>
      <w:marLeft w:val="0"/>
      <w:marRight w:val="0"/>
      <w:marTop w:val="0"/>
      <w:marBottom w:val="0"/>
      <w:divBdr>
        <w:top w:val="none" w:sz="0" w:space="0" w:color="auto"/>
        <w:left w:val="none" w:sz="0" w:space="0" w:color="auto"/>
        <w:bottom w:val="none" w:sz="0" w:space="0" w:color="auto"/>
        <w:right w:val="none" w:sz="0" w:space="0" w:color="auto"/>
      </w:divBdr>
    </w:div>
    <w:div w:id="2087604832">
      <w:bodyDiv w:val="1"/>
      <w:marLeft w:val="0"/>
      <w:marRight w:val="0"/>
      <w:marTop w:val="0"/>
      <w:marBottom w:val="0"/>
      <w:divBdr>
        <w:top w:val="none" w:sz="0" w:space="0" w:color="auto"/>
        <w:left w:val="none" w:sz="0" w:space="0" w:color="auto"/>
        <w:bottom w:val="none" w:sz="0" w:space="0" w:color="auto"/>
        <w:right w:val="none" w:sz="0" w:space="0" w:color="auto"/>
      </w:divBdr>
    </w:div>
    <w:div w:id="2091349250">
      <w:bodyDiv w:val="1"/>
      <w:marLeft w:val="0"/>
      <w:marRight w:val="0"/>
      <w:marTop w:val="0"/>
      <w:marBottom w:val="0"/>
      <w:divBdr>
        <w:top w:val="none" w:sz="0" w:space="0" w:color="auto"/>
        <w:left w:val="none" w:sz="0" w:space="0" w:color="auto"/>
        <w:bottom w:val="none" w:sz="0" w:space="0" w:color="auto"/>
        <w:right w:val="none" w:sz="0" w:space="0" w:color="auto"/>
      </w:divBdr>
    </w:div>
    <w:div w:id="2091583405">
      <w:bodyDiv w:val="1"/>
      <w:marLeft w:val="0"/>
      <w:marRight w:val="0"/>
      <w:marTop w:val="0"/>
      <w:marBottom w:val="0"/>
      <w:divBdr>
        <w:top w:val="none" w:sz="0" w:space="0" w:color="auto"/>
        <w:left w:val="none" w:sz="0" w:space="0" w:color="auto"/>
        <w:bottom w:val="none" w:sz="0" w:space="0" w:color="auto"/>
        <w:right w:val="none" w:sz="0" w:space="0" w:color="auto"/>
      </w:divBdr>
    </w:div>
    <w:div w:id="2093895563">
      <w:bodyDiv w:val="1"/>
      <w:marLeft w:val="0"/>
      <w:marRight w:val="0"/>
      <w:marTop w:val="0"/>
      <w:marBottom w:val="0"/>
      <w:divBdr>
        <w:top w:val="none" w:sz="0" w:space="0" w:color="auto"/>
        <w:left w:val="none" w:sz="0" w:space="0" w:color="auto"/>
        <w:bottom w:val="none" w:sz="0" w:space="0" w:color="auto"/>
        <w:right w:val="none" w:sz="0" w:space="0" w:color="auto"/>
      </w:divBdr>
    </w:div>
    <w:div w:id="2097554043">
      <w:bodyDiv w:val="1"/>
      <w:marLeft w:val="0"/>
      <w:marRight w:val="0"/>
      <w:marTop w:val="0"/>
      <w:marBottom w:val="0"/>
      <w:divBdr>
        <w:top w:val="none" w:sz="0" w:space="0" w:color="auto"/>
        <w:left w:val="none" w:sz="0" w:space="0" w:color="auto"/>
        <w:bottom w:val="none" w:sz="0" w:space="0" w:color="auto"/>
        <w:right w:val="none" w:sz="0" w:space="0" w:color="auto"/>
      </w:divBdr>
    </w:div>
    <w:div w:id="2098481622">
      <w:bodyDiv w:val="1"/>
      <w:marLeft w:val="0"/>
      <w:marRight w:val="0"/>
      <w:marTop w:val="0"/>
      <w:marBottom w:val="0"/>
      <w:divBdr>
        <w:top w:val="none" w:sz="0" w:space="0" w:color="auto"/>
        <w:left w:val="none" w:sz="0" w:space="0" w:color="auto"/>
        <w:bottom w:val="none" w:sz="0" w:space="0" w:color="auto"/>
        <w:right w:val="none" w:sz="0" w:space="0" w:color="auto"/>
      </w:divBdr>
    </w:div>
    <w:div w:id="2100369318">
      <w:bodyDiv w:val="1"/>
      <w:marLeft w:val="0"/>
      <w:marRight w:val="0"/>
      <w:marTop w:val="0"/>
      <w:marBottom w:val="0"/>
      <w:divBdr>
        <w:top w:val="none" w:sz="0" w:space="0" w:color="auto"/>
        <w:left w:val="none" w:sz="0" w:space="0" w:color="auto"/>
        <w:bottom w:val="none" w:sz="0" w:space="0" w:color="auto"/>
        <w:right w:val="none" w:sz="0" w:space="0" w:color="auto"/>
      </w:divBdr>
    </w:div>
    <w:div w:id="2108647999">
      <w:bodyDiv w:val="1"/>
      <w:marLeft w:val="0"/>
      <w:marRight w:val="0"/>
      <w:marTop w:val="0"/>
      <w:marBottom w:val="0"/>
      <w:divBdr>
        <w:top w:val="none" w:sz="0" w:space="0" w:color="auto"/>
        <w:left w:val="none" w:sz="0" w:space="0" w:color="auto"/>
        <w:bottom w:val="none" w:sz="0" w:space="0" w:color="auto"/>
        <w:right w:val="none" w:sz="0" w:space="0" w:color="auto"/>
      </w:divBdr>
    </w:div>
    <w:div w:id="2110850598">
      <w:bodyDiv w:val="1"/>
      <w:marLeft w:val="0"/>
      <w:marRight w:val="0"/>
      <w:marTop w:val="0"/>
      <w:marBottom w:val="0"/>
      <w:divBdr>
        <w:top w:val="none" w:sz="0" w:space="0" w:color="auto"/>
        <w:left w:val="none" w:sz="0" w:space="0" w:color="auto"/>
        <w:bottom w:val="none" w:sz="0" w:space="0" w:color="auto"/>
        <w:right w:val="none" w:sz="0" w:space="0" w:color="auto"/>
      </w:divBdr>
    </w:div>
    <w:div w:id="2115592419">
      <w:bodyDiv w:val="1"/>
      <w:marLeft w:val="0"/>
      <w:marRight w:val="0"/>
      <w:marTop w:val="0"/>
      <w:marBottom w:val="0"/>
      <w:divBdr>
        <w:top w:val="none" w:sz="0" w:space="0" w:color="auto"/>
        <w:left w:val="none" w:sz="0" w:space="0" w:color="auto"/>
        <w:bottom w:val="none" w:sz="0" w:space="0" w:color="auto"/>
        <w:right w:val="none" w:sz="0" w:space="0" w:color="auto"/>
      </w:divBdr>
    </w:div>
    <w:div w:id="2116316416">
      <w:bodyDiv w:val="1"/>
      <w:marLeft w:val="0"/>
      <w:marRight w:val="0"/>
      <w:marTop w:val="0"/>
      <w:marBottom w:val="0"/>
      <w:divBdr>
        <w:top w:val="none" w:sz="0" w:space="0" w:color="auto"/>
        <w:left w:val="none" w:sz="0" w:space="0" w:color="auto"/>
        <w:bottom w:val="none" w:sz="0" w:space="0" w:color="auto"/>
        <w:right w:val="none" w:sz="0" w:space="0" w:color="auto"/>
      </w:divBdr>
    </w:div>
    <w:div w:id="2116361450">
      <w:bodyDiv w:val="1"/>
      <w:marLeft w:val="0"/>
      <w:marRight w:val="0"/>
      <w:marTop w:val="0"/>
      <w:marBottom w:val="0"/>
      <w:divBdr>
        <w:top w:val="none" w:sz="0" w:space="0" w:color="auto"/>
        <w:left w:val="none" w:sz="0" w:space="0" w:color="auto"/>
        <w:bottom w:val="none" w:sz="0" w:space="0" w:color="auto"/>
        <w:right w:val="none" w:sz="0" w:space="0" w:color="auto"/>
      </w:divBdr>
    </w:div>
    <w:div w:id="2116703936">
      <w:bodyDiv w:val="1"/>
      <w:marLeft w:val="0"/>
      <w:marRight w:val="0"/>
      <w:marTop w:val="0"/>
      <w:marBottom w:val="0"/>
      <w:divBdr>
        <w:top w:val="none" w:sz="0" w:space="0" w:color="auto"/>
        <w:left w:val="none" w:sz="0" w:space="0" w:color="auto"/>
        <w:bottom w:val="none" w:sz="0" w:space="0" w:color="auto"/>
        <w:right w:val="none" w:sz="0" w:space="0" w:color="auto"/>
      </w:divBdr>
    </w:div>
    <w:div w:id="2118596632">
      <w:bodyDiv w:val="1"/>
      <w:marLeft w:val="0"/>
      <w:marRight w:val="0"/>
      <w:marTop w:val="0"/>
      <w:marBottom w:val="0"/>
      <w:divBdr>
        <w:top w:val="none" w:sz="0" w:space="0" w:color="auto"/>
        <w:left w:val="none" w:sz="0" w:space="0" w:color="auto"/>
        <w:bottom w:val="none" w:sz="0" w:space="0" w:color="auto"/>
        <w:right w:val="none" w:sz="0" w:space="0" w:color="auto"/>
      </w:divBdr>
    </w:div>
    <w:div w:id="2122992847">
      <w:bodyDiv w:val="1"/>
      <w:marLeft w:val="0"/>
      <w:marRight w:val="0"/>
      <w:marTop w:val="0"/>
      <w:marBottom w:val="0"/>
      <w:divBdr>
        <w:top w:val="none" w:sz="0" w:space="0" w:color="auto"/>
        <w:left w:val="none" w:sz="0" w:space="0" w:color="auto"/>
        <w:bottom w:val="none" w:sz="0" w:space="0" w:color="auto"/>
        <w:right w:val="none" w:sz="0" w:space="0" w:color="auto"/>
      </w:divBdr>
    </w:div>
    <w:div w:id="2124415702">
      <w:bodyDiv w:val="1"/>
      <w:marLeft w:val="0"/>
      <w:marRight w:val="0"/>
      <w:marTop w:val="0"/>
      <w:marBottom w:val="0"/>
      <w:divBdr>
        <w:top w:val="none" w:sz="0" w:space="0" w:color="auto"/>
        <w:left w:val="none" w:sz="0" w:space="0" w:color="auto"/>
        <w:bottom w:val="none" w:sz="0" w:space="0" w:color="auto"/>
        <w:right w:val="none" w:sz="0" w:space="0" w:color="auto"/>
      </w:divBdr>
    </w:div>
    <w:div w:id="2124840857">
      <w:bodyDiv w:val="1"/>
      <w:marLeft w:val="0"/>
      <w:marRight w:val="0"/>
      <w:marTop w:val="0"/>
      <w:marBottom w:val="0"/>
      <w:divBdr>
        <w:top w:val="none" w:sz="0" w:space="0" w:color="auto"/>
        <w:left w:val="none" w:sz="0" w:space="0" w:color="auto"/>
        <w:bottom w:val="none" w:sz="0" w:space="0" w:color="auto"/>
        <w:right w:val="none" w:sz="0" w:space="0" w:color="auto"/>
      </w:divBdr>
    </w:div>
    <w:div w:id="2124880539">
      <w:bodyDiv w:val="1"/>
      <w:marLeft w:val="0"/>
      <w:marRight w:val="0"/>
      <w:marTop w:val="0"/>
      <w:marBottom w:val="0"/>
      <w:divBdr>
        <w:top w:val="none" w:sz="0" w:space="0" w:color="auto"/>
        <w:left w:val="none" w:sz="0" w:space="0" w:color="auto"/>
        <w:bottom w:val="none" w:sz="0" w:space="0" w:color="auto"/>
        <w:right w:val="none" w:sz="0" w:space="0" w:color="auto"/>
      </w:divBdr>
    </w:div>
    <w:div w:id="2128500573">
      <w:bodyDiv w:val="1"/>
      <w:marLeft w:val="0"/>
      <w:marRight w:val="0"/>
      <w:marTop w:val="0"/>
      <w:marBottom w:val="0"/>
      <w:divBdr>
        <w:top w:val="none" w:sz="0" w:space="0" w:color="auto"/>
        <w:left w:val="none" w:sz="0" w:space="0" w:color="auto"/>
        <w:bottom w:val="none" w:sz="0" w:space="0" w:color="auto"/>
        <w:right w:val="none" w:sz="0" w:space="0" w:color="auto"/>
      </w:divBdr>
    </w:div>
    <w:div w:id="2131391740">
      <w:bodyDiv w:val="1"/>
      <w:marLeft w:val="0"/>
      <w:marRight w:val="0"/>
      <w:marTop w:val="0"/>
      <w:marBottom w:val="0"/>
      <w:divBdr>
        <w:top w:val="none" w:sz="0" w:space="0" w:color="auto"/>
        <w:left w:val="none" w:sz="0" w:space="0" w:color="auto"/>
        <w:bottom w:val="none" w:sz="0" w:space="0" w:color="auto"/>
        <w:right w:val="none" w:sz="0" w:space="0" w:color="auto"/>
      </w:divBdr>
    </w:div>
    <w:div w:id="2134470643">
      <w:bodyDiv w:val="1"/>
      <w:marLeft w:val="0"/>
      <w:marRight w:val="0"/>
      <w:marTop w:val="0"/>
      <w:marBottom w:val="0"/>
      <w:divBdr>
        <w:top w:val="none" w:sz="0" w:space="0" w:color="auto"/>
        <w:left w:val="none" w:sz="0" w:space="0" w:color="auto"/>
        <w:bottom w:val="none" w:sz="0" w:space="0" w:color="auto"/>
        <w:right w:val="none" w:sz="0" w:space="0" w:color="auto"/>
      </w:divBdr>
    </w:div>
    <w:div w:id="2138404316">
      <w:bodyDiv w:val="1"/>
      <w:marLeft w:val="0"/>
      <w:marRight w:val="0"/>
      <w:marTop w:val="0"/>
      <w:marBottom w:val="0"/>
      <w:divBdr>
        <w:top w:val="none" w:sz="0" w:space="0" w:color="auto"/>
        <w:left w:val="none" w:sz="0" w:space="0" w:color="auto"/>
        <w:bottom w:val="none" w:sz="0" w:space="0" w:color="auto"/>
        <w:right w:val="none" w:sz="0" w:space="0" w:color="auto"/>
      </w:divBdr>
    </w:div>
    <w:div w:id="2139907399">
      <w:bodyDiv w:val="1"/>
      <w:marLeft w:val="0"/>
      <w:marRight w:val="0"/>
      <w:marTop w:val="0"/>
      <w:marBottom w:val="0"/>
      <w:divBdr>
        <w:top w:val="none" w:sz="0" w:space="0" w:color="auto"/>
        <w:left w:val="none" w:sz="0" w:space="0" w:color="auto"/>
        <w:bottom w:val="none" w:sz="0" w:space="0" w:color="auto"/>
        <w:right w:val="none" w:sz="0" w:space="0" w:color="auto"/>
      </w:divBdr>
    </w:div>
    <w:div w:id="2144107794">
      <w:bodyDiv w:val="1"/>
      <w:marLeft w:val="0"/>
      <w:marRight w:val="0"/>
      <w:marTop w:val="0"/>
      <w:marBottom w:val="0"/>
      <w:divBdr>
        <w:top w:val="none" w:sz="0" w:space="0" w:color="auto"/>
        <w:left w:val="none" w:sz="0" w:space="0" w:color="auto"/>
        <w:bottom w:val="none" w:sz="0" w:space="0" w:color="auto"/>
        <w:right w:val="none" w:sz="0" w:space="0" w:color="auto"/>
      </w:divBdr>
    </w:div>
    <w:div w:id="2145737432">
      <w:bodyDiv w:val="1"/>
      <w:marLeft w:val="0"/>
      <w:marRight w:val="0"/>
      <w:marTop w:val="0"/>
      <w:marBottom w:val="0"/>
      <w:divBdr>
        <w:top w:val="none" w:sz="0" w:space="0" w:color="auto"/>
        <w:left w:val="none" w:sz="0" w:space="0" w:color="auto"/>
        <w:bottom w:val="none" w:sz="0" w:space="0" w:color="auto"/>
        <w:right w:val="none" w:sz="0" w:space="0" w:color="auto"/>
      </w:divBdr>
    </w:div>
    <w:div w:id="2147384585">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QuickStyle" Target="diagrams/quickStyle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Relationship Id="rId24" Type="http://schemas.openxmlformats.org/officeDocument/2006/relationships/diagramQuickStyle" Target="diagrams/quickStyle2.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diagramColors" Target="diagrams/colors1.xml"/><Relationship Id="rId31" Type="http://schemas.microsoft.com/office/2007/relationships/diagramDrawing" Target="diagrams/drawing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4.png"/><Relationship Id="rId38"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P\Dropbox\ISEP\GUIA%20de%20produ&#231;&#227;o%20de%20trabalhos\TEMPLATE_RELATORI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2F90A-AB17-40B5-B2EA-6077BE4C862C}" type="doc">
      <dgm:prSet loTypeId="urn:microsoft.com/office/officeart/2005/8/layout/pyramid1" loCatId="pyramid" qsTypeId="urn:microsoft.com/office/officeart/2005/8/quickstyle/simple1" qsCatId="simple" csTypeId="urn:microsoft.com/office/officeart/2005/8/colors/accent1_2" csCatId="accent1" phldr="1"/>
      <dgm:spPr/>
    </dgm:pt>
    <dgm:pt modelId="{D1E8B3D3-DEFB-47CA-9262-B472957F2DBF}">
      <dgm:prSet phldrT="[Texto]"/>
      <dgm:spPr/>
      <dgm:t>
        <a:bodyPr/>
        <a:lstStyle/>
        <a:p>
          <a:pPr algn="ctr"/>
          <a:r>
            <a:rPr lang="pt-PT" b="0" i="0"/>
            <a:t>Objetivo </a:t>
          </a:r>
        </a:p>
        <a:p>
          <a:pPr algn="ctr"/>
          <a:r>
            <a:rPr lang="pt-PT" b="0" i="0"/>
            <a:t>para nível </a:t>
          </a:r>
        </a:p>
        <a:p>
          <a:pPr algn="ctr"/>
          <a:r>
            <a:rPr lang="pt-PT" b="0" i="0"/>
            <a:t>de topo: aumentar</a:t>
          </a:r>
        </a:p>
        <a:p>
          <a:pPr algn="ctr"/>
          <a:r>
            <a:rPr lang="pt-PT" b="0" i="0"/>
            <a:t> o número de escolas</a:t>
          </a:r>
        </a:p>
        <a:p>
          <a:pPr algn="ctr"/>
          <a:r>
            <a:rPr lang="pt-PT" b="0" i="0"/>
            <a:t> com qual a empresa t</a:t>
          </a:r>
        </a:p>
        <a:p>
          <a:pPr algn="ctr"/>
          <a:r>
            <a:rPr lang="pt-PT" b="0" i="0"/>
            <a:t>em parceria ate 2025</a:t>
          </a:r>
          <a:endParaRPr lang="pt-PT"/>
        </a:p>
      </dgm:t>
    </dgm:pt>
    <dgm:pt modelId="{66533B83-3986-42D1-AC79-544E0E7996AB}" type="parTrans" cxnId="{51122C33-E107-40E4-BD0E-AE89FE5B1BB6}">
      <dgm:prSet/>
      <dgm:spPr/>
      <dgm:t>
        <a:bodyPr/>
        <a:lstStyle/>
        <a:p>
          <a:pPr algn="ctr"/>
          <a:endParaRPr lang="pt-PT"/>
        </a:p>
      </dgm:t>
    </dgm:pt>
    <dgm:pt modelId="{78C90B02-9B36-4FF7-B6FB-CB13F3B70AC7}" type="sibTrans" cxnId="{51122C33-E107-40E4-BD0E-AE89FE5B1BB6}">
      <dgm:prSet/>
      <dgm:spPr/>
      <dgm:t>
        <a:bodyPr/>
        <a:lstStyle/>
        <a:p>
          <a:pPr algn="ctr"/>
          <a:endParaRPr lang="pt-PT"/>
        </a:p>
      </dgm:t>
    </dgm:pt>
    <dgm:pt modelId="{42F0779A-8883-4BEF-8EDF-FE099D986977}">
      <dgm:prSet phldrT="[Texto]"/>
      <dgm:spPr/>
      <dgm:t>
        <a:bodyPr/>
        <a:lstStyle/>
        <a:p>
          <a:pPr algn="ctr"/>
          <a:r>
            <a:rPr lang="pt-PT" b="0" i="0"/>
            <a:t>Objetivo para nível intermédio: aumentar o número de reuniões entre os chefes de cada departamento de forma a haver um maior controlo do progresso</a:t>
          </a:r>
          <a:endParaRPr lang="pt-PT"/>
        </a:p>
      </dgm:t>
    </dgm:pt>
    <dgm:pt modelId="{59724097-A7D3-4F3C-A4CD-BCB35BE6B48D}" type="parTrans" cxnId="{0AF1BC58-703E-440D-B779-1970F98954EF}">
      <dgm:prSet/>
      <dgm:spPr/>
      <dgm:t>
        <a:bodyPr/>
        <a:lstStyle/>
        <a:p>
          <a:pPr algn="ctr"/>
          <a:endParaRPr lang="pt-PT"/>
        </a:p>
      </dgm:t>
    </dgm:pt>
    <dgm:pt modelId="{377C7148-8794-459B-97BF-B5530CB36755}" type="sibTrans" cxnId="{0AF1BC58-703E-440D-B779-1970F98954EF}">
      <dgm:prSet/>
      <dgm:spPr/>
      <dgm:t>
        <a:bodyPr/>
        <a:lstStyle/>
        <a:p>
          <a:pPr algn="ctr"/>
          <a:endParaRPr lang="pt-PT"/>
        </a:p>
      </dgm:t>
    </dgm:pt>
    <dgm:pt modelId="{1F92013C-20E5-43D3-A5BA-421C577148FE}">
      <dgm:prSet phldrT="[Texto]"/>
      <dgm:spPr/>
      <dgm:t>
        <a:bodyPr/>
        <a:lstStyle/>
        <a:p>
          <a:pPr algn="ctr"/>
          <a:r>
            <a:rPr lang="pt-PT" b="0" i="0"/>
            <a:t>Objetivo para nível operacional: aumentar a produtividade no setor de dessenvolvimento de software através da oferta de formações aos trabalhadores</a:t>
          </a:r>
          <a:endParaRPr lang="pt-PT"/>
        </a:p>
      </dgm:t>
    </dgm:pt>
    <dgm:pt modelId="{1C567BB2-35C3-4155-BE0B-19ABD0F5777C}" type="parTrans" cxnId="{F813FEE2-B5D6-486D-99E2-2FCA7A58FF2D}">
      <dgm:prSet/>
      <dgm:spPr/>
      <dgm:t>
        <a:bodyPr/>
        <a:lstStyle/>
        <a:p>
          <a:pPr algn="ctr"/>
          <a:endParaRPr lang="pt-PT"/>
        </a:p>
      </dgm:t>
    </dgm:pt>
    <dgm:pt modelId="{A95B809C-6E34-479F-BED5-50E4FCC49A48}" type="sibTrans" cxnId="{F813FEE2-B5D6-486D-99E2-2FCA7A58FF2D}">
      <dgm:prSet/>
      <dgm:spPr/>
      <dgm:t>
        <a:bodyPr/>
        <a:lstStyle/>
        <a:p>
          <a:pPr algn="ctr"/>
          <a:endParaRPr lang="pt-PT"/>
        </a:p>
      </dgm:t>
    </dgm:pt>
    <dgm:pt modelId="{FEF4E709-3E60-45E2-8A8C-716DBF00E8D7}" type="pres">
      <dgm:prSet presAssocID="{2FB2F90A-AB17-40B5-B2EA-6077BE4C862C}" presName="Name0" presStyleCnt="0">
        <dgm:presLayoutVars>
          <dgm:dir/>
          <dgm:animLvl val="lvl"/>
          <dgm:resizeHandles val="exact"/>
        </dgm:presLayoutVars>
      </dgm:prSet>
      <dgm:spPr/>
    </dgm:pt>
    <dgm:pt modelId="{FD1E905F-DE6E-4627-8424-6C4AF1C1C624}" type="pres">
      <dgm:prSet presAssocID="{D1E8B3D3-DEFB-47CA-9262-B472957F2DBF}" presName="Name8" presStyleCnt="0"/>
      <dgm:spPr/>
    </dgm:pt>
    <dgm:pt modelId="{BE05AC76-9A98-47EF-A919-203470FFE5BD}" type="pres">
      <dgm:prSet presAssocID="{D1E8B3D3-DEFB-47CA-9262-B472957F2DBF}" presName="level" presStyleLbl="node1" presStyleIdx="0" presStyleCnt="3" custScaleY="144548">
        <dgm:presLayoutVars>
          <dgm:chMax val="1"/>
          <dgm:bulletEnabled val="1"/>
        </dgm:presLayoutVars>
      </dgm:prSet>
      <dgm:spPr/>
    </dgm:pt>
    <dgm:pt modelId="{A5432B8D-20DC-41C3-BF16-3D5BB740FA1D}" type="pres">
      <dgm:prSet presAssocID="{D1E8B3D3-DEFB-47CA-9262-B472957F2DBF}" presName="levelTx" presStyleLbl="revTx" presStyleIdx="0" presStyleCnt="0">
        <dgm:presLayoutVars>
          <dgm:chMax val="1"/>
          <dgm:bulletEnabled val="1"/>
        </dgm:presLayoutVars>
      </dgm:prSet>
      <dgm:spPr/>
    </dgm:pt>
    <dgm:pt modelId="{706B82B6-5D1D-45FD-8F24-5AB735D75B9E}" type="pres">
      <dgm:prSet presAssocID="{42F0779A-8883-4BEF-8EDF-FE099D986977}" presName="Name8" presStyleCnt="0"/>
      <dgm:spPr/>
    </dgm:pt>
    <dgm:pt modelId="{7B69A66B-5286-47A9-B52C-55FFA1BE6EF1}" type="pres">
      <dgm:prSet presAssocID="{42F0779A-8883-4BEF-8EDF-FE099D986977}" presName="level" presStyleLbl="node1" presStyleIdx="1" presStyleCnt="3" custScaleY="58675">
        <dgm:presLayoutVars>
          <dgm:chMax val="1"/>
          <dgm:bulletEnabled val="1"/>
        </dgm:presLayoutVars>
      </dgm:prSet>
      <dgm:spPr/>
    </dgm:pt>
    <dgm:pt modelId="{E21630BB-EAE5-4031-AA77-5550D9AC9862}" type="pres">
      <dgm:prSet presAssocID="{42F0779A-8883-4BEF-8EDF-FE099D986977}" presName="levelTx" presStyleLbl="revTx" presStyleIdx="0" presStyleCnt="0">
        <dgm:presLayoutVars>
          <dgm:chMax val="1"/>
          <dgm:bulletEnabled val="1"/>
        </dgm:presLayoutVars>
      </dgm:prSet>
      <dgm:spPr/>
    </dgm:pt>
    <dgm:pt modelId="{A54A73F2-70FA-48CB-BADF-A1996BA3E65C}" type="pres">
      <dgm:prSet presAssocID="{1F92013C-20E5-43D3-A5BA-421C577148FE}" presName="Name8" presStyleCnt="0"/>
      <dgm:spPr/>
    </dgm:pt>
    <dgm:pt modelId="{456265F2-4711-499D-A575-11DBAF496BA2}" type="pres">
      <dgm:prSet presAssocID="{1F92013C-20E5-43D3-A5BA-421C577148FE}" presName="level" presStyleLbl="node1" presStyleIdx="2" presStyleCnt="3" custScaleY="55798" custLinFactNeighborY="10793">
        <dgm:presLayoutVars>
          <dgm:chMax val="1"/>
          <dgm:bulletEnabled val="1"/>
        </dgm:presLayoutVars>
      </dgm:prSet>
      <dgm:spPr/>
    </dgm:pt>
    <dgm:pt modelId="{BF666B5D-388C-45BA-B8D7-76C557CA2DC3}" type="pres">
      <dgm:prSet presAssocID="{1F92013C-20E5-43D3-A5BA-421C577148FE}" presName="levelTx" presStyleLbl="revTx" presStyleIdx="0" presStyleCnt="0">
        <dgm:presLayoutVars>
          <dgm:chMax val="1"/>
          <dgm:bulletEnabled val="1"/>
        </dgm:presLayoutVars>
      </dgm:prSet>
      <dgm:spPr/>
    </dgm:pt>
  </dgm:ptLst>
  <dgm:cxnLst>
    <dgm:cxn modelId="{51122C33-E107-40E4-BD0E-AE89FE5B1BB6}" srcId="{2FB2F90A-AB17-40B5-B2EA-6077BE4C862C}" destId="{D1E8B3D3-DEFB-47CA-9262-B472957F2DBF}" srcOrd="0" destOrd="0" parTransId="{66533B83-3986-42D1-AC79-544E0E7996AB}" sibTransId="{78C90B02-9B36-4FF7-B6FB-CB13F3B70AC7}"/>
    <dgm:cxn modelId="{10016041-95CF-49DF-B63C-0595F7E40557}" type="presOf" srcId="{1F92013C-20E5-43D3-A5BA-421C577148FE}" destId="{456265F2-4711-499D-A575-11DBAF496BA2}" srcOrd="0" destOrd="0" presId="urn:microsoft.com/office/officeart/2005/8/layout/pyramid1"/>
    <dgm:cxn modelId="{8E5B6B66-C3C9-4CD1-8BFF-280544AEED4C}" type="presOf" srcId="{1F92013C-20E5-43D3-A5BA-421C577148FE}" destId="{BF666B5D-388C-45BA-B8D7-76C557CA2DC3}" srcOrd="1" destOrd="0" presId="urn:microsoft.com/office/officeart/2005/8/layout/pyramid1"/>
    <dgm:cxn modelId="{27C8A477-99A7-4E16-ACAE-E23347529CBD}" type="presOf" srcId="{2FB2F90A-AB17-40B5-B2EA-6077BE4C862C}" destId="{FEF4E709-3E60-45E2-8A8C-716DBF00E8D7}" srcOrd="0" destOrd="0" presId="urn:microsoft.com/office/officeart/2005/8/layout/pyramid1"/>
    <dgm:cxn modelId="{0AF1BC58-703E-440D-B779-1970F98954EF}" srcId="{2FB2F90A-AB17-40B5-B2EA-6077BE4C862C}" destId="{42F0779A-8883-4BEF-8EDF-FE099D986977}" srcOrd="1" destOrd="0" parTransId="{59724097-A7D3-4F3C-A4CD-BCB35BE6B48D}" sibTransId="{377C7148-8794-459B-97BF-B5530CB36755}"/>
    <dgm:cxn modelId="{56D8A7A2-5876-4735-B48D-5ED14148DB57}" type="presOf" srcId="{42F0779A-8883-4BEF-8EDF-FE099D986977}" destId="{E21630BB-EAE5-4031-AA77-5550D9AC9862}" srcOrd="1" destOrd="0" presId="urn:microsoft.com/office/officeart/2005/8/layout/pyramid1"/>
    <dgm:cxn modelId="{8F4E62C0-2E09-4078-B5F9-B8F7D715BDCD}" type="presOf" srcId="{D1E8B3D3-DEFB-47CA-9262-B472957F2DBF}" destId="{A5432B8D-20DC-41C3-BF16-3D5BB740FA1D}" srcOrd="1" destOrd="0" presId="urn:microsoft.com/office/officeart/2005/8/layout/pyramid1"/>
    <dgm:cxn modelId="{7070ADC2-5264-47DA-856E-19EF5E57736B}" type="presOf" srcId="{42F0779A-8883-4BEF-8EDF-FE099D986977}" destId="{7B69A66B-5286-47A9-B52C-55FFA1BE6EF1}" srcOrd="0" destOrd="0" presId="urn:microsoft.com/office/officeart/2005/8/layout/pyramid1"/>
    <dgm:cxn modelId="{F813FEE2-B5D6-486D-99E2-2FCA7A58FF2D}" srcId="{2FB2F90A-AB17-40B5-B2EA-6077BE4C862C}" destId="{1F92013C-20E5-43D3-A5BA-421C577148FE}" srcOrd="2" destOrd="0" parTransId="{1C567BB2-35C3-4155-BE0B-19ABD0F5777C}" sibTransId="{A95B809C-6E34-479F-BED5-50E4FCC49A48}"/>
    <dgm:cxn modelId="{1A5C29FA-5572-43FA-8F41-31A6F8CC3F79}" type="presOf" srcId="{D1E8B3D3-DEFB-47CA-9262-B472957F2DBF}" destId="{BE05AC76-9A98-47EF-A919-203470FFE5BD}" srcOrd="0" destOrd="0" presId="urn:microsoft.com/office/officeart/2005/8/layout/pyramid1"/>
    <dgm:cxn modelId="{C788C42F-5412-4490-A7CD-082838664A71}" type="presParOf" srcId="{FEF4E709-3E60-45E2-8A8C-716DBF00E8D7}" destId="{FD1E905F-DE6E-4627-8424-6C4AF1C1C624}" srcOrd="0" destOrd="0" presId="urn:microsoft.com/office/officeart/2005/8/layout/pyramid1"/>
    <dgm:cxn modelId="{37F4801F-D467-4CD9-B2B8-526E5F43882B}" type="presParOf" srcId="{FD1E905F-DE6E-4627-8424-6C4AF1C1C624}" destId="{BE05AC76-9A98-47EF-A919-203470FFE5BD}" srcOrd="0" destOrd="0" presId="urn:microsoft.com/office/officeart/2005/8/layout/pyramid1"/>
    <dgm:cxn modelId="{9B154227-DEBE-417B-AD7D-730CE854A11C}" type="presParOf" srcId="{FD1E905F-DE6E-4627-8424-6C4AF1C1C624}" destId="{A5432B8D-20DC-41C3-BF16-3D5BB740FA1D}" srcOrd="1" destOrd="0" presId="urn:microsoft.com/office/officeart/2005/8/layout/pyramid1"/>
    <dgm:cxn modelId="{6676EF74-D943-458D-911E-64A2E213545F}" type="presParOf" srcId="{FEF4E709-3E60-45E2-8A8C-716DBF00E8D7}" destId="{706B82B6-5D1D-45FD-8F24-5AB735D75B9E}" srcOrd="1" destOrd="0" presId="urn:microsoft.com/office/officeart/2005/8/layout/pyramid1"/>
    <dgm:cxn modelId="{791E4F32-B0E0-4DAA-921F-DAED41040CB7}" type="presParOf" srcId="{706B82B6-5D1D-45FD-8F24-5AB735D75B9E}" destId="{7B69A66B-5286-47A9-B52C-55FFA1BE6EF1}" srcOrd="0" destOrd="0" presId="urn:microsoft.com/office/officeart/2005/8/layout/pyramid1"/>
    <dgm:cxn modelId="{27FB242B-8ABB-4D49-8823-21495760032B}" type="presParOf" srcId="{706B82B6-5D1D-45FD-8F24-5AB735D75B9E}" destId="{E21630BB-EAE5-4031-AA77-5550D9AC9862}" srcOrd="1" destOrd="0" presId="urn:microsoft.com/office/officeart/2005/8/layout/pyramid1"/>
    <dgm:cxn modelId="{A6FB70BD-F046-428C-A09D-C80E51B90C7E}" type="presParOf" srcId="{FEF4E709-3E60-45E2-8A8C-716DBF00E8D7}" destId="{A54A73F2-70FA-48CB-BADF-A1996BA3E65C}" srcOrd="2" destOrd="0" presId="urn:microsoft.com/office/officeart/2005/8/layout/pyramid1"/>
    <dgm:cxn modelId="{FA580879-7676-4F2F-8252-D17FB8AD8350}" type="presParOf" srcId="{A54A73F2-70FA-48CB-BADF-A1996BA3E65C}" destId="{456265F2-4711-499D-A575-11DBAF496BA2}" srcOrd="0" destOrd="0" presId="urn:microsoft.com/office/officeart/2005/8/layout/pyramid1"/>
    <dgm:cxn modelId="{2BB71B09-0FF9-41BE-BB5E-2423DA8B410B}" type="presParOf" srcId="{A54A73F2-70FA-48CB-BADF-A1996BA3E65C}" destId="{BF666B5D-388C-45BA-B8D7-76C557CA2DC3}"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CEA6C2-BA19-4028-8E96-D811A41CF5D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PT"/>
        </a:p>
      </dgm:t>
    </dgm:pt>
    <dgm:pt modelId="{28AF253F-43FA-4FF9-B386-EDE2C526A4D2}">
      <dgm:prSet phldrT="[Texto]"/>
      <dgm:spPr/>
      <dgm:t>
        <a:bodyPr/>
        <a:lstStyle/>
        <a:p>
          <a:r>
            <a:rPr lang="pt-PT"/>
            <a:t>CEO(Chief Executive Officer)</a:t>
          </a:r>
        </a:p>
      </dgm:t>
    </dgm:pt>
    <dgm:pt modelId="{70AEC4BC-0EA7-4ADE-8EB6-80B9A543009E}" type="parTrans" cxnId="{D26AEDCE-53AE-44FD-9CB6-D14E85A9F564}">
      <dgm:prSet/>
      <dgm:spPr/>
      <dgm:t>
        <a:bodyPr/>
        <a:lstStyle/>
        <a:p>
          <a:endParaRPr lang="pt-PT"/>
        </a:p>
      </dgm:t>
    </dgm:pt>
    <dgm:pt modelId="{DAF448D4-510C-4CF2-9424-C24E89E93FFE}" type="sibTrans" cxnId="{D26AEDCE-53AE-44FD-9CB6-D14E85A9F564}">
      <dgm:prSet/>
      <dgm:spPr/>
      <dgm:t>
        <a:bodyPr/>
        <a:lstStyle/>
        <a:p>
          <a:endParaRPr lang="pt-PT"/>
        </a:p>
      </dgm:t>
    </dgm:pt>
    <dgm:pt modelId="{CB3D6CE9-B529-4E58-B104-558FB2D26DC2}" type="asst">
      <dgm:prSet phldrT="[Texto]"/>
      <dgm:spPr/>
      <dgm:t>
        <a:bodyPr/>
        <a:lstStyle/>
        <a:p>
          <a:r>
            <a:rPr lang="pt-PT"/>
            <a:t>CIO(Chief Innovation Officer)</a:t>
          </a:r>
        </a:p>
      </dgm:t>
    </dgm:pt>
    <dgm:pt modelId="{C81B7105-095D-4A17-ABDE-DAC24AD35889}" type="parTrans" cxnId="{25A8D7DD-5F93-4DD7-BA28-C13C574279A1}">
      <dgm:prSet/>
      <dgm:spPr/>
      <dgm:t>
        <a:bodyPr/>
        <a:lstStyle/>
        <a:p>
          <a:endParaRPr lang="pt-PT"/>
        </a:p>
      </dgm:t>
    </dgm:pt>
    <dgm:pt modelId="{B6BBD6DC-2F9E-4C1D-8556-933A90D396DF}" type="sibTrans" cxnId="{25A8D7DD-5F93-4DD7-BA28-C13C574279A1}">
      <dgm:prSet/>
      <dgm:spPr/>
      <dgm:t>
        <a:bodyPr/>
        <a:lstStyle/>
        <a:p>
          <a:endParaRPr lang="pt-PT"/>
        </a:p>
      </dgm:t>
    </dgm:pt>
    <dgm:pt modelId="{7C94F851-B31E-44CB-8B70-577F4574269F}">
      <dgm:prSet phldrT="[Texto]"/>
      <dgm:spPr/>
      <dgm:t>
        <a:bodyPr/>
        <a:lstStyle/>
        <a:p>
          <a:r>
            <a:rPr lang="pt-PT"/>
            <a:t>Direção de Operações</a:t>
          </a:r>
        </a:p>
      </dgm:t>
    </dgm:pt>
    <dgm:pt modelId="{FD488DE9-95AB-41DE-83DD-6D7032F7358F}" type="parTrans" cxnId="{90082A2D-FCCA-4798-9C35-D33DCB639C51}">
      <dgm:prSet/>
      <dgm:spPr/>
      <dgm:t>
        <a:bodyPr/>
        <a:lstStyle/>
        <a:p>
          <a:endParaRPr lang="pt-PT"/>
        </a:p>
      </dgm:t>
    </dgm:pt>
    <dgm:pt modelId="{07C16BCB-24EF-41F8-A06C-FCE88DB254FA}" type="sibTrans" cxnId="{90082A2D-FCCA-4798-9C35-D33DCB639C51}">
      <dgm:prSet/>
      <dgm:spPr/>
      <dgm:t>
        <a:bodyPr/>
        <a:lstStyle/>
        <a:p>
          <a:endParaRPr lang="pt-PT"/>
        </a:p>
      </dgm:t>
    </dgm:pt>
    <dgm:pt modelId="{CE7B6183-1A0A-4D3E-96AC-7C2D90AB7116}">
      <dgm:prSet phldrT="[Texto]"/>
      <dgm:spPr/>
      <dgm:t>
        <a:bodyPr/>
        <a:lstStyle/>
        <a:p>
          <a:r>
            <a:rPr lang="pt-PT"/>
            <a:t>CTO(Chief Tecnology Officer)</a:t>
          </a:r>
        </a:p>
      </dgm:t>
    </dgm:pt>
    <dgm:pt modelId="{D3539111-BADB-4A97-AA94-1F42F8FAE02C}" type="parTrans" cxnId="{4A18E1AA-E8EE-432A-9625-08D6684DD32A}">
      <dgm:prSet/>
      <dgm:spPr/>
      <dgm:t>
        <a:bodyPr/>
        <a:lstStyle/>
        <a:p>
          <a:endParaRPr lang="pt-PT"/>
        </a:p>
      </dgm:t>
    </dgm:pt>
    <dgm:pt modelId="{0F662685-9427-4554-9595-725D556DEE87}" type="sibTrans" cxnId="{4A18E1AA-E8EE-432A-9625-08D6684DD32A}">
      <dgm:prSet/>
      <dgm:spPr/>
      <dgm:t>
        <a:bodyPr/>
        <a:lstStyle/>
        <a:p>
          <a:endParaRPr lang="pt-PT"/>
        </a:p>
      </dgm:t>
    </dgm:pt>
    <dgm:pt modelId="{0AFD2CD6-AA34-42CF-8EC8-1657F30C1812}">
      <dgm:prSet phldrT="[Texto]"/>
      <dgm:spPr/>
      <dgm:t>
        <a:bodyPr/>
        <a:lstStyle/>
        <a:p>
          <a:r>
            <a:rPr lang="pt-PT"/>
            <a:t>Direção Financeiro</a:t>
          </a:r>
        </a:p>
      </dgm:t>
    </dgm:pt>
    <dgm:pt modelId="{ECE611A2-B9F3-4BBA-BA29-D3455D927DB9}" type="sibTrans" cxnId="{A053D731-075F-4D1B-A880-2AC1C18A4F69}">
      <dgm:prSet/>
      <dgm:spPr/>
      <dgm:t>
        <a:bodyPr/>
        <a:lstStyle/>
        <a:p>
          <a:endParaRPr lang="pt-PT"/>
        </a:p>
      </dgm:t>
    </dgm:pt>
    <dgm:pt modelId="{64AD5137-6204-4480-9A53-5F14E61AF8A2}" type="parTrans" cxnId="{A053D731-075F-4D1B-A880-2AC1C18A4F69}">
      <dgm:prSet/>
      <dgm:spPr/>
      <dgm:t>
        <a:bodyPr/>
        <a:lstStyle/>
        <a:p>
          <a:endParaRPr lang="pt-PT"/>
        </a:p>
      </dgm:t>
    </dgm:pt>
    <dgm:pt modelId="{94717C83-E54C-40CE-8EBD-87E6D3B23CB6}" type="asst">
      <dgm:prSet phldrT="[Texto]"/>
      <dgm:spPr/>
      <dgm:t>
        <a:bodyPr/>
        <a:lstStyle/>
        <a:p>
          <a:r>
            <a:rPr lang="pt-PT"/>
            <a:t>Staff</a:t>
          </a:r>
        </a:p>
      </dgm:t>
    </dgm:pt>
    <dgm:pt modelId="{9F830B96-A1F0-4779-9523-716181F7BBDF}" type="parTrans" cxnId="{02974B40-EA23-4667-82C8-6453238CFCD2}">
      <dgm:prSet/>
      <dgm:spPr/>
      <dgm:t>
        <a:bodyPr/>
        <a:lstStyle/>
        <a:p>
          <a:endParaRPr lang="pt-PT"/>
        </a:p>
      </dgm:t>
    </dgm:pt>
    <dgm:pt modelId="{E6337F75-B2FC-453D-B78E-9992C4EE0FE3}" type="sibTrans" cxnId="{02974B40-EA23-4667-82C8-6453238CFCD2}">
      <dgm:prSet/>
      <dgm:spPr/>
      <dgm:t>
        <a:bodyPr/>
        <a:lstStyle/>
        <a:p>
          <a:endParaRPr lang="pt-PT"/>
        </a:p>
      </dgm:t>
    </dgm:pt>
    <dgm:pt modelId="{B4E164F7-7CEB-439D-992C-AA61B4B55D74}" type="asst">
      <dgm:prSet phldrT="[Texto]"/>
      <dgm:spPr/>
      <dgm:t>
        <a:bodyPr/>
        <a:lstStyle/>
        <a:p>
          <a:r>
            <a:rPr lang="pt-PT"/>
            <a:t>Direção de Marketing</a:t>
          </a:r>
        </a:p>
      </dgm:t>
    </dgm:pt>
    <dgm:pt modelId="{5B42607C-27D2-41DE-86D6-C68303155E38}" type="parTrans" cxnId="{719E5C0D-F055-4660-A3B3-67C2BC6D2BEB}">
      <dgm:prSet/>
      <dgm:spPr/>
      <dgm:t>
        <a:bodyPr/>
        <a:lstStyle/>
        <a:p>
          <a:endParaRPr lang="pt-PT"/>
        </a:p>
      </dgm:t>
    </dgm:pt>
    <dgm:pt modelId="{D5307091-0F39-44D8-B01B-D64D4CA5BBD3}" type="sibTrans" cxnId="{719E5C0D-F055-4660-A3B3-67C2BC6D2BEB}">
      <dgm:prSet/>
      <dgm:spPr/>
      <dgm:t>
        <a:bodyPr/>
        <a:lstStyle/>
        <a:p>
          <a:endParaRPr lang="pt-PT"/>
        </a:p>
      </dgm:t>
    </dgm:pt>
    <dgm:pt modelId="{F1CAAA03-3759-492D-93AA-D8EC7E14827C}">
      <dgm:prSet phldrT="[Texto]"/>
      <dgm:spPr/>
      <dgm:t>
        <a:bodyPr/>
        <a:lstStyle/>
        <a:p>
          <a:r>
            <a:rPr lang="pt-PT"/>
            <a:t>Coordenação de Sucesso de clientes</a:t>
          </a:r>
        </a:p>
      </dgm:t>
    </dgm:pt>
    <dgm:pt modelId="{94A3085B-CD3A-4EB5-8E49-99769FB5167B}" type="parTrans" cxnId="{E80BB590-387F-42D8-BD6E-83CD1238AE0D}">
      <dgm:prSet/>
      <dgm:spPr/>
      <dgm:t>
        <a:bodyPr/>
        <a:lstStyle/>
        <a:p>
          <a:endParaRPr lang="pt-PT"/>
        </a:p>
      </dgm:t>
    </dgm:pt>
    <dgm:pt modelId="{B1C55615-1C1B-4029-A3F8-448C3FB5636E}" type="sibTrans" cxnId="{E80BB590-387F-42D8-BD6E-83CD1238AE0D}">
      <dgm:prSet/>
      <dgm:spPr/>
      <dgm:t>
        <a:bodyPr/>
        <a:lstStyle/>
        <a:p>
          <a:endParaRPr lang="pt-PT"/>
        </a:p>
      </dgm:t>
    </dgm:pt>
    <dgm:pt modelId="{3AAA275C-25A3-412E-80CD-626EB70FBD58}">
      <dgm:prSet phldrT="[Texto]"/>
      <dgm:spPr/>
      <dgm:t>
        <a:bodyPr/>
        <a:lstStyle/>
        <a:p>
          <a:r>
            <a:rPr lang="pt-PT"/>
            <a:t>Direação de Análise de Qualidade</a:t>
          </a:r>
        </a:p>
      </dgm:t>
    </dgm:pt>
    <dgm:pt modelId="{D48BFA45-BE2D-4322-834C-BED8C8A23FDB}" type="parTrans" cxnId="{1EAEB990-669E-4A48-84CE-9780DBCA2A91}">
      <dgm:prSet/>
      <dgm:spPr/>
      <dgm:t>
        <a:bodyPr/>
        <a:lstStyle/>
        <a:p>
          <a:endParaRPr lang="pt-PT"/>
        </a:p>
      </dgm:t>
    </dgm:pt>
    <dgm:pt modelId="{9EC9C926-1687-4161-805F-6EF144894D05}" type="sibTrans" cxnId="{1EAEB990-669E-4A48-84CE-9780DBCA2A91}">
      <dgm:prSet/>
      <dgm:spPr/>
      <dgm:t>
        <a:bodyPr/>
        <a:lstStyle/>
        <a:p>
          <a:endParaRPr lang="pt-PT"/>
        </a:p>
      </dgm:t>
    </dgm:pt>
    <dgm:pt modelId="{FC2E17FA-4126-4E11-88D5-0968737124AB}">
      <dgm:prSet phldrT="[Texto]"/>
      <dgm:spPr/>
      <dgm:t>
        <a:bodyPr/>
        <a:lstStyle/>
        <a:p>
          <a:r>
            <a:rPr lang="pt-PT"/>
            <a:t>Direção de arquitetura de sistemas</a:t>
          </a:r>
        </a:p>
      </dgm:t>
    </dgm:pt>
    <dgm:pt modelId="{2E0A48CA-A057-48A0-8999-BFE79A13F778}" type="parTrans" cxnId="{40ABAF7C-0EE0-47B8-B5F0-3E2E2618447D}">
      <dgm:prSet/>
      <dgm:spPr/>
      <dgm:t>
        <a:bodyPr/>
        <a:lstStyle/>
        <a:p>
          <a:endParaRPr lang="pt-PT"/>
        </a:p>
      </dgm:t>
    </dgm:pt>
    <dgm:pt modelId="{DA0B4A51-D1B0-4C59-8BE3-197D06105C05}" type="sibTrans" cxnId="{40ABAF7C-0EE0-47B8-B5F0-3E2E2618447D}">
      <dgm:prSet/>
      <dgm:spPr/>
      <dgm:t>
        <a:bodyPr/>
        <a:lstStyle/>
        <a:p>
          <a:endParaRPr lang="pt-PT"/>
        </a:p>
      </dgm:t>
    </dgm:pt>
    <dgm:pt modelId="{D8838F25-EB9A-4831-A322-BF6BCF615845}">
      <dgm:prSet phldrT="[Texto]"/>
      <dgm:spPr/>
      <dgm:t>
        <a:bodyPr/>
        <a:lstStyle/>
        <a:p>
          <a:r>
            <a:rPr lang="pt-PT"/>
            <a:t>Direção de operação (developers)</a:t>
          </a:r>
        </a:p>
      </dgm:t>
    </dgm:pt>
    <dgm:pt modelId="{F94D6244-C00A-45DD-8110-804C9A31B27B}" type="parTrans" cxnId="{BD14E63F-668A-4142-A50C-3E219A6B0056}">
      <dgm:prSet/>
      <dgm:spPr/>
      <dgm:t>
        <a:bodyPr/>
        <a:lstStyle/>
        <a:p>
          <a:endParaRPr lang="pt-PT"/>
        </a:p>
      </dgm:t>
    </dgm:pt>
    <dgm:pt modelId="{C8ADE2EC-BC68-4E29-8A58-A3801FB45DD5}" type="sibTrans" cxnId="{BD14E63F-668A-4142-A50C-3E219A6B0056}">
      <dgm:prSet/>
      <dgm:spPr/>
      <dgm:t>
        <a:bodyPr/>
        <a:lstStyle/>
        <a:p>
          <a:endParaRPr lang="pt-PT"/>
        </a:p>
      </dgm:t>
    </dgm:pt>
    <dgm:pt modelId="{78D7053D-A8A9-4DA9-AA84-2A2AF6F86F1D}" type="pres">
      <dgm:prSet presAssocID="{1FCEA6C2-BA19-4028-8E96-D811A41CF5DF}" presName="hierChild1" presStyleCnt="0">
        <dgm:presLayoutVars>
          <dgm:orgChart val="1"/>
          <dgm:chPref val="1"/>
          <dgm:dir/>
          <dgm:animOne val="branch"/>
          <dgm:animLvl val="lvl"/>
          <dgm:resizeHandles/>
        </dgm:presLayoutVars>
      </dgm:prSet>
      <dgm:spPr/>
    </dgm:pt>
    <dgm:pt modelId="{30B96B17-74D1-4FDC-B1B6-2F9A92F115A7}" type="pres">
      <dgm:prSet presAssocID="{28AF253F-43FA-4FF9-B386-EDE2C526A4D2}" presName="hierRoot1" presStyleCnt="0">
        <dgm:presLayoutVars>
          <dgm:hierBranch val="init"/>
        </dgm:presLayoutVars>
      </dgm:prSet>
      <dgm:spPr/>
    </dgm:pt>
    <dgm:pt modelId="{2BE3E0A1-A14C-4FDF-A5A5-1CE5BAA2104E}" type="pres">
      <dgm:prSet presAssocID="{28AF253F-43FA-4FF9-B386-EDE2C526A4D2}" presName="rootComposite1" presStyleCnt="0"/>
      <dgm:spPr/>
    </dgm:pt>
    <dgm:pt modelId="{36E6EB5A-FA1D-4D04-91B5-749C2443B5EE}" type="pres">
      <dgm:prSet presAssocID="{28AF253F-43FA-4FF9-B386-EDE2C526A4D2}" presName="rootText1" presStyleLbl="node0" presStyleIdx="0" presStyleCnt="1">
        <dgm:presLayoutVars>
          <dgm:chPref val="3"/>
        </dgm:presLayoutVars>
      </dgm:prSet>
      <dgm:spPr/>
    </dgm:pt>
    <dgm:pt modelId="{27396094-9914-469D-B36F-34B6D8613EDF}" type="pres">
      <dgm:prSet presAssocID="{28AF253F-43FA-4FF9-B386-EDE2C526A4D2}" presName="rootConnector1" presStyleLbl="node1" presStyleIdx="0" presStyleCnt="0"/>
      <dgm:spPr/>
    </dgm:pt>
    <dgm:pt modelId="{5D3EB11A-73C5-4B0A-A517-7229973671F4}" type="pres">
      <dgm:prSet presAssocID="{28AF253F-43FA-4FF9-B386-EDE2C526A4D2}" presName="hierChild2" presStyleCnt="0"/>
      <dgm:spPr/>
    </dgm:pt>
    <dgm:pt modelId="{CFEFBF04-97EF-4950-A45E-551BD6F008E0}" type="pres">
      <dgm:prSet presAssocID="{64AD5137-6204-4480-9A53-5F14E61AF8A2}" presName="Name37" presStyleLbl="parChTrans1D2" presStyleIdx="0" presStyleCnt="5"/>
      <dgm:spPr/>
    </dgm:pt>
    <dgm:pt modelId="{4C5D78A1-5E5F-44AC-9D28-F10778F09784}" type="pres">
      <dgm:prSet presAssocID="{0AFD2CD6-AA34-42CF-8EC8-1657F30C1812}" presName="hierRoot2" presStyleCnt="0">
        <dgm:presLayoutVars>
          <dgm:hierBranch val="init"/>
        </dgm:presLayoutVars>
      </dgm:prSet>
      <dgm:spPr/>
    </dgm:pt>
    <dgm:pt modelId="{5ACE35B0-A9CE-438D-BFF6-C3E71D00325D}" type="pres">
      <dgm:prSet presAssocID="{0AFD2CD6-AA34-42CF-8EC8-1657F30C1812}" presName="rootComposite" presStyleCnt="0"/>
      <dgm:spPr/>
    </dgm:pt>
    <dgm:pt modelId="{5C4CEC23-1F88-40FE-AD34-62CFC09B7951}" type="pres">
      <dgm:prSet presAssocID="{0AFD2CD6-AA34-42CF-8EC8-1657F30C1812}" presName="rootText" presStyleLbl="node2" presStyleIdx="0" presStyleCnt="3">
        <dgm:presLayoutVars>
          <dgm:chPref val="3"/>
        </dgm:presLayoutVars>
      </dgm:prSet>
      <dgm:spPr/>
    </dgm:pt>
    <dgm:pt modelId="{E4B32A28-F4CA-44CE-8E2B-8946FF708CE5}" type="pres">
      <dgm:prSet presAssocID="{0AFD2CD6-AA34-42CF-8EC8-1657F30C1812}" presName="rootConnector" presStyleLbl="node2" presStyleIdx="0" presStyleCnt="3"/>
      <dgm:spPr/>
    </dgm:pt>
    <dgm:pt modelId="{A725B8AD-96B4-4659-9092-8711C8DB697F}" type="pres">
      <dgm:prSet presAssocID="{0AFD2CD6-AA34-42CF-8EC8-1657F30C1812}" presName="hierChild4" presStyleCnt="0"/>
      <dgm:spPr/>
    </dgm:pt>
    <dgm:pt modelId="{D19839FC-DC4A-4D65-BD27-972C7A594A6F}" type="pres">
      <dgm:prSet presAssocID="{0AFD2CD6-AA34-42CF-8EC8-1657F30C1812}" presName="hierChild5" presStyleCnt="0"/>
      <dgm:spPr/>
    </dgm:pt>
    <dgm:pt modelId="{FD9D8934-81FF-4ECF-AD3C-56C5444FF17F}" type="pres">
      <dgm:prSet presAssocID="{FD488DE9-95AB-41DE-83DD-6D7032F7358F}" presName="Name37" presStyleLbl="parChTrans1D2" presStyleIdx="1" presStyleCnt="5"/>
      <dgm:spPr/>
    </dgm:pt>
    <dgm:pt modelId="{D3C3DA6C-1A4D-4179-BFBB-62F3B3BC13F2}" type="pres">
      <dgm:prSet presAssocID="{7C94F851-B31E-44CB-8B70-577F4574269F}" presName="hierRoot2" presStyleCnt="0">
        <dgm:presLayoutVars>
          <dgm:hierBranch val="init"/>
        </dgm:presLayoutVars>
      </dgm:prSet>
      <dgm:spPr/>
    </dgm:pt>
    <dgm:pt modelId="{313DFF9F-8D75-42ED-8A24-1BE77D8E7F99}" type="pres">
      <dgm:prSet presAssocID="{7C94F851-B31E-44CB-8B70-577F4574269F}" presName="rootComposite" presStyleCnt="0"/>
      <dgm:spPr/>
    </dgm:pt>
    <dgm:pt modelId="{F20E85BA-E5D4-4BCA-9843-A0E062C7F22F}" type="pres">
      <dgm:prSet presAssocID="{7C94F851-B31E-44CB-8B70-577F4574269F}" presName="rootText" presStyleLbl="node2" presStyleIdx="1" presStyleCnt="3">
        <dgm:presLayoutVars>
          <dgm:chPref val="3"/>
        </dgm:presLayoutVars>
      </dgm:prSet>
      <dgm:spPr/>
    </dgm:pt>
    <dgm:pt modelId="{52DEE8A5-11C0-4588-8A7C-8B87CD3A2823}" type="pres">
      <dgm:prSet presAssocID="{7C94F851-B31E-44CB-8B70-577F4574269F}" presName="rootConnector" presStyleLbl="node2" presStyleIdx="1" presStyleCnt="3"/>
      <dgm:spPr/>
    </dgm:pt>
    <dgm:pt modelId="{A0C2C760-FFDE-4F92-8467-A3CA97961C7F}" type="pres">
      <dgm:prSet presAssocID="{7C94F851-B31E-44CB-8B70-577F4574269F}" presName="hierChild4" presStyleCnt="0"/>
      <dgm:spPr/>
    </dgm:pt>
    <dgm:pt modelId="{4D5873C0-1293-4E0C-B56B-18EE4B807CBA}" type="pres">
      <dgm:prSet presAssocID="{94A3085B-CD3A-4EB5-8E49-99769FB5167B}" presName="Name37" presStyleLbl="parChTrans1D3" presStyleIdx="0" presStyleCnt="5"/>
      <dgm:spPr/>
    </dgm:pt>
    <dgm:pt modelId="{9792A22C-0ECF-4248-BD4B-F23FEDA226A0}" type="pres">
      <dgm:prSet presAssocID="{F1CAAA03-3759-492D-93AA-D8EC7E14827C}" presName="hierRoot2" presStyleCnt="0">
        <dgm:presLayoutVars>
          <dgm:hierBranch val="init"/>
        </dgm:presLayoutVars>
      </dgm:prSet>
      <dgm:spPr/>
    </dgm:pt>
    <dgm:pt modelId="{7619B64D-813C-42D8-B044-A5F9DB41823F}" type="pres">
      <dgm:prSet presAssocID="{F1CAAA03-3759-492D-93AA-D8EC7E14827C}" presName="rootComposite" presStyleCnt="0"/>
      <dgm:spPr/>
    </dgm:pt>
    <dgm:pt modelId="{FD41A85C-D2CD-4BC5-A2FD-C71D9D92F417}" type="pres">
      <dgm:prSet presAssocID="{F1CAAA03-3759-492D-93AA-D8EC7E14827C}" presName="rootText" presStyleLbl="node3" presStyleIdx="0" presStyleCnt="4">
        <dgm:presLayoutVars>
          <dgm:chPref val="3"/>
        </dgm:presLayoutVars>
      </dgm:prSet>
      <dgm:spPr/>
    </dgm:pt>
    <dgm:pt modelId="{B3FE9A2B-0441-4E2F-8F7F-73528B2226DF}" type="pres">
      <dgm:prSet presAssocID="{F1CAAA03-3759-492D-93AA-D8EC7E14827C}" presName="rootConnector" presStyleLbl="node3" presStyleIdx="0" presStyleCnt="4"/>
      <dgm:spPr/>
    </dgm:pt>
    <dgm:pt modelId="{211F161E-A8B0-4C86-B36E-8A976448EA43}" type="pres">
      <dgm:prSet presAssocID="{F1CAAA03-3759-492D-93AA-D8EC7E14827C}" presName="hierChild4" presStyleCnt="0"/>
      <dgm:spPr/>
    </dgm:pt>
    <dgm:pt modelId="{5582E97A-7423-4929-9CEF-20B8D5D40604}" type="pres">
      <dgm:prSet presAssocID="{F1CAAA03-3759-492D-93AA-D8EC7E14827C}" presName="hierChild5" presStyleCnt="0"/>
      <dgm:spPr/>
    </dgm:pt>
    <dgm:pt modelId="{C9A500AF-A0C1-4F05-88BB-B92E02B27DA7}" type="pres">
      <dgm:prSet presAssocID="{7C94F851-B31E-44CB-8B70-577F4574269F}" presName="hierChild5" presStyleCnt="0"/>
      <dgm:spPr/>
    </dgm:pt>
    <dgm:pt modelId="{7195DF2E-9FFE-492B-B244-1C93CB356438}" type="pres">
      <dgm:prSet presAssocID="{D3539111-BADB-4A97-AA94-1F42F8FAE02C}" presName="Name37" presStyleLbl="parChTrans1D2" presStyleIdx="2" presStyleCnt="5"/>
      <dgm:spPr/>
    </dgm:pt>
    <dgm:pt modelId="{1561BF30-C7CC-4396-B898-DA66071F04F2}" type="pres">
      <dgm:prSet presAssocID="{CE7B6183-1A0A-4D3E-96AC-7C2D90AB7116}" presName="hierRoot2" presStyleCnt="0">
        <dgm:presLayoutVars>
          <dgm:hierBranch val="init"/>
        </dgm:presLayoutVars>
      </dgm:prSet>
      <dgm:spPr/>
    </dgm:pt>
    <dgm:pt modelId="{F311C0DD-1C80-4702-8C11-6FAAB68B2D57}" type="pres">
      <dgm:prSet presAssocID="{CE7B6183-1A0A-4D3E-96AC-7C2D90AB7116}" presName="rootComposite" presStyleCnt="0"/>
      <dgm:spPr/>
    </dgm:pt>
    <dgm:pt modelId="{28905A05-78E1-4EE9-9FC4-AD0B465A2D1D}" type="pres">
      <dgm:prSet presAssocID="{CE7B6183-1A0A-4D3E-96AC-7C2D90AB7116}" presName="rootText" presStyleLbl="node2" presStyleIdx="2" presStyleCnt="3">
        <dgm:presLayoutVars>
          <dgm:chPref val="3"/>
        </dgm:presLayoutVars>
      </dgm:prSet>
      <dgm:spPr/>
    </dgm:pt>
    <dgm:pt modelId="{BB88565A-38B2-4CAC-B77B-99D29D528189}" type="pres">
      <dgm:prSet presAssocID="{CE7B6183-1A0A-4D3E-96AC-7C2D90AB7116}" presName="rootConnector" presStyleLbl="node2" presStyleIdx="2" presStyleCnt="3"/>
      <dgm:spPr/>
    </dgm:pt>
    <dgm:pt modelId="{571D74BB-B71A-4B7B-B424-AF309F926DD6}" type="pres">
      <dgm:prSet presAssocID="{CE7B6183-1A0A-4D3E-96AC-7C2D90AB7116}" presName="hierChild4" presStyleCnt="0"/>
      <dgm:spPr/>
    </dgm:pt>
    <dgm:pt modelId="{6DB6AD97-2CC8-48E7-B84F-503600D993EC}" type="pres">
      <dgm:prSet presAssocID="{D48BFA45-BE2D-4322-834C-BED8C8A23FDB}" presName="Name37" presStyleLbl="parChTrans1D3" presStyleIdx="1" presStyleCnt="5"/>
      <dgm:spPr/>
    </dgm:pt>
    <dgm:pt modelId="{326E4FCF-EC58-485C-B04D-ECBE6E8D3884}" type="pres">
      <dgm:prSet presAssocID="{3AAA275C-25A3-412E-80CD-626EB70FBD58}" presName="hierRoot2" presStyleCnt="0">
        <dgm:presLayoutVars>
          <dgm:hierBranch val="init"/>
        </dgm:presLayoutVars>
      </dgm:prSet>
      <dgm:spPr/>
    </dgm:pt>
    <dgm:pt modelId="{28137324-00CD-4BE0-851A-C33D75A83F6D}" type="pres">
      <dgm:prSet presAssocID="{3AAA275C-25A3-412E-80CD-626EB70FBD58}" presName="rootComposite" presStyleCnt="0"/>
      <dgm:spPr/>
    </dgm:pt>
    <dgm:pt modelId="{F6196001-13F8-4276-BC1C-C75A531671EC}" type="pres">
      <dgm:prSet presAssocID="{3AAA275C-25A3-412E-80CD-626EB70FBD58}" presName="rootText" presStyleLbl="node3" presStyleIdx="1" presStyleCnt="4">
        <dgm:presLayoutVars>
          <dgm:chPref val="3"/>
        </dgm:presLayoutVars>
      </dgm:prSet>
      <dgm:spPr/>
    </dgm:pt>
    <dgm:pt modelId="{C0DB0082-1953-4B80-B5A1-C84CD08147DE}" type="pres">
      <dgm:prSet presAssocID="{3AAA275C-25A3-412E-80CD-626EB70FBD58}" presName="rootConnector" presStyleLbl="node3" presStyleIdx="1" presStyleCnt="4"/>
      <dgm:spPr/>
    </dgm:pt>
    <dgm:pt modelId="{3DB779AD-7270-4C42-AECE-AB1CF8EF2E49}" type="pres">
      <dgm:prSet presAssocID="{3AAA275C-25A3-412E-80CD-626EB70FBD58}" presName="hierChild4" presStyleCnt="0"/>
      <dgm:spPr/>
    </dgm:pt>
    <dgm:pt modelId="{ADE2FBFF-2C8B-4676-9192-6B3A48C7A24B}" type="pres">
      <dgm:prSet presAssocID="{3AAA275C-25A3-412E-80CD-626EB70FBD58}" presName="hierChild5" presStyleCnt="0"/>
      <dgm:spPr/>
    </dgm:pt>
    <dgm:pt modelId="{07462DCA-C9A0-4433-B119-DB28650204AC}" type="pres">
      <dgm:prSet presAssocID="{2E0A48CA-A057-48A0-8999-BFE79A13F778}" presName="Name37" presStyleLbl="parChTrans1D3" presStyleIdx="2" presStyleCnt="5"/>
      <dgm:spPr/>
    </dgm:pt>
    <dgm:pt modelId="{EBA94C56-FC77-4756-88E2-AB36DA6544AF}" type="pres">
      <dgm:prSet presAssocID="{FC2E17FA-4126-4E11-88D5-0968737124AB}" presName="hierRoot2" presStyleCnt="0">
        <dgm:presLayoutVars>
          <dgm:hierBranch val="init"/>
        </dgm:presLayoutVars>
      </dgm:prSet>
      <dgm:spPr/>
    </dgm:pt>
    <dgm:pt modelId="{C6C35E9A-BB7D-4409-9C2D-53D7684C9205}" type="pres">
      <dgm:prSet presAssocID="{FC2E17FA-4126-4E11-88D5-0968737124AB}" presName="rootComposite" presStyleCnt="0"/>
      <dgm:spPr/>
    </dgm:pt>
    <dgm:pt modelId="{31F95DEF-9051-4C5D-A6FA-DA0703B7520C}" type="pres">
      <dgm:prSet presAssocID="{FC2E17FA-4126-4E11-88D5-0968737124AB}" presName="rootText" presStyleLbl="node3" presStyleIdx="2" presStyleCnt="4">
        <dgm:presLayoutVars>
          <dgm:chPref val="3"/>
        </dgm:presLayoutVars>
      </dgm:prSet>
      <dgm:spPr/>
    </dgm:pt>
    <dgm:pt modelId="{06F41F1A-6472-4F1A-AF9E-9086C710A75E}" type="pres">
      <dgm:prSet presAssocID="{FC2E17FA-4126-4E11-88D5-0968737124AB}" presName="rootConnector" presStyleLbl="node3" presStyleIdx="2" presStyleCnt="4"/>
      <dgm:spPr/>
    </dgm:pt>
    <dgm:pt modelId="{D3D1ED83-22CF-4835-8EF6-06072117B2E1}" type="pres">
      <dgm:prSet presAssocID="{FC2E17FA-4126-4E11-88D5-0968737124AB}" presName="hierChild4" presStyleCnt="0"/>
      <dgm:spPr/>
    </dgm:pt>
    <dgm:pt modelId="{74733BEC-3C02-4F1B-831C-E03AE023AFF3}" type="pres">
      <dgm:prSet presAssocID="{FC2E17FA-4126-4E11-88D5-0968737124AB}" presName="hierChild5" presStyleCnt="0"/>
      <dgm:spPr/>
    </dgm:pt>
    <dgm:pt modelId="{4BDD27F1-8469-41E6-88FE-AE00BCE4D86F}" type="pres">
      <dgm:prSet presAssocID="{F94D6244-C00A-45DD-8110-804C9A31B27B}" presName="Name37" presStyleLbl="parChTrans1D3" presStyleIdx="3" presStyleCnt="5"/>
      <dgm:spPr/>
    </dgm:pt>
    <dgm:pt modelId="{AFAF0542-BCB8-435D-9396-9D6AB1FEDC23}" type="pres">
      <dgm:prSet presAssocID="{D8838F25-EB9A-4831-A322-BF6BCF615845}" presName="hierRoot2" presStyleCnt="0">
        <dgm:presLayoutVars>
          <dgm:hierBranch val="init"/>
        </dgm:presLayoutVars>
      </dgm:prSet>
      <dgm:spPr/>
    </dgm:pt>
    <dgm:pt modelId="{847A6BDB-3556-4CDD-AA36-DEE06CCF68A8}" type="pres">
      <dgm:prSet presAssocID="{D8838F25-EB9A-4831-A322-BF6BCF615845}" presName="rootComposite" presStyleCnt="0"/>
      <dgm:spPr/>
    </dgm:pt>
    <dgm:pt modelId="{D00C34F8-8EA2-4572-A193-24FBA94298B6}" type="pres">
      <dgm:prSet presAssocID="{D8838F25-EB9A-4831-A322-BF6BCF615845}" presName="rootText" presStyleLbl="node3" presStyleIdx="3" presStyleCnt="4">
        <dgm:presLayoutVars>
          <dgm:chPref val="3"/>
        </dgm:presLayoutVars>
      </dgm:prSet>
      <dgm:spPr/>
    </dgm:pt>
    <dgm:pt modelId="{DCF78B70-70F6-4C15-8B06-26254BB99350}" type="pres">
      <dgm:prSet presAssocID="{D8838F25-EB9A-4831-A322-BF6BCF615845}" presName="rootConnector" presStyleLbl="node3" presStyleIdx="3" presStyleCnt="4"/>
      <dgm:spPr/>
    </dgm:pt>
    <dgm:pt modelId="{52D1769F-2D6F-4F8A-B314-A41FAFAE1133}" type="pres">
      <dgm:prSet presAssocID="{D8838F25-EB9A-4831-A322-BF6BCF615845}" presName="hierChild4" presStyleCnt="0"/>
      <dgm:spPr/>
    </dgm:pt>
    <dgm:pt modelId="{F7EEF9B2-628F-401D-A381-1B5A0F1A6422}" type="pres">
      <dgm:prSet presAssocID="{D8838F25-EB9A-4831-A322-BF6BCF615845}" presName="hierChild5" presStyleCnt="0"/>
      <dgm:spPr/>
    </dgm:pt>
    <dgm:pt modelId="{93D806F1-C7F8-43C1-88B3-B07CCFD856AF}" type="pres">
      <dgm:prSet presAssocID="{CE7B6183-1A0A-4D3E-96AC-7C2D90AB7116}" presName="hierChild5" presStyleCnt="0"/>
      <dgm:spPr/>
    </dgm:pt>
    <dgm:pt modelId="{F568BB9D-F6CF-4FD3-8468-7A9561B0FBB9}" type="pres">
      <dgm:prSet presAssocID="{28AF253F-43FA-4FF9-B386-EDE2C526A4D2}" presName="hierChild3" presStyleCnt="0"/>
      <dgm:spPr/>
    </dgm:pt>
    <dgm:pt modelId="{ACB78C80-9CCB-4AD1-BE07-64B174FDF52F}" type="pres">
      <dgm:prSet presAssocID="{C81B7105-095D-4A17-ABDE-DAC24AD35889}" presName="Name111" presStyleLbl="parChTrans1D2" presStyleIdx="3" presStyleCnt="5"/>
      <dgm:spPr/>
    </dgm:pt>
    <dgm:pt modelId="{970D8D98-7DEC-4CC2-8D22-AEE9335CF4EE}" type="pres">
      <dgm:prSet presAssocID="{CB3D6CE9-B529-4E58-B104-558FB2D26DC2}" presName="hierRoot3" presStyleCnt="0">
        <dgm:presLayoutVars>
          <dgm:hierBranch val="init"/>
        </dgm:presLayoutVars>
      </dgm:prSet>
      <dgm:spPr/>
    </dgm:pt>
    <dgm:pt modelId="{C73DDC68-EA73-466F-91CE-598E3170F919}" type="pres">
      <dgm:prSet presAssocID="{CB3D6CE9-B529-4E58-B104-558FB2D26DC2}" presName="rootComposite3" presStyleCnt="0"/>
      <dgm:spPr/>
    </dgm:pt>
    <dgm:pt modelId="{7052419E-AB6D-4D31-A794-36A34796069A}" type="pres">
      <dgm:prSet presAssocID="{CB3D6CE9-B529-4E58-B104-558FB2D26DC2}" presName="rootText3" presStyleLbl="asst1" presStyleIdx="0" presStyleCnt="3">
        <dgm:presLayoutVars>
          <dgm:chPref val="3"/>
        </dgm:presLayoutVars>
      </dgm:prSet>
      <dgm:spPr/>
    </dgm:pt>
    <dgm:pt modelId="{B46A8AB7-D1B1-4A07-8949-EFFC7D02E0E4}" type="pres">
      <dgm:prSet presAssocID="{CB3D6CE9-B529-4E58-B104-558FB2D26DC2}" presName="rootConnector3" presStyleLbl="asst1" presStyleIdx="0" presStyleCnt="3"/>
      <dgm:spPr/>
    </dgm:pt>
    <dgm:pt modelId="{FB50F32D-22D9-445E-AEE1-A672A43A9252}" type="pres">
      <dgm:prSet presAssocID="{CB3D6CE9-B529-4E58-B104-558FB2D26DC2}" presName="hierChild6" presStyleCnt="0"/>
      <dgm:spPr/>
    </dgm:pt>
    <dgm:pt modelId="{FAAC0764-3EDA-4852-BBCC-BEBAB7E1571E}" type="pres">
      <dgm:prSet presAssocID="{CB3D6CE9-B529-4E58-B104-558FB2D26DC2}" presName="hierChild7" presStyleCnt="0"/>
      <dgm:spPr/>
    </dgm:pt>
    <dgm:pt modelId="{570C9BF4-51BC-4ECF-B70D-1FCFEC548814}" type="pres">
      <dgm:prSet presAssocID="{5B42607C-27D2-41DE-86D6-C68303155E38}" presName="Name111" presStyleLbl="parChTrans1D3" presStyleIdx="4" presStyleCnt="5"/>
      <dgm:spPr/>
    </dgm:pt>
    <dgm:pt modelId="{ACCAE14B-6E51-4465-AEC3-89E32AE78B8B}" type="pres">
      <dgm:prSet presAssocID="{B4E164F7-7CEB-439D-992C-AA61B4B55D74}" presName="hierRoot3" presStyleCnt="0">
        <dgm:presLayoutVars>
          <dgm:hierBranch val="init"/>
        </dgm:presLayoutVars>
      </dgm:prSet>
      <dgm:spPr/>
    </dgm:pt>
    <dgm:pt modelId="{74D8E1E8-C26E-4608-8541-8FADBE488051}" type="pres">
      <dgm:prSet presAssocID="{B4E164F7-7CEB-439D-992C-AA61B4B55D74}" presName="rootComposite3" presStyleCnt="0"/>
      <dgm:spPr/>
    </dgm:pt>
    <dgm:pt modelId="{6E467BC0-1EBC-4C02-A118-4C23D3683ECB}" type="pres">
      <dgm:prSet presAssocID="{B4E164F7-7CEB-439D-992C-AA61B4B55D74}" presName="rootText3" presStyleLbl="asst1" presStyleIdx="1" presStyleCnt="3">
        <dgm:presLayoutVars>
          <dgm:chPref val="3"/>
        </dgm:presLayoutVars>
      </dgm:prSet>
      <dgm:spPr/>
    </dgm:pt>
    <dgm:pt modelId="{93C227FB-66A7-43C0-903F-8D16466062B6}" type="pres">
      <dgm:prSet presAssocID="{B4E164F7-7CEB-439D-992C-AA61B4B55D74}" presName="rootConnector3" presStyleLbl="asst1" presStyleIdx="1" presStyleCnt="3"/>
      <dgm:spPr/>
    </dgm:pt>
    <dgm:pt modelId="{DFD80ED4-F808-4CA5-8118-3AC458BC1935}" type="pres">
      <dgm:prSet presAssocID="{B4E164F7-7CEB-439D-992C-AA61B4B55D74}" presName="hierChild6" presStyleCnt="0"/>
      <dgm:spPr/>
    </dgm:pt>
    <dgm:pt modelId="{3841E131-5FA4-4EBA-9838-60F716D6583B}" type="pres">
      <dgm:prSet presAssocID="{B4E164F7-7CEB-439D-992C-AA61B4B55D74}" presName="hierChild7" presStyleCnt="0"/>
      <dgm:spPr/>
    </dgm:pt>
    <dgm:pt modelId="{F02AE070-5EAA-471E-B021-DBEE76E29CCA}" type="pres">
      <dgm:prSet presAssocID="{9F830B96-A1F0-4779-9523-716181F7BBDF}" presName="Name111" presStyleLbl="parChTrans1D2" presStyleIdx="4" presStyleCnt="5"/>
      <dgm:spPr/>
    </dgm:pt>
    <dgm:pt modelId="{BEBB8FBB-B251-4FB1-8F91-C534692750E1}" type="pres">
      <dgm:prSet presAssocID="{94717C83-E54C-40CE-8EBD-87E6D3B23CB6}" presName="hierRoot3" presStyleCnt="0">
        <dgm:presLayoutVars>
          <dgm:hierBranch val="init"/>
        </dgm:presLayoutVars>
      </dgm:prSet>
      <dgm:spPr/>
    </dgm:pt>
    <dgm:pt modelId="{4BE36BC6-5539-4318-8B58-EFF4349FB745}" type="pres">
      <dgm:prSet presAssocID="{94717C83-E54C-40CE-8EBD-87E6D3B23CB6}" presName="rootComposite3" presStyleCnt="0"/>
      <dgm:spPr/>
    </dgm:pt>
    <dgm:pt modelId="{53A1F27C-53FF-495C-82C1-972249D43878}" type="pres">
      <dgm:prSet presAssocID="{94717C83-E54C-40CE-8EBD-87E6D3B23CB6}" presName="rootText3" presStyleLbl="asst1" presStyleIdx="2" presStyleCnt="3">
        <dgm:presLayoutVars>
          <dgm:chPref val="3"/>
        </dgm:presLayoutVars>
      </dgm:prSet>
      <dgm:spPr/>
    </dgm:pt>
    <dgm:pt modelId="{B4F0104F-72DD-42A2-A8C9-0CA256DE0E32}" type="pres">
      <dgm:prSet presAssocID="{94717C83-E54C-40CE-8EBD-87E6D3B23CB6}" presName="rootConnector3" presStyleLbl="asst1" presStyleIdx="2" presStyleCnt="3"/>
      <dgm:spPr/>
    </dgm:pt>
    <dgm:pt modelId="{6B747BDC-060A-46E4-9168-47A4D1DA678D}" type="pres">
      <dgm:prSet presAssocID="{94717C83-E54C-40CE-8EBD-87E6D3B23CB6}" presName="hierChild6" presStyleCnt="0"/>
      <dgm:spPr/>
    </dgm:pt>
    <dgm:pt modelId="{1C140183-FA34-46AC-8986-5EC8483CB2C5}" type="pres">
      <dgm:prSet presAssocID="{94717C83-E54C-40CE-8EBD-87E6D3B23CB6}" presName="hierChild7" presStyleCnt="0"/>
      <dgm:spPr/>
    </dgm:pt>
  </dgm:ptLst>
  <dgm:cxnLst>
    <dgm:cxn modelId="{F64F9C02-36A9-4643-AE8C-001CEDEA294D}" type="presOf" srcId="{D8838F25-EB9A-4831-A322-BF6BCF615845}" destId="{DCF78B70-70F6-4C15-8B06-26254BB99350}" srcOrd="1" destOrd="0" presId="urn:microsoft.com/office/officeart/2005/8/layout/orgChart1"/>
    <dgm:cxn modelId="{CA333B05-98E9-40ED-A42D-BCCA68E871FE}" type="presOf" srcId="{CE7B6183-1A0A-4D3E-96AC-7C2D90AB7116}" destId="{28905A05-78E1-4EE9-9FC4-AD0B465A2D1D}" srcOrd="0" destOrd="0" presId="urn:microsoft.com/office/officeart/2005/8/layout/orgChart1"/>
    <dgm:cxn modelId="{0EE9A405-5927-4BBE-88EC-01B3C5DD7684}" type="presOf" srcId="{CB3D6CE9-B529-4E58-B104-558FB2D26DC2}" destId="{7052419E-AB6D-4D31-A794-36A34796069A}" srcOrd="0" destOrd="0" presId="urn:microsoft.com/office/officeart/2005/8/layout/orgChart1"/>
    <dgm:cxn modelId="{A5407A08-8198-419F-B007-9CC9C05E6F18}" type="presOf" srcId="{F94D6244-C00A-45DD-8110-804C9A31B27B}" destId="{4BDD27F1-8469-41E6-88FE-AE00BCE4D86F}" srcOrd="0" destOrd="0" presId="urn:microsoft.com/office/officeart/2005/8/layout/orgChart1"/>
    <dgm:cxn modelId="{719E5C0D-F055-4660-A3B3-67C2BC6D2BEB}" srcId="{CB3D6CE9-B529-4E58-B104-558FB2D26DC2}" destId="{B4E164F7-7CEB-439D-992C-AA61B4B55D74}" srcOrd="0" destOrd="0" parTransId="{5B42607C-27D2-41DE-86D6-C68303155E38}" sibTransId="{D5307091-0F39-44D8-B01B-D64D4CA5BBD3}"/>
    <dgm:cxn modelId="{38AAC51A-F190-4BB8-B61D-0049C908F0BD}" type="presOf" srcId="{94A3085B-CD3A-4EB5-8E49-99769FB5167B}" destId="{4D5873C0-1293-4E0C-B56B-18EE4B807CBA}" srcOrd="0" destOrd="0" presId="urn:microsoft.com/office/officeart/2005/8/layout/orgChart1"/>
    <dgm:cxn modelId="{F4B8CB24-D272-4993-B2F5-F08746FC129B}" type="presOf" srcId="{94717C83-E54C-40CE-8EBD-87E6D3B23CB6}" destId="{B4F0104F-72DD-42A2-A8C9-0CA256DE0E32}" srcOrd="1" destOrd="0" presId="urn:microsoft.com/office/officeart/2005/8/layout/orgChart1"/>
    <dgm:cxn modelId="{B4373B29-4ADF-4160-85D6-1550FC85927B}" type="presOf" srcId="{F1CAAA03-3759-492D-93AA-D8EC7E14827C}" destId="{B3FE9A2B-0441-4E2F-8F7F-73528B2226DF}" srcOrd="1" destOrd="0" presId="urn:microsoft.com/office/officeart/2005/8/layout/orgChart1"/>
    <dgm:cxn modelId="{90082A2D-FCCA-4798-9C35-D33DCB639C51}" srcId="{28AF253F-43FA-4FF9-B386-EDE2C526A4D2}" destId="{7C94F851-B31E-44CB-8B70-577F4574269F}" srcOrd="3" destOrd="0" parTransId="{FD488DE9-95AB-41DE-83DD-6D7032F7358F}" sibTransId="{07C16BCB-24EF-41F8-A06C-FCE88DB254FA}"/>
    <dgm:cxn modelId="{B327D431-EE50-4079-8D7C-0F69752DA2C9}" type="presOf" srcId="{B4E164F7-7CEB-439D-992C-AA61B4B55D74}" destId="{93C227FB-66A7-43C0-903F-8D16466062B6}" srcOrd="1" destOrd="0" presId="urn:microsoft.com/office/officeart/2005/8/layout/orgChart1"/>
    <dgm:cxn modelId="{A053D731-075F-4D1B-A880-2AC1C18A4F69}" srcId="{28AF253F-43FA-4FF9-B386-EDE2C526A4D2}" destId="{0AFD2CD6-AA34-42CF-8EC8-1657F30C1812}" srcOrd="2" destOrd="0" parTransId="{64AD5137-6204-4480-9A53-5F14E61AF8A2}" sibTransId="{ECE611A2-B9F3-4BBA-BA29-D3455D927DB9}"/>
    <dgm:cxn modelId="{372A5B36-4BF0-4297-BAB2-E1DC8D8249B0}" type="presOf" srcId="{FC2E17FA-4126-4E11-88D5-0968737124AB}" destId="{06F41F1A-6472-4F1A-AF9E-9086C710A75E}" srcOrd="1" destOrd="0" presId="urn:microsoft.com/office/officeart/2005/8/layout/orgChart1"/>
    <dgm:cxn modelId="{7CC11637-DDE1-4989-BCCB-9A4F35EE1174}" type="presOf" srcId="{CE7B6183-1A0A-4D3E-96AC-7C2D90AB7116}" destId="{BB88565A-38B2-4CAC-B77B-99D29D528189}" srcOrd="1" destOrd="0" presId="urn:microsoft.com/office/officeart/2005/8/layout/orgChart1"/>
    <dgm:cxn modelId="{D0532C3A-3424-4A62-9D3A-BC67968AE176}" type="presOf" srcId="{94717C83-E54C-40CE-8EBD-87E6D3B23CB6}" destId="{53A1F27C-53FF-495C-82C1-972249D43878}" srcOrd="0" destOrd="0" presId="urn:microsoft.com/office/officeart/2005/8/layout/orgChart1"/>
    <dgm:cxn modelId="{3E6F6F3C-2D74-4047-BDB9-D02B0A8A7193}" type="presOf" srcId="{28AF253F-43FA-4FF9-B386-EDE2C526A4D2}" destId="{27396094-9914-469D-B36F-34B6D8613EDF}" srcOrd="1" destOrd="0" presId="urn:microsoft.com/office/officeart/2005/8/layout/orgChart1"/>
    <dgm:cxn modelId="{B89F653F-CEFD-44D1-8173-A7AFB543E5E9}" type="presOf" srcId="{D8838F25-EB9A-4831-A322-BF6BCF615845}" destId="{D00C34F8-8EA2-4572-A193-24FBA94298B6}" srcOrd="0" destOrd="0" presId="urn:microsoft.com/office/officeart/2005/8/layout/orgChart1"/>
    <dgm:cxn modelId="{BD14E63F-668A-4142-A50C-3E219A6B0056}" srcId="{CE7B6183-1A0A-4D3E-96AC-7C2D90AB7116}" destId="{D8838F25-EB9A-4831-A322-BF6BCF615845}" srcOrd="2" destOrd="0" parTransId="{F94D6244-C00A-45DD-8110-804C9A31B27B}" sibTransId="{C8ADE2EC-BC68-4E29-8A58-A3801FB45DD5}"/>
    <dgm:cxn modelId="{BA7BE83F-0770-4405-96C4-8875CAEC557D}" type="presOf" srcId="{FD488DE9-95AB-41DE-83DD-6D7032F7358F}" destId="{FD9D8934-81FF-4ECF-AD3C-56C5444FF17F}" srcOrd="0" destOrd="0" presId="urn:microsoft.com/office/officeart/2005/8/layout/orgChart1"/>
    <dgm:cxn modelId="{02974B40-EA23-4667-82C8-6453238CFCD2}" srcId="{28AF253F-43FA-4FF9-B386-EDE2C526A4D2}" destId="{94717C83-E54C-40CE-8EBD-87E6D3B23CB6}" srcOrd="1" destOrd="0" parTransId="{9F830B96-A1F0-4779-9523-716181F7BBDF}" sibTransId="{E6337F75-B2FC-453D-B78E-9992C4EE0FE3}"/>
    <dgm:cxn modelId="{199FE664-5518-4039-9E87-B7D19A0AD5D7}" type="presOf" srcId="{2E0A48CA-A057-48A0-8999-BFE79A13F778}" destId="{07462DCA-C9A0-4433-B119-DB28650204AC}" srcOrd="0" destOrd="0" presId="urn:microsoft.com/office/officeart/2005/8/layout/orgChart1"/>
    <dgm:cxn modelId="{E717CB46-A266-4C9B-B3E3-160E14541612}" type="presOf" srcId="{B4E164F7-7CEB-439D-992C-AA61B4B55D74}" destId="{6E467BC0-1EBC-4C02-A118-4C23D3683ECB}" srcOrd="0" destOrd="0" presId="urn:microsoft.com/office/officeart/2005/8/layout/orgChart1"/>
    <dgm:cxn modelId="{97A00472-EDFA-400B-9178-802FA9084001}" type="presOf" srcId="{64AD5137-6204-4480-9A53-5F14E61AF8A2}" destId="{CFEFBF04-97EF-4950-A45E-551BD6F008E0}" srcOrd="0" destOrd="0" presId="urn:microsoft.com/office/officeart/2005/8/layout/orgChart1"/>
    <dgm:cxn modelId="{673CAC75-3443-40A8-B131-2B7E3604ED9F}" type="presOf" srcId="{7C94F851-B31E-44CB-8B70-577F4574269F}" destId="{52DEE8A5-11C0-4588-8A7C-8B87CD3A2823}" srcOrd="1" destOrd="0" presId="urn:microsoft.com/office/officeart/2005/8/layout/orgChart1"/>
    <dgm:cxn modelId="{40ABAF7C-0EE0-47B8-B5F0-3E2E2618447D}" srcId="{CE7B6183-1A0A-4D3E-96AC-7C2D90AB7116}" destId="{FC2E17FA-4126-4E11-88D5-0968737124AB}" srcOrd="1" destOrd="0" parTransId="{2E0A48CA-A057-48A0-8999-BFE79A13F778}" sibTransId="{DA0B4A51-D1B0-4C59-8BE3-197D06105C05}"/>
    <dgm:cxn modelId="{9156FE7D-DD3A-442E-BEC7-70A3720B8AE6}" type="presOf" srcId="{C81B7105-095D-4A17-ABDE-DAC24AD35889}" destId="{ACB78C80-9CCB-4AD1-BE07-64B174FDF52F}" srcOrd="0" destOrd="0" presId="urn:microsoft.com/office/officeart/2005/8/layout/orgChart1"/>
    <dgm:cxn modelId="{3CB9D981-F555-49DF-8BA5-990AF5F84BC4}" type="presOf" srcId="{0AFD2CD6-AA34-42CF-8EC8-1657F30C1812}" destId="{E4B32A28-F4CA-44CE-8E2B-8946FF708CE5}" srcOrd="1" destOrd="0" presId="urn:microsoft.com/office/officeart/2005/8/layout/orgChart1"/>
    <dgm:cxn modelId="{2B396785-404E-4BC2-9990-E2999BCD3BC9}" type="presOf" srcId="{3AAA275C-25A3-412E-80CD-626EB70FBD58}" destId="{F6196001-13F8-4276-BC1C-C75A531671EC}" srcOrd="0" destOrd="0" presId="urn:microsoft.com/office/officeart/2005/8/layout/orgChart1"/>
    <dgm:cxn modelId="{AEC80986-F008-4440-AD10-84768AD09697}" type="presOf" srcId="{9F830B96-A1F0-4779-9523-716181F7BBDF}" destId="{F02AE070-5EAA-471E-B021-DBEE76E29CCA}" srcOrd="0" destOrd="0" presId="urn:microsoft.com/office/officeart/2005/8/layout/orgChart1"/>
    <dgm:cxn modelId="{E80BB590-387F-42D8-BD6E-83CD1238AE0D}" srcId="{7C94F851-B31E-44CB-8B70-577F4574269F}" destId="{F1CAAA03-3759-492D-93AA-D8EC7E14827C}" srcOrd="0" destOrd="0" parTransId="{94A3085B-CD3A-4EB5-8E49-99769FB5167B}" sibTransId="{B1C55615-1C1B-4029-A3F8-448C3FB5636E}"/>
    <dgm:cxn modelId="{1EAEB990-669E-4A48-84CE-9780DBCA2A91}" srcId="{CE7B6183-1A0A-4D3E-96AC-7C2D90AB7116}" destId="{3AAA275C-25A3-412E-80CD-626EB70FBD58}" srcOrd="0" destOrd="0" parTransId="{D48BFA45-BE2D-4322-834C-BED8C8A23FDB}" sibTransId="{9EC9C926-1687-4161-805F-6EF144894D05}"/>
    <dgm:cxn modelId="{1A2A10A6-5474-4DAF-B192-52FF652BCBA4}" type="presOf" srcId="{7C94F851-B31E-44CB-8B70-577F4574269F}" destId="{F20E85BA-E5D4-4BCA-9843-A0E062C7F22F}" srcOrd="0" destOrd="0" presId="urn:microsoft.com/office/officeart/2005/8/layout/orgChart1"/>
    <dgm:cxn modelId="{0DF780A9-BFBA-4453-92C8-887B9CF150E0}" type="presOf" srcId="{FC2E17FA-4126-4E11-88D5-0968737124AB}" destId="{31F95DEF-9051-4C5D-A6FA-DA0703B7520C}" srcOrd="0" destOrd="0" presId="urn:microsoft.com/office/officeart/2005/8/layout/orgChart1"/>
    <dgm:cxn modelId="{4A18E1AA-E8EE-432A-9625-08D6684DD32A}" srcId="{28AF253F-43FA-4FF9-B386-EDE2C526A4D2}" destId="{CE7B6183-1A0A-4D3E-96AC-7C2D90AB7116}" srcOrd="4" destOrd="0" parTransId="{D3539111-BADB-4A97-AA94-1F42F8FAE02C}" sibTransId="{0F662685-9427-4554-9595-725D556DEE87}"/>
    <dgm:cxn modelId="{3769B3AD-1A02-48FC-92CE-D14C3D3C6AD7}" type="presOf" srcId="{1FCEA6C2-BA19-4028-8E96-D811A41CF5DF}" destId="{78D7053D-A8A9-4DA9-AA84-2A2AF6F86F1D}" srcOrd="0" destOrd="0" presId="urn:microsoft.com/office/officeart/2005/8/layout/orgChart1"/>
    <dgm:cxn modelId="{221393C1-1B0C-4972-8EBA-45144AF397E6}" type="presOf" srcId="{D48BFA45-BE2D-4322-834C-BED8C8A23FDB}" destId="{6DB6AD97-2CC8-48E7-B84F-503600D993EC}" srcOrd="0" destOrd="0" presId="urn:microsoft.com/office/officeart/2005/8/layout/orgChart1"/>
    <dgm:cxn modelId="{2491ABCA-30F8-49E1-B770-CD28015FB964}" type="presOf" srcId="{5B42607C-27D2-41DE-86D6-C68303155E38}" destId="{570C9BF4-51BC-4ECF-B70D-1FCFEC548814}" srcOrd="0" destOrd="0" presId="urn:microsoft.com/office/officeart/2005/8/layout/orgChart1"/>
    <dgm:cxn modelId="{D26AEDCE-53AE-44FD-9CB6-D14E85A9F564}" srcId="{1FCEA6C2-BA19-4028-8E96-D811A41CF5DF}" destId="{28AF253F-43FA-4FF9-B386-EDE2C526A4D2}" srcOrd="0" destOrd="0" parTransId="{70AEC4BC-0EA7-4ADE-8EB6-80B9A543009E}" sibTransId="{DAF448D4-510C-4CF2-9424-C24E89E93FFE}"/>
    <dgm:cxn modelId="{25A8D7DD-5F93-4DD7-BA28-C13C574279A1}" srcId="{28AF253F-43FA-4FF9-B386-EDE2C526A4D2}" destId="{CB3D6CE9-B529-4E58-B104-558FB2D26DC2}" srcOrd="0" destOrd="0" parTransId="{C81B7105-095D-4A17-ABDE-DAC24AD35889}" sibTransId="{B6BBD6DC-2F9E-4C1D-8556-933A90D396DF}"/>
    <dgm:cxn modelId="{72A333E3-B076-4B1B-80EF-E37BB65E668B}" type="presOf" srcId="{CB3D6CE9-B529-4E58-B104-558FB2D26DC2}" destId="{B46A8AB7-D1B1-4A07-8949-EFFC7D02E0E4}" srcOrd="1" destOrd="0" presId="urn:microsoft.com/office/officeart/2005/8/layout/orgChart1"/>
    <dgm:cxn modelId="{738662E7-A3CD-4308-83E1-A63E233DBD60}" type="presOf" srcId="{3AAA275C-25A3-412E-80CD-626EB70FBD58}" destId="{C0DB0082-1953-4B80-B5A1-C84CD08147DE}" srcOrd="1" destOrd="0" presId="urn:microsoft.com/office/officeart/2005/8/layout/orgChart1"/>
    <dgm:cxn modelId="{4D5FE3E8-14A5-4DF1-A4CB-3E21E91BE1E0}" type="presOf" srcId="{0AFD2CD6-AA34-42CF-8EC8-1657F30C1812}" destId="{5C4CEC23-1F88-40FE-AD34-62CFC09B7951}" srcOrd="0" destOrd="0" presId="urn:microsoft.com/office/officeart/2005/8/layout/orgChart1"/>
    <dgm:cxn modelId="{C00DF7E9-E1CD-49DF-8CD1-08E43DB34559}" type="presOf" srcId="{28AF253F-43FA-4FF9-B386-EDE2C526A4D2}" destId="{36E6EB5A-FA1D-4D04-91B5-749C2443B5EE}" srcOrd="0" destOrd="0" presId="urn:microsoft.com/office/officeart/2005/8/layout/orgChart1"/>
    <dgm:cxn modelId="{824997F0-AC68-46D5-AF11-CB5A13A72B20}" type="presOf" srcId="{F1CAAA03-3759-492D-93AA-D8EC7E14827C}" destId="{FD41A85C-D2CD-4BC5-A2FD-C71D9D92F417}" srcOrd="0" destOrd="0" presId="urn:microsoft.com/office/officeart/2005/8/layout/orgChart1"/>
    <dgm:cxn modelId="{C96F68FE-91BC-4C37-AF24-4E68A0D2FCC6}" type="presOf" srcId="{D3539111-BADB-4A97-AA94-1F42F8FAE02C}" destId="{7195DF2E-9FFE-492B-B244-1C93CB356438}" srcOrd="0" destOrd="0" presId="urn:microsoft.com/office/officeart/2005/8/layout/orgChart1"/>
    <dgm:cxn modelId="{3E62F302-850B-4DD2-97D9-0684C25DCD93}" type="presParOf" srcId="{78D7053D-A8A9-4DA9-AA84-2A2AF6F86F1D}" destId="{30B96B17-74D1-4FDC-B1B6-2F9A92F115A7}" srcOrd="0" destOrd="0" presId="urn:microsoft.com/office/officeart/2005/8/layout/orgChart1"/>
    <dgm:cxn modelId="{017B176B-991F-47C5-9AE4-2ADB88F225ED}" type="presParOf" srcId="{30B96B17-74D1-4FDC-B1B6-2F9A92F115A7}" destId="{2BE3E0A1-A14C-4FDF-A5A5-1CE5BAA2104E}" srcOrd="0" destOrd="0" presId="urn:microsoft.com/office/officeart/2005/8/layout/orgChart1"/>
    <dgm:cxn modelId="{887E1EDC-87CA-48B6-B4A1-090F71EE917C}" type="presParOf" srcId="{2BE3E0A1-A14C-4FDF-A5A5-1CE5BAA2104E}" destId="{36E6EB5A-FA1D-4D04-91B5-749C2443B5EE}" srcOrd="0" destOrd="0" presId="urn:microsoft.com/office/officeart/2005/8/layout/orgChart1"/>
    <dgm:cxn modelId="{C6B50AE4-B8B8-416A-8539-367B441E846C}" type="presParOf" srcId="{2BE3E0A1-A14C-4FDF-A5A5-1CE5BAA2104E}" destId="{27396094-9914-469D-B36F-34B6D8613EDF}" srcOrd="1" destOrd="0" presId="urn:microsoft.com/office/officeart/2005/8/layout/orgChart1"/>
    <dgm:cxn modelId="{F5EF1340-3024-47F0-A1E2-877F5EC9DB0C}" type="presParOf" srcId="{30B96B17-74D1-4FDC-B1B6-2F9A92F115A7}" destId="{5D3EB11A-73C5-4B0A-A517-7229973671F4}" srcOrd="1" destOrd="0" presId="urn:microsoft.com/office/officeart/2005/8/layout/orgChart1"/>
    <dgm:cxn modelId="{59E6B27F-EC30-4C75-8B0A-512E0F082BDB}" type="presParOf" srcId="{5D3EB11A-73C5-4B0A-A517-7229973671F4}" destId="{CFEFBF04-97EF-4950-A45E-551BD6F008E0}" srcOrd="0" destOrd="0" presId="urn:microsoft.com/office/officeart/2005/8/layout/orgChart1"/>
    <dgm:cxn modelId="{694F5248-5DCC-4B0E-BE07-08F3240FD3A9}" type="presParOf" srcId="{5D3EB11A-73C5-4B0A-A517-7229973671F4}" destId="{4C5D78A1-5E5F-44AC-9D28-F10778F09784}" srcOrd="1" destOrd="0" presId="urn:microsoft.com/office/officeart/2005/8/layout/orgChart1"/>
    <dgm:cxn modelId="{47CA65C0-DABA-49C7-A5A8-4E4187D2B46A}" type="presParOf" srcId="{4C5D78A1-5E5F-44AC-9D28-F10778F09784}" destId="{5ACE35B0-A9CE-438D-BFF6-C3E71D00325D}" srcOrd="0" destOrd="0" presId="urn:microsoft.com/office/officeart/2005/8/layout/orgChart1"/>
    <dgm:cxn modelId="{45FDF633-23BD-447C-AB00-A757AA34EC60}" type="presParOf" srcId="{5ACE35B0-A9CE-438D-BFF6-C3E71D00325D}" destId="{5C4CEC23-1F88-40FE-AD34-62CFC09B7951}" srcOrd="0" destOrd="0" presId="urn:microsoft.com/office/officeart/2005/8/layout/orgChart1"/>
    <dgm:cxn modelId="{C03CBBA4-0623-44F0-8BDD-3A1EEF92D2F1}" type="presParOf" srcId="{5ACE35B0-A9CE-438D-BFF6-C3E71D00325D}" destId="{E4B32A28-F4CA-44CE-8E2B-8946FF708CE5}" srcOrd="1" destOrd="0" presId="urn:microsoft.com/office/officeart/2005/8/layout/orgChart1"/>
    <dgm:cxn modelId="{524A901B-63E2-4C64-B5C9-C3ADB8A67060}" type="presParOf" srcId="{4C5D78A1-5E5F-44AC-9D28-F10778F09784}" destId="{A725B8AD-96B4-4659-9092-8711C8DB697F}" srcOrd="1" destOrd="0" presId="urn:microsoft.com/office/officeart/2005/8/layout/orgChart1"/>
    <dgm:cxn modelId="{192B4072-FDD2-4A97-B4C9-8289AAF96D6A}" type="presParOf" srcId="{4C5D78A1-5E5F-44AC-9D28-F10778F09784}" destId="{D19839FC-DC4A-4D65-BD27-972C7A594A6F}" srcOrd="2" destOrd="0" presId="urn:microsoft.com/office/officeart/2005/8/layout/orgChart1"/>
    <dgm:cxn modelId="{A83A446B-1D41-40B2-B495-7D35075BE680}" type="presParOf" srcId="{5D3EB11A-73C5-4B0A-A517-7229973671F4}" destId="{FD9D8934-81FF-4ECF-AD3C-56C5444FF17F}" srcOrd="2" destOrd="0" presId="urn:microsoft.com/office/officeart/2005/8/layout/orgChart1"/>
    <dgm:cxn modelId="{05C1F9A3-8B2C-490E-A7D3-30DCDEF1FCCE}" type="presParOf" srcId="{5D3EB11A-73C5-4B0A-A517-7229973671F4}" destId="{D3C3DA6C-1A4D-4179-BFBB-62F3B3BC13F2}" srcOrd="3" destOrd="0" presId="urn:microsoft.com/office/officeart/2005/8/layout/orgChart1"/>
    <dgm:cxn modelId="{0B544F6F-7F48-4C46-9AB6-9AD0F6F42D1C}" type="presParOf" srcId="{D3C3DA6C-1A4D-4179-BFBB-62F3B3BC13F2}" destId="{313DFF9F-8D75-42ED-8A24-1BE77D8E7F99}" srcOrd="0" destOrd="0" presId="urn:microsoft.com/office/officeart/2005/8/layout/orgChart1"/>
    <dgm:cxn modelId="{0C6901A8-5275-4A5D-B942-7D7F28EE2A93}" type="presParOf" srcId="{313DFF9F-8D75-42ED-8A24-1BE77D8E7F99}" destId="{F20E85BA-E5D4-4BCA-9843-A0E062C7F22F}" srcOrd="0" destOrd="0" presId="urn:microsoft.com/office/officeart/2005/8/layout/orgChart1"/>
    <dgm:cxn modelId="{A0D14D50-C13A-49B1-8DAA-7AC922BEDC60}" type="presParOf" srcId="{313DFF9F-8D75-42ED-8A24-1BE77D8E7F99}" destId="{52DEE8A5-11C0-4588-8A7C-8B87CD3A2823}" srcOrd="1" destOrd="0" presId="urn:microsoft.com/office/officeart/2005/8/layout/orgChart1"/>
    <dgm:cxn modelId="{073F792E-2063-4317-9007-AAD02B49ADAF}" type="presParOf" srcId="{D3C3DA6C-1A4D-4179-BFBB-62F3B3BC13F2}" destId="{A0C2C760-FFDE-4F92-8467-A3CA97961C7F}" srcOrd="1" destOrd="0" presId="urn:microsoft.com/office/officeart/2005/8/layout/orgChart1"/>
    <dgm:cxn modelId="{F9C226D0-5314-4453-80AD-85006A278B63}" type="presParOf" srcId="{A0C2C760-FFDE-4F92-8467-A3CA97961C7F}" destId="{4D5873C0-1293-4E0C-B56B-18EE4B807CBA}" srcOrd="0" destOrd="0" presId="urn:microsoft.com/office/officeart/2005/8/layout/orgChart1"/>
    <dgm:cxn modelId="{26CBD39C-AEB3-4ACE-AC19-3113D04B5FA8}" type="presParOf" srcId="{A0C2C760-FFDE-4F92-8467-A3CA97961C7F}" destId="{9792A22C-0ECF-4248-BD4B-F23FEDA226A0}" srcOrd="1" destOrd="0" presId="urn:microsoft.com/office/officeart/2005/8/layout/orgChart1"/>
    <dgm:cxn modelId="{61A7D5ED-F6E4-48AB-B53B-754A04D3C8F3}" type="presParOf" srcId="{9792A22C-0ECF-4248-BD4B-F23FEDA226A0}" destId="{7619B64D-813C-42D8-B044-A5F9DB41823F}" srcOrd="0" destOrd="0" presId="urn:microsoft.com/office/officeart/2005/8/layout/orgChart1"/>
    <dgm:cxn modelId="{F83C2488-A8D5-4065-A1C2-E7E9D89DD07A}" type="presParOf" srcId="{7619B64D-813C-42D8-B044-A5F9DB41823F}" destId="{FD41A85C-D2CD-4BC5-A2FD-C71D9D92F417}" srcOrd="0" destOrd="0" presId="urn:microsoft.com/office/officeart/2005/8/layout/orgChart1"/>
    <dgm:cxn modelId="{064C4444-98CF-460A-A97A-DB8A1D64EE23}" type="presParOf" srcId="{7619B64D-813C-42D8-B044-A5F9DB41823F}" destId="{B3FE9A2B-0441-4E2F-8F7F-73528B2226DF}" srcOrd="1" destOrd="0" presId="urn:microsoft.com/office/officeart/2005/8/layout/orgChart1"/>
    <dgm:cxn modelId="{BF66BB84-7BCA-4AA1-B4D2-8E8C5300E01A}" type="presParOf" srcId="{9792A22C-0ECF-4248-BD4B-F23FEDA226A0}" destId="{211F161E-A8B0-4C86-B36E-8A976448EA43}" srcOrd="1" destOrd="0" presId="urn:microsoft.com/office/officeart/2005/8/layout/orgChart1"/>
    <dgm:cxn modelId="{6F693275-E6B1-4EF0-BF83-4A0286403920}" type="presParOf" srcId="{9792A22C-0ECF-4248-BD4B-F23FEDA226A0}" destId="{5582E97A-7423-4929-9CEF-20B8D5D40604}" srcOrd="2" destOrd="0" presId="urn:microsoft.com/office/officeart/2005/8/layout/orgChart1"/>
    <dgm:cxn modelId="{07C8C850-BA70-4DEE-8FC2-71E3B4C7B4A9}" type="presParOf" srcId="{D3C3DA6C-1A4D-4179-BFBB-62F3B3BC13F2}" destId="{C9A500AF-A0C1-4F05-88BB-B92E02B27DA7}" srcOrd="2" destOrd="0" presId="urn:microsoft.com/office/officeart/2005/8/layout/orgChart1"/>
    <dgm:cxn modelId="{8A8405B6-8471-41DC-8B20-87EE252CFC1A}" type="presParOf" srcId="{5D3EB11A-73C5-4B0A-A517-7229973671F4}" destId="{7195DF2E-9FFE-492B-B244-1C93CB356438}" srcOrd="4" destOrd="0" presId="urn:microsoft.com/office/officeart/2005/8/layout/orgChart1"/>
    <dgm:cxn modelId="{18BDB0B4-6569-4A83-9684-871F7491858B}" type="presParOf" srcId="{5D3EB11A-73C5-4B0A-A517-7229973671F4}" destId="{1561BF30-C7CC-4396-B898-DA66071F04F2}" srcOrd="5" destOrd="0" presId="urn:microsoft.com/office/officeart/2005/8/layout/orgChart1"/>
    <dgm:cxn modelId="{2A4B9177-540D-4FD8-807B-E5ACF630B850}" type="presParOf" srcId="{1561BF30-C7CC-4396-B898-DA66071F04F2}" destId="{F311C0DD-1C80-4702-8C11-6FAAB68B2D57}" srcOrd="0" destOrd="0" presId="urn:microsoft.com/office/officeart/2005/8/layout/orgChart1"/>
    <dgm:cxn modelId="{8CEFFB2A-1E60-48F5-803E-7DED3BA6E3BE}" type="presParOf" srcId="{F311C0DD-1C80-4702-8C11-6FAAB68B2D57}" destId="{28905A05-78E1-4EE9-9FC4-AD0B465A2D1D}" srcOrd="0" destOrd="0" presId="urn:microsoft.com/office/officeart/2005/8/layout/orgChart1"/>
    <dgm:cxn modelId="{A56A1FEC-14BA-4425-9FF4-0F609FCC2661}" type="presParOf" srcId="{F311C0DD-1C80-4702-8C11-6FAAB68B2D57}" destId="{BB88565A-38B2-4CAC-B77B-99D29D528189}" srcOrd="1" destOrd="0" presId="urn:microsoft.com/office/officeart/2005/8/layout/orgChart1"/>
    <dgm:cxn modelId="{0D75738B-B406-4B1C-BA0C-0363FD7D22FE}" type="presParOf" srcId="{1561BF30-C7CC-4396-B898-DA66071F04F2}" destId="{571D74BB-B71A-4B7B-B424-AF309F926DD6}" srcOrd="1" destOrd="0" presId="urn:microsoft.com/office/officeart/2005/8/layout/orgChart1"/>
    <dgm:cxn modelId="{8500D7C2-D2F6-42B5-B76B-8C2729D32BB5}" type="presParOf" srcId="{571D74BB-B71A-4B7B-B424-AF309F926DD6}" destId="{6DB6AD97-2CC8-48E7-B84F-503600D993EC}" srcOrd="0" destOrd="0" presId="urn:microsoft.com/office/officeart/2005/8/layout/orgChart1"/>
    <dgm:cxn modelId="{2422FC51-C1C6-4B84-BCD2-391909DE41E0}" type="presParOf" srcId="{571D74BB-B71A-4B7B-B424-AF309F926DD6}" destId="{326E4FCF-EC58-485C-B04D-ECBE6E8D3884}" srcOrd="1" destOrd="0" presId="urn:microsoft.com/office/officeart/2005/8/layout/orgChart1"/>
    <dgm:cxn modelId="{554613AE-8E34-4FF3-BA4A-27F886E040E1}" type="presParOf" srcId="{326E4FCF-EC58-485C-B04D-ECBE6E8D3884}" destId="{28137324-00CD-4BE0-851A-C33D75A83F6D}" srcOrd="0" destOrd="0" presId="urn:microsoft.com/office/officeart/2005/8/layout/orgChart1"/>
    <dgm:cxn modelId="{6E8BC6A7-1D7D-45D3-B8A7-BC85280455FD}" type="presParOf" srcId="{28137324-00CD-4BE0-851A-C33D75A83F6D}" destId="{F6196001-13F8-4276-BC1C-C75A531671EC}" srcOrd="0" destOrd="0" presId="urn:microsoft.com/office/officeart/2005/8/layout/orgChart1"/>
    <dgm:cxn modelId="{DF97B97A-611B-4470-B74F-ABD6B1ACEB98}" type="presParOf" srcId="{28137324-00CD-4BE0-851A-C33D75A83F6D}" destId="{C0DB0082-1953-4B80-B5A1-C84CD08147DE}" srcOrd="1" destOrd="0" presId="urn:microsoft.com/office/officeart/2005/8/layout/orgChart1"/>
    <dgm:cxn modelId="{EA0C5DC6-6673-4552-B1F5-94ADB4A6C0E3}" type="presParOf" srcId="{326E4FCF-EC58-485C-B04D-ECBE6E8D3884}" destId="{3DB779AD-7270-4C42-AECE-AB1CF8EF2E49}" srcOrd="1" destOrd="0" presId="urn:microsoft.com/office/officeart/2005/8/layout/orgChart1"/>
    <dgm:cxn modelId="{6697FF1D-421B-4A20-A22D-A12EB72ABF0B}" type="presParOf" srcId="{326E4FCF-EC58-485C-B04D-ECBE6E8D3884}" destId="{ADE2FBFF-2C8B-4676-9192-6B3A48C7A24B}" srcOrd="2" destOrd="0" presId="urn:microsoft.com/office/officeart/2005/8/layout/orgChart1"/>
    <dgm:cxn modelId="{EEC80F15-66F8-450C-99AA-8A66089F0976}" type="presParOf" srcId="{571D74BB-B71A-4B7B-B424-AF309F926DD6}" destId="{07462DCA-C9A0-4433-B119-DB28650204AC}" srcOrd="2" destOrd="0" presId="urn:microsoft.com/office/officeart/2005/8/layout/orgChart1"/>
    <dgm:cxn modelId="{A55F7F21-BD5F-4F0A-A995-30DC567260D0}" type="presParOf" srcId="{571D74BB-B71A-4B7B-B424-AF309F926DD6}" destId="{EBA94C56-FC77-4756-88E2-AB36DA6544AF}" srcOrd="3" destOrd="0" presId="urn:microsoft.com/office/officeart/2005/8/layout/orgChart1"/>
    <dgm:cxn modelId="{6E5B0A79-6C91-4204-9856-C8D5762C772F}" type="presParOf" srcId="{EBA94C56-FC77-4756-88E2-AB36DA6544AF}" destId="{C6C35E9A-BB7D-4409-9C2D-53D7684C9205}" srcOrd="0" destOrd="0" presId="urn:microsoft.com/office/officeart/2005/8/layout/orgChart1"/>
    <dgm:cxn modelId="{DB829BA8-DC22-43E7-A479-AD7048C1A509}" type="presParOf" srcId="{C6C35E9A-BB7D-4409-9C2D-53D7684C9205}" destId="{31F95DEF-9051-4C5D-A6FA-DA0703B7520C}" srcOrd="0" destOrd="0" presId="urn:microsoft.com/office/officeart/2005/8/layout/orgChart1"/>
    <dgm:cxn modelId="{025E4EDB-8637-47EA-BF00-FCA8147BA67A}" type="presParOf" srcId="{C6C35E9A-BB7D-4409-9C2D-53D7684C9205}" destId="{06F41F1A-6472-4F1A-AF9E-9086C710A75E}" srcOrd="1" destOrd="0" presId="urn:microsoft.com/office/officeart/2005/8/layout/orgChart1"/>
    <dgm:cxn modelId="{A7C9BD0A-F1EC-4058-B435-94C4B716DB20}" type="presParOf" srcId="{EBA94C56-FC77-4756-88E2-AB36DA6544AF}" destId="{D3D1ED83-22CF-4835-8EF6-06072117B2E1}" srcOrd="1" destOrd="0" presId="urn:microsoft.com/office/officeart/2005/8/layout/orgChart1"/>
    <dgm:cxn modelId="{1492D7CA-8412-4F1E-A6ED-13D27D1ECB76}" type="presParOf" srcId="{EBA94C56-FC77-4756-88E2-AB36DA6544AF}" destId="{74733BEC-3C02-4F1B-831C-E03AE023AFF3}" srcOrd="2" destOrd="0" presId="urn:microsoft.com/office/officeart/2005/8/layout/orgChart1"/>
    <dgm:cxn modelId="{DD3C3D8D-2284-46D1-8B5C-1D51B52E400E}" type="presParOf" srcId="{571D74BB-B71A-4B7B-B424-AF309F926DD6}" destId="{4BDD27F1-8469-41E6-88FE-AE00BCE4D86F}" srcOrd="4" destOrd="0" presId="urn:microsoft.com/office/officeart/2005/8/layout/orgChart1"/>
    <dgm:cxn modelId="{B6A74F98-53F5-40CE-83E1-1D3739178E4D}" type="presParOf" srcId="{571D74BB-B71A-4B7B-B424-AF309F926DD6}" destId="{AFAF0542-BCB8-435D-9396-9D6AB1FEDC23}" srcOrd="5" destOrd="0" presId="urn:microsoft.com/office/officeart/2005/8/layout/orgChart1"/>
    <dgm:cxn modelId="{5E77C093-96B9-4E53-BF05-5E027450EDA3}" type="presParOf" srcId="{AFAF0542-BCB8-435D-9396-9D6AB1FEDC23}" destId="{847A6BDB-3556-4CDD-AA36-DEE06CCF68A8}" srcOrd="0" destOrd="0" presId="urn:microsoft.com/office/officeart/2005/8/layout/orgChart1"/>
    <dgm:cxn modelId="{408E9F84-E172-4A21-A108-C69B989FE14A}" type="presParOf" srcId="{847A6BDB-3556-4CDD-AA36-DEE06CCF68A8}" destId="{D00C34F8-8EA2-4572-A193-24FBA94298B6}" srcOrd="0" destOrd="0" presId="urn:microsoft.com/office/officeart/2005/8/layout/orgChart1"/>
    <dgm:cxn modelId="{5ECBFEDD-59CB-43D0-9FDE-33CD0A6C449A}" type="presParOf" srcId="{847A6BDB-3556-4CDD-AA36-DEE06CCF68A8}" destId="{DCF78B70-70F6-4C15-8B06-26254BB99350}" srcOrd="1" destOrd="0" presId="urn:microsoft.com/office/officeart/2005/8/layout/orgChart1"/>
    <dgm:cxn modelId="{18715217-91CC-499D-8000-5F7247938A46}" type="presParOf" srcId="{AFAF0542-BCB8-435D-9396-9D6AB1FEDC23}" destId="{52D1769F-2D6F-4F8A-B314-A41FAFAE1133}" srcOrd="1" destOrd="0" presId="urn:microsoft.com/office/officeart/2005/8/layout/orgChart1"/>
    <dgm:cxn modelId="{EF567BD8-37C1-4547-B978-ED51788F435E}" type="presParOf" srcId="{AFAF0542-BCB8-435D-9396-9D6AB1FEDC23}" destId="{F7EEF9B2-628F-401D-A381-1B5A0F1A6422}" srcOrd="2" destOrd="0" presId="urn:microsoft.com/office/officeart/2005/8/layout/orgChart1"/>
    <dgm:cxn modelId="{644B58E5-47E1-4ECD-BBB4-172CD8A30B16}" type="presParOf" srcId="{1561BF30-C7CC-4396-B898-DA66071F04F2}" destId="{93D806F1-C7F8-43C1-88B3-B07CCFD856AF}" srcOrd="2" destOrd="0" presId="urn:microsoft.com/office/officeart/2005/8/layout/orgChart1"/>
    <dgm:cxn modelId="{FAFC798F-878B-4047-AF26-8F7B44478192}" type="presParOf" srcId="{30B96B17-74D1-4FDC-B1B6-2F9A92F115A7}" destId="{F568BB9D-F6CF-4FD3-8468-7A9561B0FBB9}" srcOrd="2" destOrd="0" presId="urn:microsoft.com/office/officeart/2005/8/layout/orgChart1"/>
    <dgm:cxn modelId="{20E808A6-57AA-49B6-824C-6B3BBA715097}" type="presParOf" srcId="{F568BB9D-F6CF-4FD3-8468-7A9561B0FBB9}" destId="{ACB78C80-9CCB-4AD1-BE07-64B174FDF52F}" srcOrd="0" destOrd="0" presId="urn:microsoft.com/office/officeart/2005/8/layout/orgChart1"/>
    <dgm:cxn modelId="{57ECCBEE-DAE2-4F6D-A2B4-602C4EADB85E}" type="presParOf" srcId="{F568BB9D-F6CF-4FD3-8468-7A9561B0FBB9}" destId="{970D8D98-7DEC-4CC2-8D22-AEE9335CF4EE}" srcOrd="1" destOrd="0" presId="urn:microsoft.com/office/officeart/2005/8/layout/orgChart1"/>
    <dgm:cxn modelId="{2D77AC63-DADB-4F8F-B19A-90F154E9FE3C}" type="presParOf" srcId="{970D8D98-7DEC-4CC2-8D22-AEE9335CF4EE}" destId="{C73DDC68-EA73-466F-91CE-598E3170F919}" srcOrd="0" destOrd="0" presId="urn:microsoft.com/office/officeart/2005/8/layout/orgChart1"/>
    <dgm:cxn modelId="{1D51E194-2FBD-4A60-87A6-BAD067D63B2B}" type="presParOf" srcId="{C73DDC68-EA73-466F-91CE-598E3170F919}" destId="{7052419E-AB6D-4D31-A794-36A34796069A}" srcOrd="0" destOrd="0" presId="urn:microsoft.com/office/officeart/2005/8/layout/orgChart1"/>
    <dgm:cxn modelId="{FCC78847-DF5C-47F0-BCBD-70A171FB9BCE}" type="presParOf" srcId="{C73DDC68-EA73-466F-91CE-598E3170F919}" destId="{B46A8AB7-D1B1-4A07-8949-EFFC7D02E0E4}" srcOrd="1" destOrd="0" presId="urn:microsoft.com/office/officeart/2005/8/layout/orgChart1"/>
    <dgm:cxn modelId="{FC2FF47E-2D00-4EE4-8668-62D76BE0CCC3}" type="presParOf" srcId="{970D8D98-7DEC-4CC2-8D22-AEE9335CF4EE}" destId="{FB50F32D-22D9-445E-AEE1-A672A43A9252}" srcOrd="1" destOrd="0" presId="urn:microsoft.com/office/officeart/2005/8/layout/orgChart1"/>
    <dgm:cxn modelId="{A67290C9-3DB6-4BD3-9A76-767B30CCE7C8}" type="presParOf" srcId="{970D8D98-7DEC-4CC2-8D22-AEE9335CF4EE}" destId="{FAAC0764-3EDA-4852-BBCC-BEBAB7E1571E}" srcOrd="2" destOrd="0" presId="urn:microsoft.com/office/officeart/2005/8/layout/orgChart1"/>
    <dgm:cxn modelId="{B3E2A4AE-3920-4D25-93C3-F2B2D855E87E}" type="presParOf" srcId="{FAAC0764-3EDA-4852-BBCC-BEBAB7E1571E}" destId="{570C9BF4-51BC-4ECF-B70D-1FCFEC548814}" srcOrd="0" destOrd="0" presId="urn:microsoft.com/office/officeart/2005/8/layout/orgChart1"/>
    <dgm:cxn modelId="{DDE524BB-7D4C-473D-94F0-4445454345B0}" type="presParOf" srcId="{FAAC0764-3EDA-4852-BBCC-BEBAB7E1571E}" destId="{ACCAE14B-6E51-4465-AEC3-89E32AE78B8B}" srcOrd="1" destOrd="0" presId="urn:microsoft.com/office/officeart/2005/8/layout/orgChart1"/>
    <dgm:cxn modelId="{DEAE9D94-20AA-4418-8265-EA318483B83A}" type="presParOf" srcId="{ACCAE14B-6E51-4465-AEC3-89E32AE78B8B}" destId="{74D8E1E8-C26E-4608-8541-8FADBE488051}" srcOrd="0" destOrd="0" presId="urn:microsoft.com/office/officeart/2005/8/layout/orgChart1"/>
    <dgm:cxn modelId="{B0BF1B4C-9198-449C-9D42-793D0A82C4BF}" type="presParOf" srcId="{74D8E1E8-C26E-4608-8541-8FADBE488051}" destId="{6E467BC0-1EBC-4C02-A118-4C23D3683ECB}" srcOrd="0" destOrd="0" presId="urn:microsoft.com/office/officeart/2005/8/layout/orgChart1"/>
    <dgm:cxn modelId="{7577B1D0-7AF7-43EC-B225-60521AB3A424}" type="presParOf" srcId="{74D8E1E8-C26E-4608-8541-8FADBE488051}" destId="{93C227FB-66A7-43C0-903F-8D16466062B6}" srcOrd="1" destOrd="0" presId="urn:microsoft.com/office/officeart/2005/8/layout/orgChart1"/>
    <dgm:cxn modelId="{E5D9D33E-EB4A-4B7C-AE92-82B78CBC4D2C}" type="presParOf" srcId="{ACCAE14B-6E51-4465-AEC3-89E32AE78B8B}" destId="{DFD80ED4-F808-4CA5-8118-3AC458BC1935}" srcOrd="1" destOrd="0" presId="urn:microsoft.com/office/officeart/2005/8/layout/orgChart1"/>
    <dgm:cxn modelId="{46A41509-0945-4883-BF11-A67692BE595C}" type="presParOf" srcId="{ACCAE14B-6E51-4465-AEC3-89E32AE78B8B}" destId="{3841E131-5FA4-4EBA-9838-60F716D6583B}" srcOrd="2" destOrd="0" presId="urn:microsoft.com/office/officeart/2005/8/layout/orgChart1"/>
    <dgm:cxn modelId="{D7B5842A-979E-4F4D-A713-5F36C857F553}" type="presParOf" srcId="{F568BB9D-F6CF-4FD3-8468-7A9561B0FBB9}" destId="{F02AE070-5EAA-471E-B021-DBEE76E29CCA}" srcOrd="2" destOrd="0" presId="urn:microsoft.com/office/officeart/2005/8/layout/orgChart1"/>
    <dgm:cxn modelId="{DA0AC8E9-7645-430C-8314-8C0BC06CA20D}" type="presParOf" srcId="{F568BB9D-F6CF-4FD3-8468-7A9561B0FBB9}" destId="{BEBB8FBB-B251-4FB1-8F91-C534692750E1}" srcOrd="3" destOrd="0" presId="urn:microsoft.com/office/officeart/2005/8/layout/orgChart1"/>
    <dgm:cxn modelId="{6115FC29-C454-4F32-AC8F-C301BE727C93}" type="presParOf" srcId="{BEBB8FBB-B251-4FB1-8F91-C534692750E1}" destId="{4BE36BC6-5539-4318-8B58-EFF4349FB745}" srcOrd="0" destOrd="0" presId="urn:microsoft.com/office/officeart/2005/8/layout/orgChart1"/>
    <dgm:cxn modelId="{83DE311C-3ECF-40B0-A1F3-67DA5F816EF8}" type="presParOf" srcId="{4BE36BC6-5539-4318-8B58-EFF4349FB745}" destId="{53A1F27C-53FF-495C-82C1-972249D43878}" srcOrd="0" destOrd="0" presId="urn:microsoft.com/office/officeart/2005/8/layout/orgChart1"/>
    <dgm:cxn modelId="{0D0830C3-D2A1-4ED6-968B-1C34D16FACE6}" type="presParOf" srcId="{4BE36BC6-5539-4318-8B58-EFF4349FB745}" destId="{B4F0104F-72DD-42A2-A8C9-0CA256DE0E32}" srcOrd="1" destOrd="0" presId="urn:microsoft.com/office/officeart/2005/8/layout/orgChart1"/>
    <dgm:cxn modelId="{5910541B-7A66-42D7-82AC-0C19973C828B}" type="presParOf" srcId="{BEBB8FBB-B251-4FB1-8F91-C534692750E1}" destId="{6B747BDC-060A-46E4-9168-47A4D1DA678D}" srcOrd="1" destOrd="0" presId="urn:microsoft.com/office/officeart/2005/8/layout/orgChart1"/>
    <dgm:cxn modelId="{BF6ABE74-4199-4074-B216-467F30535A99}" type="presParOf" srcId="{BEBB8FBB-B251-4FB1-8F91-C534692750E1}" destId="{1C140183-FA34-46AC-8986-5EC8483CB2C5}"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26472AA-9262-4005-8834-FED2EDD1CEE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PT"/>
        </a:p>
      </dgm:t>
    </dgm:pt>
    <dgm:pt modelId="{650696F5-C599-4DA3-B656-65DFE4285177}">
      <dgm:prSet phldrT="[Texto]"/>
      <dgm:spPr/>
      <dgm:t>
        <a:bodyPr/>
        <a:lstStyle/>
        <a:p>
          <a:r>
            <a:rPr lang="pt-PT"/>
            <a:t>Direção de Financeiro</a:t>
          </a:r>
        </a:p>
      </dgm:t>
    </dgm:pt>
    <dgm:pt modelId="{A5DCEA6D-CD4E-463E-8889-97DE9AFB6B41}" type="parTrans" cxnId="{31E21423-E08E-4316-ADEA-5089A6B95506}">
      <dgm:prSet/>
      <dgm:spPr/>
      <dgm:t>
        <a:bodyPr/>
        <a:lstStyle/>
        <a:p>
          <a:endParaRPr lang="pt-PT"/>
        </a:p>
      </dgm:t>
    </dgm:pt>
    <dgm:pt modelId="{1D6F1BB1-F049-4B5E-BB56-69CDBDD9FFEB}" type="sibTrans" cxnId="{31E21423-E08E-4316-ADEA-5089A6B95506}">
      <dgm:prSet/>
      <dgm:spPr/>
      <dgm:t>
        <a:bodyPr/>
        <a:lstStyle/>
        <a:p>
          <a:endParaRPr lang="pt-PT"/>
        </a:p>
      </dgm:t>
    </dgm:pt>
    <dgm:pt modelId="{E7876988-19C5-49E4-B9D7-096CC4A56129}">
      <dgm:prSet phldrT="[Texto]"/>
      <dgm:spPr/>
      <dgm:t>
        <a:bodyPr/>
        <a:lstStyle/>
        <a:p>
          <a:r>
            <a:rPr lang="pt-PT"/>
            <a:t>Direção Marketing</a:t>
          </a:r>
        </a:p>
      </dgm:t>
    </dgm:pt>
    <dgm:pt modelId="{5FCD7F9C-1222-45BF-BAE5-C883F787777D}" type="parTrans" cxnId="{F08B2BA6-963B-4796-B48C-E5BD0C28D794}">
      <dgm:prSet/>
      <dgm:spPr/>
      <dgm:t>
        <a:bodyPr/>
        <a:lstStyle/>
        <a:p>
          <a:endParaRPr lang="pt-PT"/>
        </a:p>
      </dgm:t>
    </dgm:pt>
    <dgm:pt modelId="{BE1F83B8-F902-4041-9071-A6DC213C320F}" type="sibTrans" cxnId="{F08B2BA6-963B-4796-B48C-E5BD0C28D794}">
      <dgm:prSet/>
      <dgm:spPr/>
      <dgm:t>
        <a:bodyPr/>
        <a:lstStyle/>
        <a:p>
          <a:endParaRPr lang="pt-PT"/>
        </a:p>
      </dgm:t>
    </dgm:pt>
    <dgm:pt modelId="{1DA1132B-FD0E-4C58-A8CB-9D84EDBF6006}">
      <dgm:prSet phldrT="[Texto]"/>
      <dgm:spPr/>
      <dgm:t>
        <a:bodyPr/>
        <a:lstStyle/>
        <a:p>
          <a:r>
            <a:rPr lang="pt-PT"/>
            <a:t>Direção de vendas</a:t>
          </a:r>
        </a:p>
      </dgm:t>
    </dgm:pt>
    <dgm:pt modelId="{B069D802-A454-4135-A2BB-AF183B2E8A0D}" type="parTrans" cxnId="{DBC19B2B-95EC-4B83-8FED-077413D3032D}">
      <dgm:prSet/>
      <dgm:spPr/>
      <dgm:t>
        <a:bodyPr/>
        <a:lstStyle/>
        <a:p>
          <a:endParaRPr lang="pt-PT"/>
        </a:p>
      </dgm:t>
    </dgm:pt>
    <dgm:pt modelId="{5611B2B3-19D7-436D-B015-EF46B768D2A2}" type="sibTrans" cxnId="{DBC19B2B-95EC-4B83-8FED-077413D3032D}">
      <dgm:prSet/>
      <dgm:spPr/>
      <dgm:t>
        <a:bodyPr/>
        <a:lstStyle/>
        <a:p>
          <a:endParaRPr lang="pt-PT"/>
        </a:p>
      </dgm:t>
    </dgm:pt>
    <dgm:pt modelId="{B376680C-87D3-441C-B613-174CE78E29C5}">
      <dgm:prSet phldrT="[Texto]"/>
      <dgm:spPr/>
      <dgm:t>
        <a:bodyPr/>
        <a:lstStyle/>
        <a:p>
          <a:r>
            <a:rPr lang="pt-PT"/>
            <a:t>Direção de tecnologia</a:t>
          </a:r>
        </a:p>
      </dgm:t>
    </dgm:pt>
    <dgm:pt modelId="{F3E357AB-C0F9-4F09-853F-67167C11E9CB}" type="parTrans" cxnId="{FF105D2E-CCED-4D25-A9E7-7172BFCCF686}">
      <dgm:prSet/>
      <dgm:spPr/>
      <dgm:t>
        <a:bodyPr/>
        <a:lstStyle/>
        <a:p>
          <a:endParaRPr lang="pt-PT"/>
        </a:p>
      </dgm:t>
    </dgm:pt>
    <dgm:pt modelId="{2652C679-4F4E-4D4D-9BE9-D18FE4997884}" type="sibTrans" cxnId="{FF105D2E-CCED-4D25-A9E7-7172BFCCF686}">
      <dgm:prSet/>
      <dgm:spPr/>
      <dgm:t>
        <a:bodyPr/>
        <a:lstStyle/>
        <a:p>
          <a:endParaRPr lang="pt-PT"/>
        </a:p>
      </dgm:t>
    </dgm:pt>
    <dgm:pt modelId="{75261FA3-C2BF-4D92-B4F6-21EE9C30F1D0}">
      <dgm:prSet phldrT="[Texto]"/>
      <dgm:spPr/>
      <dgm:t>
        <a:bodyPr/>
        <a:lstStyle/>
        <a:p>
          <a:r>
            <a:rPr lang="pt-PT"/>
            <a:t>Direção de qualidade</a:t>
          </a:r>
        </a:p>
      </dgm:t>
    </dgm:pt>
    <dgm:pt modelId="{76BC5F9C-F193-4AA6-B10D-7DED4B0A6355}" type="parTrans" cxnId="{31C75214-A260-47BF-A4FF-2766DB0E86CB}">
      <dgm:prSet/>
      <dgm:spPr/>
      <dgm:t>
        <a:bodyPr/>
        <a:lstStyle/>
        <a:p>
          <a:endParaRPr lang="pt-PT"/>
        </a:p>
      </dgm:t>
    </dgm:pt>
    <dgm:pt modelId="{08EEF5AC-B7BF-4665-A6D6-C53BA4C0C9B8}" type="sibTrans" cxnId="{31C75214-A260-47BF-A4FF-2766DB0E86CB}">
      <dgm:prSet/>
      <dgm:spPr/>
      <dgm:t>
        <a:bodyPr/>
        <a:lstStyle/>
        <a:p>
          <a:endParaRPr lang="pt-PT"/>
        </a:p>
      </dgm:t>
    </dgm:pt>
    <dgm:pt modelId="{A9DDBD49-D146-4280-A3C0-E32D2C50AF11}" type="asst">
      <dgm:prSet phldrT="[Texto]"/>
      <dgm:spPr/>
      <dgm:t>
        <a:bodyPr/>
        <a:lstStyle/>
        <a:p>
          <a:r>
            <a:rPr lang="pt-PT"/>
            <a:t>Direção de Inovação</a:t>
          </a:r>
        </a:p>
      </dgm:t>
    </dgm:pt>
    <dgm:pt modelId="{6C1E0B9A-1E1E-4BA7-9DB3-350A40DBA4DE}" type="sibTrans" cxnId="{B232DA3E-AE57-492C-9500-7805588BDE92}">
      <dgm:prSet/>
      <dgm:spPr/>
      <dgm:t>
        <a:bodyPr/>
        <a:lstStyle/>
        <a:p>
          <a:endParaRPr lang="pt-PT"/>
        </a:p>
      </dgm:t>
    </dgm:pt>
    <dgm:pt modelId="{363620CC-4C1B-4A9D-88A7-8F4275EAE288}" type="parTrans" cxnId="{B232DA3E-AE57-492C-9500-7805588BDE92}">
      <dgm:prSet/>
      <dgm:spPr/>
      <dgm:t>
        <a:bodyPr/>
        <a:lstStyle/>
        <a:p>
          <a:endParaRPr lang="pt-PT"/>
        </a:p>
      </dgm:t>
    </dgm:pt>
    <dgm:pt modelId="{412A387F-8B46-4746-9E76-EC3A6E143315}">
      <dgm:prSet phldrT="[Texto]"/>
      <dgm:spPr/>
      <dgm:t>
        <a:bodyPr/>
        <a:lstStyle/>
        <a:p>
          <a:r>
            <a:rPr lang="pt-PT"/>
            <a:t>Direção de Operações</a:t>
          </a:r>
        </a:p>
      </dgm:t>
    </dgm:pt>
    <dgm:pt modelId="{8096F35B-7E9F-45F9-B69E-4A2AE6368A52}" type="parTrans" cxnId="{DE15C218-E374-44FD-9D6A-AD19A238EC5D}">
      <dgm:prSet/>
      <dgm:spPr/>
      <dgm:t>
        <a:bodyPr/>
        <a:lstStyle/>
        <a:p>
          <a:endParaRPr lang="pt-PT"/>
        </a:p>
      </dgm:t>
    </dgm:pt>
    <dgm:pt modelId="{7174DF38-A344-41B8-B08E-65B9C4992EA4}" type="sibTrans" cxnId="{DE15C218-E374-44FD-9D6A-AD19A238EC5D}">
      <dgm:prSet/>
      <dgm:spPr/>
      <dgm:t>
        <a:bodyPr/>
        <a:lstStyle/>
        <a:p>
          <a:endParaRPr lang="pt-PT"/>
        </a:p>
      </dgm:t>
    </dgm:pt>
    <dgm:pt modelId="{02CB0C1D-F830-495F-958A-2A02665316E5}" type="pres">
      <dgm:prSet presAssocID="{E26472AA-9262-4005-8834-FED2EDD1CEE2}" presName="hierChild1" presStyleCnt="0">
        <dgm:presLayoutVars>
          <dgm:orgChart val="1"/>
          <dgm:chPref val="1"/>
          <dgm:dir/>
          <dgm:animOne val="branch"/>
          <dgm:animLvl val="lvl"/>
          <dgm:resizeHandles/>
        </dgm:presLayoutVars>
      </dgm:prSet>
      <dgm:spPr/>
    </dgm:pt>
    <dgm:pt modelId="{F2AB46BE-A866-4BAE-AE9A-3E064435AA4B}" type="pres">
      <dgm:prSet presAssocID="{650696F5-C599-4DA3-B656-65DFE4285177}" presName="hierRoot1" presStyleCnt="0">
        <dgm:presLayoutVars>
          <dgm:hierBranch val="init"/>
        </dgm:presLayoutVars>
      </dgm:prSet>
      <dgm:spPr/>
    </dgm:pt>
    <dgm:pt modelId="{1B774153-C40F-41A9-8A10-ECFAA65C78BF}" type="pres">
      <dgm:prSet presAssocID="{650696F5-C599-4DA3-B656-65DFE4285177}" presName="rootComposite1" presStyleCnt="0"/>
      <dgm:spPr/>
    </dgm:pt>
    <dgm:pt modelId="{0E68ACF9-2EF7-4121-9121-1F19A9171571}" type="pres">
      <dgm:prSet presAssocID="{650696F5-C599-4DA3-B656-65DFE4285177}" presName="rootText1" presStyleLbl="node0" presStyleIdx="0" presStyleCnt="1">
        <dgm:presLayoutVars>
          <dgm:chPref val="3"/>
        </dgm:presLayoutVars>
      </dgm:prSet>
      <dgm:spPr/>
    </dgm:pt>
    <dgm:pt modelId="{EC4E27C9-5069-4BD8-97E2-0C4760FF9BAF}" type="pres">
      <dgm:prSet presAssocID="{650696F5-C599-4DA3-B656-65DFE4285177}" presName="rootConnector1" presStyleLbl="node1" presStyleIdx="0" presStyleCnt="0"/>
      <dgm:spPr/>
    </dgm:pt>
    <dgm:pt modelId="{B1A1A363-2DD2-4DBA-87A4-DA3DF81F26C0}" type="pres">
      <dgm:prSet presAssocID="{650696F5-C599-4DA3-B656-65DFE4285177}" presName="hierChild2" presStyleCnt="0"/>
      <dgm:spPr/>
    </dgm:pt>
    <dgm:pt modelId="{06D30638-A8EE-4900-A460-438ACF92D143}" type="pres">
      <dgm:prSet presAssocID="{B069D802-A454-4135-A2BB-AF183B2E8A0D}" presName="Name37" presStyleLbl="parChTrans1D2" presStyleIdx="0" presStyleCnt="4"/>
      <dgm:spPr/>
    </dgm:pt>
    <dgm:pt modelId="{D06012E7-9CE6-4D84-94C7-2ACD337D636F}" type="pres">
      <dgm:prSet presAssocID="{1DA1132B-FD0E-4C58-A8CB-9D84EDBF6006}" presName="hierRoot2" presStyleCnt="0">
        <dgm:presLayoutVars>
          <dgm:hierBranch val="init"/>
        </dgm:presLayoutVars>
      </dgm:prSet>
      <dgm:spPr/>
    </dgm:pt>
    <dgm:pt modelId="{70A9CA73-0938-4851-ADF1-3469A29CFA35}" type="pres">
      <dgm:prSet presAssocID="{1DA1132B-FD0E-4C58-A8CB-9D84EDBF6006}" presName="rootComposite" presStyleCnt="0"/>
      <dgm:spPr/>
    </dgm:pt>
    <dgm:pt modelId="{93D72DCB-F65A-4FAD-903E-5BF2BF944013}" type="pres">
      <dgm:prSet presAssocID="{1DA1132B-FD0E-4C58-A8CB-9D84EDBF6006}" presName="rootText" presStyleLbl="node2" presStyleIdx="0" presStyleCnt="3">
        <dgm:presLayoutVars>
          <dgm:chPref val="3"/>
        </dgm:presLayoutVars>
      </dgm:prSet>
      <dgm:spPr/>
    </dgm:pt>
    <dgm:pt modelId="{870FBC29-80E5-465F-85F0-1E62A28BBF28}" type="pres">
      <dgm:prSet presAssocID="{1DA1132B-FD0E-4C58-A8CB-9D84EDBF6006}" presName="rootConnector" presStyleLbl="node2" presStyleIdx="0" presStyleCnt="3"/>
      <dgm:spPr/>
    </dgm:pt>
    <dgm:pt modelId="{397DD434-7FE6-48F1-9CBC-720491D5EE11}" type="pres">
      <dgm:prSet presAssocID="{1DA1132B-FD0E-4C58-A8CB-9D84EDBF6006}" presName="hierChild4" presStyleCnt="0"/>
      <dgm:spPr/>
    </dgm:pt>
    <dgm:pt modelId="{719DCA4D-87DC-496E-925D-16EAC9B43CDB}" type="pres">
      <dgm:prSet presAssocID="{1DA1132B-FD0E-4C58-A8CB-9D84EDBF6006}" presName="hierChild5" presStyleCnt="0"/>
      <dgm:spPr/>
    </dgm:pt>
    <dgm:pt modelId="{F7033A17-1DF2-408E-9D83-D2D71E96A40D}" type="pres">
      <dgm:prSet presAssocID="{F3E357AB-C0F9-4F09-853F-67167C11E9CB}" presName="Name37" presStyleLbl="parChTrans1D2" presStyleIdx="1" presStyleCnt="4"/>
      <dgm:spPr/>
    </dgm:pt>
    <dgm:pt modelId="{2859CBBD-28C5-4F05-B56A-0B33FBA55EC6}" type="pres">
      <dgm:prSet presAssocID="{B376680C-87D3-441C-B613-174CE78E29C5}" presName="hierRoot2" presStyleCnt="0">
        <dgm:presLayoutVars>
          <dgm:hierBranch val="init"/>
        </dgm:presLayoutVars>
      </dgm:prSet>
      <dgm:spPr/>
    </dgm:pt>
    <dgm:pt modelId="{8A34189C-5853-4CEE-B490-639A5935B420}" type="pres">
      <dgm:prSet presAssocID="{B376680C-87D3-441C-B613-174CE78E29C5}" presName="rootComposite" presStyleCnt="0"/>
      <dgm:spPr/>
    </dgm:pt>
    <dgm:pt modelId="{87BEF3E8-E9F5-49F6-A5FB-2FB686D023E8}" type="pres">
      <dgm:prSet presAssocID="{B376680C-87D3-441C-B613-174CE78E29C5}" presName="rootText" presStyleLbl="node2" presStyleIdx="1" presStyleCnt="3">
        <dgm:presLayoutVars>
          <dgm:chPref val="3"/>
        </dgm:presLayoutVars>
      </dgm:prSet>
      <dgm:spPr/>
    </dgm:pt>
    <dgm:pt modelId="{38AC5096-51C9-4DDA-8C88-E0E9C2BB7AC8}" type="pres">
      <dgm:prSet presAssocID="{B376680C-87D3-441C-B613-174CE78E29C5}" presName="rootConnector" presStyleLbl="node2" presStyleIdx="1" presStyleCnt="3"/>
      <dgm:spPr/>
    </dgm:pt>
    <dgm:pt modelId="{F8B05A67-97E3-49D2-971E-D3996EA47D14}" type="pres">
      <dgm:prSet presAssocID="{B376680C-87D3-441C-B613-174CE78E29C5}" presName="hierChild4" presStyleCnt="0"/>
      <dgm:spPr/>
    </dgm:pt>
    <dgm:pt modelId="{773D7CF7-4E2D-4AE1-9D9E-D8A2F00C5429}" type="pres">
      <dgm:prSet presAssocID="{76BC5F9C-F193-4AA6-B10D-7DED4B0A6355}" presName="Name37" presStyleLbl="parChTrans1D3" presStyleIdx="0" presStyleCnt="2"/>
      <dgm:spPr/>
    </dgm:pt>
    <dgm:pt modelId="{48F59F0F-ABC9-4E74-B5B6-C2201CF0CF74}" type="pres">
      <dgm:prSet presAssocID="{75261FA3-C2BF-4D92-B4F6-21EE9C30F1D0}" presName="hierRoot2" presStyleCnt="0">
        <dgm:presLayoutVars>
          <dgm:hierBranch val="init"/>
        </dgm:presLayoutVars>
      </dgm:prSet>
      <dgm:spPr/>
    </dgm:pt>
    <dgm:pt modelId="{B8530B77-3AE7-44CE-A904-8BE06C693C2E}" type="pres">
      <dgm:prSet presAssocID="{75261FA3-C2BF-4D92-B4F6-21EE9C30F1D0}" presName="rootComposite" presStyleCnt="0"/>
      <dgm:spPr/>
    </dgm:pt>
    <dgm:pt modelId="{C20C3B09-CE2A-45CA-A84F-8EBE24E3EA85}" type="pres">
      <dgm:prSet presAssocID="{75261FA3-C2BF-4D92-B4F6-21EE9C30F1D0}" presName="rootText" presStyleLbl="node3" presStyleIdx="0" presStyleCnt="2">
        <dgm:presLayoutVars>
          <dgm:chPref val="3"/>
        </dgm:presLayoutVars>
      </dgm:prSet>
      <dgm:spPr/>
    </dgm:pt>
    <dgm:pt modelId="{ED9A783F-6391-4F5E-A8FB-391DF54A7D8E}" type="pres">
      <dgm:prSet presAssocID="{75261FA3-C2BF-4D92-B4F6-21EE9C30F1D0}" presName="rootConnector" presStyleLbl="node3" presStyleIdx="0" presStyleCnt="2"/>
      <dgm:spPr/>
    </dgm:pt>
    <dgm:pt modelId="{D5C78B4D-DC6C-458D-BA90-488A797E531B}" type="pres">
      <dgm:prSet presAssocID="{75261FA3-C2BF-4D92-B4F6-21EE9C30F1D0}" presName="hierChild4" presStyleCnt="0"/>
      <dgm:spPr/>
    </dgm:pt>
    <dgm:pt modelId="{E7B35980-1942-4822-B6DA-4C072604D187}" type="pres">
      <dgm:prSet presAssocID="{75261FA3-C2BF-4D92-B4F6-21EE9C30F1D0}" presName="hierChild5" presStyleCnt="0"/>
      <dgm:spPr/>
    </dgm:pt>
    <dgm:pt modelId="{0222EC7D-B115-42AB-9C45-85881FDF4D6D}" type="pres">
      <dgm:prSet presAssocID="{B376680C-87D3-441C-B613-174CE78E29C5}" presName="hierChild5" presStyleCnt="0"/>
      <dgm:spPr/>
    </dgm:pt>
    <dgm:pt modelId="{ED40685A-6762-48EC-A352-E6907B2A0914}" type="pres">
      <dgm:prSet presAssocID="{8096F35B-7E9F-45F9-B69E-4A2AE6368A52}" presName="Name37" presStyleLbl="parChTrans1D2" presStyleIdx="2" presStyleCnt="4"/>
      <dgm:spPr/>
    </dgm:pt>
    <dgm:pt modelId="{6A7F4A9F-6F58-4C93-AF2C-CFD14ADCABCE}" type="pres">
      <dgm:prSet presAssocID="{412A387F-8B46-4746-9E76-EC3A6E143315}" presName="hierRoot2" presStyleCnt="0">
        <dgm:presLayoutVars>
          <dgm:hierBranch val="init"/>
        </dgm:presLayoutVars>
      </dgm:prSet>
      <dgm:spPr/>
    </dgm:pt>
    <dgm:pt modelId="{8CCB43D1-2E83-4C0B-9E32-C5EFB76D751C}" type="pres">
      <dgm:prSet presAssocID="{412A387F-8B46-4746-9E76-EC3A6E143315}" presName="rootComposite" presStyleCnt="0"/>
      <dgm:spPr/>
    </dgm:pt>
    <dgm:pt modelId="{9A86EE32-CECB-4FEB-A63A-0A168BC9D57E}" type="pres">
      <dgm:prSet presAssocID="{412A387F-8B46-4746-9E76-EC3A6E143315}" presName="rootText" presStyleLbl="node2" presStyleIdx="2" presStyleCnt="3">
        <dgm:presLayoutVars>
          <dgm:chPref val="3"/>
        </dgm:presLayoutVars>
      </dgm:prSet>
      <dgm:spPr/>
    </dgm:pt>
    <dgm:pt modelId="{F63E0E11-FD80-4B93-984A-D8CBE438D875}" type="pres">
      <dgm:prSet presAssocID="{412A387F-8B46-4746-9E76-EC3A6E143315}" presName="rootConnector" presStyleLbl="node2" presStyleIdx="2" presStyleCnt="3"/>
      <dgm:spPr/>
    </dgm:pt>
    <dgm:pt modelId="{8F060571-E324-4400-A86B-D0475DCCF5DC}" type="pres">
      <dgm:prSet presAssocID="{412A387F-8B46-4746-9E76-EC3A6E143315}" presName="hierChild4" presStyleCnt="0"/>
      <dgm:spPr/>
    </dgm:pt>
    <dgm:pt modelId="{26BA2490-9191-4536-A741-9E948C4BDECC}" type="pres">
      <dgm:prSet presAssocID="{412A387F-8B46-4746-9E76-EC3A6E143315}" presName="hierChild5" presStyleCnt="0"/>
      <dgm:spPr/>
    </dgm:pt>
    <dgm:pt modelId="{A01236BF-5BD5-467D-AD95-601D4C2AE0B3}" type="pres">
      <dgm:prSet presAssocID="{650696F5-C599-4DA3-B656-65DFE4285177}" presName="hierChild3" presStyleCnt="0"/>
      <dgm:spPr/>
    </dgm:pt>
    <dgm:pt modelId="{776FCEA2-09C4-4282-8625-A27D654F19D7}" type="pres">
      <dgm:prSet presAssocID="{363620CC-4C1B-4A9D-88A7-8F4275EAE288}" presName="Name111" presStyleLbl="parChTrans1D2" presStyleIdx="3" presStyleCnt="4"/>
      <dgm:spPr/>
    </dgm:pt>
    <dgm:pt modelId="{0E6D6B36-927E-4824-BA58-5CE41CC0FDB7}" type="pres">
      <dgm:prSet presAssocID="{A9DDBD49-D146-4280-A3C0-E32D2C50AF11}" presName="hierRoot3" presStyleCnt="0">
        <dgm:presLayoutVars>
          <dgm:hierBranch val="init"/>
        </dgm:presLayoutVars>
      </dgm:prSet>
      <dgm:spPr/>
    </dgm:pt>
    <dgm:pt modelId="{FB0EE53D-A478-44A6-AC0F-6BA0B5090DFB}" type="pres">
      <dgm:prSet presAssocID="{A9DDBD49-D146-4280-A3C0-E32D2C50AF11}" presName="rootComposite3" presStyleCnt="0"/>
      <dgm:spPr/>
    </dgm:pt>
    <dgm:pt modelId="{B6E9BA6A-3FFA-45EB-BE73-7D84A2C7C744}" type="pres">
      <dgm:prSet presAssocID="{A9DDBD49-D146-4280-A3C0-E32D2C50AF11}" presName="rootText3" presStyleLbl="asst1" presStyleIdx="0" presStyleCnt="1">
        <dgm:presLayoutVars>
          <dgm:chPref val="3"/>
        </dgm:presLayoutVars>
      </dgm:prSet>
      <dgm:spPr/>
    </dgm:pt>
    <dgm:pt modelId="{24925A1D-7518-4A40-8137-6AA53380A645}" type="pres">
      <dgm:prSet presAssocID="{A9DDBD49-D146-4280-A3C0-E32D2C50AF11}" presName="rootConnector3" presStyleLbl="asst1" presStyleIdx="0" presStyleCnt="1"/>
      <dgm:spPr/>
    </dgm:pt>
    <dgm:pt modelId="{0912F165-B3BB-47C8-8FFF-6B1ADEA873A2}" type="pres">
      <dgm:prSet presAssocID="{A9DDBD49-D146-4280-A3C0-E32D2C50AF11}" presName="hierChild6" presStyleCnt="0"/>
      <dgm:spPr/>
    </dgm:pt>
    <dgm:pt modelId="{67D08411-3410-40A3-BEF8-5D55247DF264}" type="pres">
      <dgm:prSet presAssocID="{5FCD7F9C-1222-45BF-BAE5-C883F787777D}" presName="Name37" presStyleLbl="parChTrans1D3" presStyleIdx="1" presStyleCnt="2"/>
      <dgm:spPr/>
    </dgm:pt>
    <dgm:pt modelId="{C6F7030E-CBC0-493E-8C20-DB9739AB0D65}" type="pres">
      <dgm:prSet presAssocID="{E7876988-19C5-49E4-B9D7-096CC4A56129}" presName="hierRoot2" presStyleCnt="0">
        <dgm:presLayoutVars>
          <dgm:hierBranch val="init"/>
        </dgm:presLayoutVars>
      </dgm:prSet>
      <dgm:spPr/>
    </dgm:pt>
    <dgm:pt modelId="{A738F1A2-2693-44F8-B271-8C77F029C307}" type="pres">
      <dgm:prSet presAssocID="{E7876988-19C5-49E4-B9D7-096CC4A56129}" presName="rootComposite" presStyleCnt="0"/>
      <dgm:spPr/>
    </dgm:pt>
    <dgm:pt modelId="{BCA4B448-637D-4F60-B4E9-0DA80AB18390}" type="pres">
      <dgm:prSet presAssocID="{E7876988-19C5-49E4-B9D7-096CC4A56129}" presName="rootText" presStyleLbl="node3" presStyleIdx="1" presStyleCnt="2">
        <dgm:presLayoutVars>
          <dgm:chPref val="3"/>
        </dgm:presLayoutVars>
      </dgm:prSet>
      <dgm:spPr/>
    </dgm:pt>
    <dgm:pt modelId="{02C76A6D-EF09-4578-AC6F-9C2FB6B39C8C}" type="pres">
      <dgm:prSet presAssocID="{E7876988-19C5-49E4-B9D7-096CC4A56129}" presName="rootConnector" presStyleLbl="node3" presStyleIdx="1" presStyleCnt="2"/>
      <dgm:spPr/>
    </dgm:pt>
    <dgm:pt modelId="{A3417329-F12A-43DF-B4F7-1CFDF6D12657}" type="pres">
      <dgm:prSet presAssocID="{E7876988-19C5-49E4-B9D7-096CC4A56129}" presName="hierChild4" presStyleCnt="0"/>
      <dgm:spPr/>
    </dgm:pt>
    <dgm:pt modelId="{25D6863E-586D-4AB5-8FBE-CC2C9809AB37}" type="pres">
      <dgm:prSet presAssocID="{E7876988-19C5-49E4-B9D7-096CC4A56129}" presName="hierChild5" presStyleCnt="0"/>
      <dgm:spPr/>
    </dgm:pt>
    <dgm:pt modelId="{283C1654-9E1F-40B1-AA9F-740FAB8D23D2}" type="pres">
      <dgm:prSet presAssocID="{A9DDBD49-D146-4280-A3C0-E32D2C50AF11}" presName="hierChild7" presStyleCnt="0"/>
      <dgm:spPr/>
    </dgm:pt>
  </dgm:ptLst>
  <dgm:cxnLst>
    <dgm:cxn modelId="{75EF2900-B560-4CA9-93DF-A6A0DD508D6C}" type="presOf" srcId="{650696F5-C599-4DA3-B656-65DFE4285177}" destId="{EC4E27C9-5069-4BD8-97E2-0C4760FF9BAF}" srcOrd="1" destOrd="0" presId="urn:microsoft.com/office/officeart/2005/8/layout/orgChart1"/>
    <dgm:cxn modelId="{D1DD7909-4BC9-430B-AB5D-1BD662EFEDF5}" type="presOf" srcId="{1DA1132B-FD0E-4C58-A8CB-9D84EDBF6006}" destId="{870FBC29-80E5-465F-85F0-1E62A28BBF28}" srcOrd="1" destOrd="0" presId="urn:microsoft.com/office/officeart/2005/8/layout/orgChart1"/>
    <dgm:cxn modelId="{EB72210D-A9C4-4A47-8861-A4C8300F1B72}" type="presOf" srcId="{1DA1132B-FD0E-4C58-A8CB-9D84EDBF6006}" destId="{93D72DCB-F65A-4FAD-903E-5BF2BF944013}" srcOrd="0" destOrd="0" presId="urn:microsoft.com/office/officeart/2005/8/layout/orgChart1"/>
    <dgm:cxn modelId="{31C75214-A260-47BF-A4FF-2766DB0E86CB}" srcId="{B376680C-87D3-441C-B613-174CE78E29C5}" destId="{75261FA3-C2BF-4D92-B4F6-21EE9C30F1D0}" srcOrd="0" destOrd="0" parTransId="{76BC5F9C-F193-4AA6-B10D-7DED4B0A6355}" sibTransId="{08EEF5AC-B7BF-4665-A6D6-C53BA4C0C9B8}"/>
    <dgm:cxn modelId="{01707E17-E5B4-477C-B2E2-59244F14A1C7}" type="presOf" srcId="{E7876988-19C5-49E4-B9D7-096CC4A56129}" destId="{BCA4B448-637D-4F60-B4E9-0DA80AB18390}" srcOrd="0" destOrd="0" presId="urn:microsoft.com/office/officeart/2005/8/layout/orgChart1"/>
    <dgm:cxn modelId="{DE15C218-E374-44FD-9D6A-AD19A238EC5D}" srcId="{650696F5-C599-4DA3-B656-65DFE4285177}" destId="{412A387F-8B46-4746-9E76-EC3A6E143315}" srcOrd="3" destOrd="0" parTransId="{8096F35B-7E9F-45F9-B69E-4A2AE6368A52}" sibTransId="{7174DF38-A344-41B8-B08E-65B9C4992EA4}"/>
    <dgm:cxn modelId="{31E21423-E08E-4316-ADEA-5089A6B95506}" srcId="{E26472AA-9262-4005-8834-FED2EDD1CEE2}" destId="{650696F5-C599-4DA3-B656-65DFE4285177}" srcOrd="0" destOrd="0" parTransId="{A5DCEA6D-CD4E-463E-8889-97DE9AFB6B41}" sibTransId="{1D6F1BB1-F049-4B5E-BB56-69CDBDD9FFEB}"/>
    <dgm:cxn modelId="{0F12552B-D3A4-47F0-8306-9273015C9637}" type="presOf" srcId="{412A387F-8B46-4746-9E76-EC3A6E143315}" destId="{9A86EE32-CECB-4FEB-A63A-0A168BC9D57E}" srcOrd="0" destOrd="0" presId="urn:microsoft.com/office/officeart/2005/8/layout/orgChart1"/>
    <dgm:cxn modelId="{DBC19B2B-95EC-4B83-8FED-077413D3032D}" srcId="{650696F5-C599-4DA3-B656-65DFE4285177}" destId="{1DA1132B-FD0E-4C58-A8CB-9D84EDBF6006}" srcOrd="1" destOrd="0" parTransId="{B069D802-A454-4135-A2BB-AF183B2E8A0D}" sibTransId="{5611B2B3-19D7-436D-B015-EF46B768D2A2}"/>
    <dgm:cxn modelId="{5DA3672D-0DF6-48D2-88E4-6F0C283C19A8}" type="presOf" srcId="{E26472AA-9262-4005-8834-FED2EDD1CEE2}" destId="{02CB0C1D-F830-495F-958A-2A02665316E5}" srcOrd="0" destOrd="0" presId="urn:microsoft.com/office/officeart/2005/8/layout/orgChart1"/>
    <dgm:cxn modelId="{FF105D2E-CCED-4D25-A9E7-7172BFCCF686}" srcId="{650696F5-C599-4DA3-B656-65DFE4285177}" destId="{B376680C-87D3-441C-B613-174CE78E29C5}" srcOrd="2" destOrd="0" parTransId="{F3E357AB-C0F9-4F09-853F-67167C11E9CB}" sibTransId="{2652C679-4F4E-4D4D-9BE9-D18FE4997884}"/>
    <dgm:cxn modelId="{1B3EFC39-40F2-408E-9D66-34CFFACA8E3A}" type="presOf" srcId="{5FCD7F9C-1222-45BF-BAE5-C883F787777D}" destId="{67D08411-3410-40A3-BEF8-5D55247DF264}" srcOrd="0" destOrd="0" presId="urn:microsoft.com/office/officeart/2005/8/layout/orgChart1"/>
    <dgm:cxn modelId="{B232DA3E-AE57-492C-9500-7805588BDE92}" srcId="{650696F5-C599-4DA3-B656-65DFE4285177}" destId="{A9DDBD49-D146-4280-A3C0-E32D2C50AF11}" srcOrd="0" destOrd="0" parTransId="{363620CC-4C1B-4A9D-88A7-8F4275EAE288}" sibTransId="{6C1E0B9A-1E1E-4BA7-9DB3-350A40DBA4DE}"/>
    <dgm:cxn modelId="{0F1A825B-0D82-414B-A4FF-4430C4F9952E}" type="presOf" srcId="{E7876988-19C5-49E4-B9D7-096CC4A56129}" destId="{02C76A6D-EF09-4578-AC6F-9C2FB6B39C8C}" srcOrd="1" destOrd="0" presId="urn:microsoft.com/office/officeart/2005/8/layout/orgChart1"/>
    <dgm:cxn modelId="{CAA66776-B0A5-4320-BE99-85083BF56BEC}" type="presOf" srcId="{363620CC-4C1B-4A9D-88A7-8F4275EAE288}" destId="{776FCEA2-09C4-4282-8625-A27D654F19D7}" srcOrd="0" destOrd="0" presId="urn:microsoft.com/office/officeart/2005/8/layout/orgChart1"/>
    <dgm:cxn modelId="{B865A576-F2B4-45F4-9C1B-72BF68048738}" type="presOf" srcId="{412A387F-8B46-4746-9E76-EC3A6E143315}" destId="{F63E0E11-FD80-4B93-984A-D8CBE438D875}" srcOrd="1" destOrd="0" presId="urn:microsoft.com/office/officeart/2005/8/layout/orgChart1"/>
    <dgm:cxn modelId="{C36C8558-4A9D-4663-AA4B-91F968289948}" type="presOf" srcId="{650696F5-C599-4DA3-B656-65DFE4285177}" destId="{0E68ACF9-2EF7-4121-9121-1F19A9171571}" srcOrd="0" destOrd="0" presId="urn:microsoft.com/office/officeart/2005/8/layout/orgChart1"/>
    <dgm:cxn modelId="{33A0C87B-085C-48DD-887B-CE62118EB0EA}" type="presOf" srcId="{B069D802-A454-4135-A2BB-AF183B2E8A0D}" destId="{06D30638-A8EE-4900-A460-438ACF92D143}" srcOrd="0" destOrd="0" presId="urn:microsoft.com/office/officeart/2005/8/layout/orgChart1"/>
    <dgm:cxn modelId="{ECB4F982-2F12-43CF-AF2A-91116A315F14}" type="presOf" srcId="{A9DDBD49-D146-4280-A3C0-E32D2C50AF11}" destId="{24925A1D-7518-4A40-8137-6AA53380A645}" srcOrd="1" destOrd="0" presId="urn:microsoft.com/office/officeart/2005/8/layout/orgChart1"/>
    <dgm:cxn modelId="{F08B2BA6-963B-4796-B48C-E5BD0C28D794}" srcId="{A9DDBD49-D146-4280-A3C0-E32D2C50AF11}" destId="{E7876988-19C5-49E4-B9D7-096CC4A56129}" srcOrd="0" destOrd="0" parTransId="{5FCD7F9C-1222-45BF-BAE5-C883F787777D}" sibTransId="{BE1F83B8-F902-4041-9071-A6DC213C320F}"/>
    <dgm:cxn modelId="{CE7E36AA-A92E-471D-9966-B9135AB630CE}" type="presOf" srcId="{8096F35B-7E9F-45F9-B69E-4A2AE6368A52}" destId="{ED40685A-6762-48EC-A352-E6907B2A0914}" srcOrd="0" destOrd="0" presId="urn:microsoft.com/office/officeart/2005/8/layout/orgChart1"/>
    <dgm:cxn modelId="{3EF5A2AB-8FE9-498C-B9FE-6E341264504A}" type="presOf" srcId="{A9DDBD49-D146-4280-A3C0-E32D2C50AF11}" destId="{B6E9BA6A-3FFA-45EB-BE73-7D84A2C7C744}" srcOrd="0" destOrd="0" presId="urn:microsoft.com/office/officeart/2005/8/layout/orgChart1"/>
    <dgm:cxn modelId="{6F1797AC-0209-45E1-8245-86581B8FCE62}" type="presOf" srcId="{F3E357AB-C0F9-4F09-853F-67167C11E9CB}" destId="{F7033A17-1DF2-408E-9D83-D2D71E96A40D}" srcOrd="0" destOrd="0" presId="urn:microsoft.com/office/officeart/2005/8/layout/orgChart1"/>
    <dgm:cxn modelId="{D5CDC1AD-8C53-449C-9023-BB1A2DD63906}" type="presOf" srcId="{B376680C-87D3-441C-B613-174CE78E29C5}" destId="{87BEF3E8-E9F5-49F6-A5FB-2FB686D023E8}" srcOrd="0" destOrd="0" presId="urn:microsoft.com/office/officeart/2005/8/layout/orgChart1"/>
    <dgm:cxn modelId="{673E40BF-D14A-40A7-B942-214B3BA1DD28}" type="presOf" srcId="{75261FA3-C2BF-4D92-B4F6-21EE9C30F1D0}" destId="{C20C3B09-CE2A-45CA-A84F-8EBE24E3EA85}" srcOrd="0" destOrd="0" presId="urn:microsoft.com/office/officeart/2005/8/layout/orgChart1"/>
    <dgm:cxn modelId="{8A73CABF-F217-4090-A721-065A6D8B7852}" type="presOf" srcId="{B376680C-87D3-441C-B613-174CE78E29C5}" destId="{38AC5096-51C9-4DDA-8C88-E0E9C2BB7AC8}" srcOrd="1" destOrd="0" presId="urn:microsoft.com/office/officeart/2005/8/layout/orgChart1"/>
    <dgm:cxn modelId="{1DA51ADB-6CF4-402A-98DE-33011B88EDAE}" type="presOf" srcId="{76BC5F9C-F193-4AA6-B10D-7DED4B0A6355}" destId="{773D7CF7-4E2D-4AE1-9D9E-D8A2F00C5429}" srcOrd="0" destOrd="0" presId="urn:microsoft.com/office/officeart/2005/8/layout/orgChart1"/>
    <dgm:cxn modelId="{88451BEF-FA71-44B2-B3FF-F6320BACAF66}" type="presOf" srcId="{75261FA3-C2BF-4D92-B4F6-21EE9C30F1D0}" destId="{ED9A783F-6391-4F5E-A8FB-391DF54A7D8E}" srcOrd="1" destOrd="0" presId="urn:microsoft.com/office/officeart/2005/8/layout/orgChart1"/>
    <dgm:cxn modelId="{6784E723-34F4-4AAF-8ABD-4E5CAF561D7C}" type="presParOf" srcId="{02CB0C1D-F830-495F-958A-2A02665316E5}" destId="{F2AB46BE-A866-4BAE-AE9A-3E064435AA4B}" srcOrd="0" destOrd="0" presId="urn:microsoft.com/office/officeart/2005/8/layout/orgChart1"/>
    <dgm:cxn modelId="{D4E9F963-0825-41BB-A311-38190A119E04}" type="presParOf" srcId="{F2AB46BE-A866-4BAE-AE9A-3E064435AA4B}" destId="{1B774153-C40F-41A9-8A10-ECFAA65C78BF}" srcOrd="0" destOrd="0" presId="urn:microsoft.com/office/officeart/2005/8/layout/orgChart1"/>
    <dgm:cxn modelId="{F1B2594F-E54D-4229-AA29-AD5EC19565D1}" type="presParOf" srcId="{1B774153-C40F-41A9-8A10-ECFAA65C78BF}" destId="{0E68ACF9-2EF7-4121-9121-1F19A9171571}" srcOrd="0" destOrd="0" presId="urn:microsoft.com/office/officeart/2005/8/layout/orgChart1"/>
    <dgm:cxn modelId="{455C0094-9AA2-451F-A661-84CB68A96B94}" type="presParOf" srcId="{1B774153-C40F-41A9-8A10-ECFAA65C78BF}" destId="{EC4E27C9-5069-4BD8-97E2-0C4760FF9BAF}" srcOrd="1" destOrd="0" presId="urn:microsoft.com/office/officeart/2005/8/layout/orgChart1"/>
    <dgm:cxn modelId="{B9E8FE40-27DA-4E0E-883A-5D176BCE7657}" type="presParOf" srcId="{F2AB46BE-A866-4BAE-AE9A-3E064435AA4B}" destId="{B1A1A363-2DD2-4DBA-87A4-DA3DF81F26C0}" srcOrd="1" destOrd="0" presId="urn:microsoft.com/office/officeart/2005/8/layout/orgChart1"/>
    <dgm:cxn modelId="{F790198E-7335-4E69-B324-D29ABDABEF64}" type="presParOf" srcId="{B1A1A363-2DD2-4DBA-87A4-DA3DF81F26C0}" destId="{06D30638-A8EE-4900-A460-438ACF92D143}" srcOrd="0" destOrd="0" presId="urn:microsoft.com/office/officeart/2005/8/layout/orgChart1"/>
    <dgm:cxn modelId="{0A90D1E3-5D35-454C-88A6-BDC91D53A28A}" type="presParOf" srcId="{B1A1A363-2DD2-4DBA-87A4-DA3DF81F26C0}" destId="{D06012E7-9CE6-4D84-94C7-2ACD337D636F}" srcOrd="1" destOrd="0" presId="urn:microsoft.com/office/officeart/2005/8/layout/orgChart1"/>
    <dgm:cxn modelId="{BB0F6AF0-3A41-4382-8D46-02C3073EE04E}" type="presParOf" srcId="{D06012E7-9CE6-4D84-94C7-2ACD337D636F}" destId="{70A9CA73-0938-4851-ADF1-3469A29CFA35}" srcOrd="0" destOrd="0" presId="urn:microsoft.com/office/officeart/2005/8/layout/orgChart1"/>
    <dgm:cxn modelId="{730B5F79-BEAB-4FF7-824F-1D6D339E0C34}" type="presParOf" srcId="{70A9CA73-0938-4851-ADF1-3469A29CFA35}" destId="{93D72DCB-F65A-4FAD-903E-5BF2BF944013}" srcOrd="0" destOrd="0" presId="urn:microsoft.com/office/officeart/2005/8/layout/orgChart1"/>
    <dgm:cxn modelId="{885DFF5D-9E17-4247-913D-C96B4138F8E9}" type="presParOf" srcId="{70A9CA73-0938-4851-ADF1-3469A29CFA35}" destId="{870FBC29-80E5-465F-85F0-1E62A28BBF28}" srcOrd="1" destOrd="0" presId="urn:microsoft.com/office/officeart/2005/8/layout/orgChart1"/>
    <dgm:cxn modelId="{D3FA838A-62D4-4611-87AD-F5D023818151}" type="presParOf" srcId="{D06012E7-9CE6-4D84-94C7-2ACD337D636F}" destId="{397DD434-7FE6-48F1-9CBC-720491D5EE11}" srcOrd="1" destOrd="0" presId="urn:microsoft.com/office/officeart/2005/8/layout/orgChart1"/>
    <dgm:cxn modelId="{776769F2-691D-4D41-A65C-FF82CE611C48}" type="presParOf" srcId="{D06012E7-9CE6-4D84-94C7-2ACD337D636F}" destId="{719DCA4D-87DC-496E-925D-16EAC9B43CDB}" srcOrd="2" destOrd="0" presId="urn:microsoft.com/office/officeart/2005/8/layout/orgChart1"/>
    <dgm:cxn modelId="{49442D53-C645-46C5-8CAA-56BDB6DC13D6}" type="presParOf" srcId="{B1A1A363-2DD2-4DBA-87A4-DA3DF81F26C0}" destId="{F7033A17-1DF2-408E-9D83-D2D71E96A40D}" srcOrd="2" destOrd="0" presId="urn:microsoft.com/office/officeart/2005/8/layout/orgChart1"/>
    <dgm:cxn modelId="{136BA63E-DF58-4830-B856-A72BE2A26F07}" type="presParOf" srcId="{B1A1A363-2DD2-4DBA-87A4-DA3DF81F26C0}" destId="{2859CBBD-28C5-4F05-B56A-0B33FBA55EC6}" srcOrd="3" destOrd="0" presId="urn:microsoft.com/office/officeart/2005/8/layout/orgChart1"/>
    <dgm:cxn modelId="{2E6C02EB-6F1E-415E-89E4-19A028FD869E}" type="presParOf" srcId="{2859CBBD-28C5-4F05-B56A-0B33FBA55EC6}" destId="{8A34189C-5853-4CEE-B490-639A5935B420}" srcOrd="0" destOrd="0" presId="urn:microsoft.com/office/officeart/2005/8/layout/orgChart1"/>
    <dgm:cxn modelId="{FC7E50C7-45CF-4739-9252-1A8C829F4AC4}" type="presParOf" srcId="{8A34189C-5853-4CEE-B490-639A5935B420}" destId="{87BEF3E8-E9F5-49F6-A5FB-2FB686D023E8}" srcOrd="0" destOrd="0" presId="urn:microsoft.com/office/officeart/2005/8/layout/orgChart1"/>
    <dgm:cxn modelId="{D846719A-8011-45F6-9A11-03D1659B4AAB}" type="presParOf" srcId="{8A34189C-5853-4CEE-B490-639A5935B420}" destId="{38AC5096-51C9-4DDA-8C88-E0E9C2BB7AC8}" srcOrd="1" destOrd="0" presId="urn:microsoft.com/office/officeart/2005/8/layout/orgChart1"/>
    <dgm:cxn modelId="{4BB5E6DE-7417-43A6-B77F-D7EE8F3862B8}" type="presParOf" srcId="{2859CBBD-28C5-4F05-B56A-0B33FBA55EC6}" destId="{F8B05A67-97E3-49D2-971E-D3996EA47D14}" srcOrd="1" destOrd="0" presId="urn:microsoft.com/office/officeart/2005/8/layout/orgChart1"/>
    <dgm:cxn modelId="{89611F04-C712-4D0E-A27D-72A17B6738D9}" type="presParOf" srcId="{F8B05A67-97E3-49D2-971E-D3996EA47D14}" destId="{773D7CF7-4E2D-4AE1-9D9E-D8A2F00C5429}" srcOrd="0" destOrd="0" presId="urn:microsoft.com/office/officeart/2005/8/layout/orgChart1"/>
    <dgm:cxn modelId="{773D2296-A6FA-4B05-B738-83E608A52243}" type="presParOf" srcId="{F8B05A67-97E3-49D2-971E-D3996EA47D14}" destId="{48F59F0F-ABC9-4E74-B5B6-C2201CF0CF74}" srcOrd="1" destOrd="0" presId="urn:microsoft.com/office/officeart/2005/8/layout/orgChart1"/>
    <dgm:cxn modelId="{EBCFC8FD-D647-40A7-809F-2CB4F1DB14D5}" type="presParOf" srcId="{48F59F0F-ABC9-4E74-B5B6-C2201CF0CF74}" destId="{B8530B77-3AE7-44CE-A904-8BE06C693C2E}" srcOrd="0" destOrd="0" presId="urn:microsoft.com/office/officeart/2005/8/layout/orgChart1"/>
    <dgm:cxn modelId="{F33BE546-6D29-4D17-AE0F-0962659369A9}" type="presParOf" srcId="{B8530B77-3AE7-44CE-A904-8BE06C693C2E}" destId="{C20C3B09-CE2A-45CA-A84F-8EBE24E3EA85}" srcOrd="0" destOrd="0" presId="urn:microsoft.com/office/officeart/2005/8/layout/orgChart1"/>
    <dgm:cxn modelId="{17CB309C-BE1C-4354-86D7-8C0948F17EFA}" type="presParOf" srcId="{B8530B77-3AE7-44CE-A904-8BE06C693C2E}" destId="{ED9A783F-6391-4F5E-A8FB-391DF54A7D8E}" srcOrd="1" destOrd="0" presId="urn:microsoft.com/office/officeart/2005/8/layout/orgChart1"/>
    <dgm:cxn modelId="{40EE1369-9506-45D0-BFFD-B00D5D2C1F85}" type="presParOf" srcId="{48F59F0F-ABC9-4E74-B5B6-C2201CF0CF74}" destId="{D5C78B4D-DC6C-458D-BA90-488A797E531B}" srcOrd="1" destOrd="0" presId="urn:microsoft.com/office/officeart/2005/8/layout/orgChart1"/>
    <dgm:cxn modelId="{1E86B653-E735-4DFE-81D2-B33A652293B3}" type="presParOf" srcId="{48F59F0F-ABC9-4E74-B5B6-C2201CF0CF74}" destId="{E7B35980-1942-4822-B6DA-4C072604D187}" srcOrd="2" destOrd="0" presId="urn:microsoft.com/office/officeart/2005/8/layout/orgChart1"/>
    <dgm:cxn modelId="{1BBB237D-3FE5-4A01-94A0-5B0BBF1FFE4B}" type="presParOf" srcId="{2859CBBD-28C5-4F05-B56A-0B33FBA55EC6}" destId="{0222EC7D-B115-42AB-9C45-85881FDF4D6D}" srcOrd="2" destOrd="0" presId="urn:microsoft.com/office/officeart/2005/8/layout/orgChart1"/>
    <dgm:cxn modelId="{BA869AA2-27F4-4B50-B284-994DDFF5E492}" type="presParOf" srcId="{B1A1A363-2DD2-4DBA-87A4-DA3DF81F26C0}" destId="{ED40685A-6762-48EC-A352-E6907B2A0914}" srcOrd="4" destOrd="0" presId="urn:microsoft.com/office/officeart/2005/8/layout/orgChart1"/>
    <dgm:cxn modelId="{5C8AF6AA-CC80-47FD-883C-8BE8BC54239E}" type="presParOf" srcId="{B1A1A363-2DD2-4DBA-87A4-DA3DF81F26C0}" destId="{6A7F4A9F-6F58-4C93-AF2C-CFD14ADCABCE}" srcOrd="5" destOrd="0" presId="urn:microsoft.com/office/officeart/2005/8/layout/orgChart1"/>
    <dgm:cxn modelId="{0277C57D-C0A0-4FDF-AB97-344BAA1CB732}" type="presParOf" srcId="{6A7F4A9F-6F58-4C93-AF2C-CFD14ADCABCE}" destId="{8CCB43D1-2E83-4C0B-9E32-C5EFB76D751C}" srcOrd="0" destOrd="0" presId="urn:microsoft.com/office/officeart/2005/8/layout/orgChart1"/>
    <dgm:cxn modelId="{2F88DEA0-6D85-4B9D-A1F4-EBDE6AB64C3D}" type="presParOf" srcId="{8CCB43D1-2E83-4C0B-9E32-C5EFB76D751C}" destId="{9A86EE32-CECB-4FEB-A63A-0A168BC9D57E}" srcOrd="0" destOrd="0" presId="urn:microsoft.com/office/officeart/2005/8/layout/orgChart1"/>
    <dgm:cxn modelId="{A1A044B8-2FAF-4BA1-9797-892138DE73E2}" type="presParOf" srcId="{8CCB43D1-2E83-4C0B-9E32-C5EFB76D751C}" destId="{F63E0E11-FD80-4B93-984A-D8CBE438D875}" srcOrd="1" destOrd="0" presId="urn:microsoft.com/office/officeart/2005/8/layout/orgChart1"/>
    <dgm:cxn modelId="{D7C559C3-7958-49B7-8C57-2D41FD54053A}" type="presParOf" srcId="{6A7F4A9F-6F58-4C93-AF2C-CFD14ADCABCE}" destId="{8F060571-E324-4400-A86B-D0475DCCF5DC}" srcOrd="1" destOrd="0" presId="urn:microsoft.com/office/officeart/2005/8/layout/orgChart1"/>
    <dgm:cxn modelId="{091B21C0-50A5-42A4-AF4D-7F3EDCD91C2B}" type="presParOf" srcId="{6A7F4A9F-6F58-4C93-AF2C-CFD14ADCABCE}" destId="{26BA2490-9191-4536-A741-9E948C4BDECC}" srcOrd="2" destOrd="0" presId="urn:microsoft.com/office/officeart/2005/8/layout/orgChart1"/>
    <dgm:cxn modelId="{47F9AA8B-73C4-4764-9E11-00421127DCA6}" type="presParOf" srcId="{F2AB46BE-A866-4BAE-AE9A-3E064435AA4B}" destId="{A01236BF-5BD5-467D-AD95-601D4C2AE0B3}" srcOrd="2" destOrd="0" presId="urn:microsoft.com/office/officeart/2005/8/layout/orgChart1"/>
    <dgm:cxn modelId="{9B28E64A-5278-400E-A8BE-5F6C0FA9034B}" type="presParOf" srcId="{A01236BF-5BD5-467D-AD95-601D4C2AE0B3}" destId="{776FCEA2-09C4-4282-8625-A27D654F19D7}" srcOrd="0" destOrd="0" presId="urn:microsoft.com/office/officeart/2005/8/layout/orgChart1"/>
    <dgm:cxn modelId="{96DD53FE-AE61-40C5-9D8A-D68FD6FA5410}" type="presParOf" srcId="{A01236BF-5BD5-467D-AD95-601D4C2AE0B3}" destId="{0E6D6B36-927E-4824-BA58-5CE41CC0FDB7}" srcOrd="1" destOrd="0" presId="urn:microsoft.com/office/officeart/2005/8/layout/orgChart1"/>
    <dgm:cxn modelId="{754FD367-99A6-4E10-8ED5-5E05B07CAB19}" type="presParOf" srcId="{0E6D6B36-927E-4824-BA58-5CE41CC0FDB7}" destId="{FB0EE53D-A478-44A6-AC0F-6BA0B5090DFB}" srcOrd="0" destOrd="0" presId="urn:microsoft.com/office/officeart/2005/8/layout/orgChart1"/>
    <dgm:cxn modelId="{07B78DB6-E916-48DC-BD96-8AEE07B2376B}" type="presParOf" srcId="{FB0EE53D-A478-44A6-AC0F-6BA0B5090DFB}" destId="{B6E9BA6A-3FFA-45EB-BE73-7D84A2C7C744}" srcOrd="0" destOrd="0" presId="urn:microsoft.com/office/officeart/2005/8/layout/orgChart1"/>
    <dgm:cxn modelId="{F8D040B8-B6B9-41AE-A02D-A2132C56CFA6}" type="presParOf" srcId="{FB0EE53D-A478-44A6-AC0F-6BA0B5090DFB}" destId="{24925A1D-7518-4A40-8137-6AA53380A645}" srcOrd="1" destOrd="0" presId="urn:microsoft.com/office/officeart/2005/8/layout/orgChart1"/>
    <dgm:cxn modelId="{E8D41F63-9A64-4D10-9955-814C0FD31E6B}" type="presParOf" srcId="{0E6D6B36-927E-4824-BA58-5CE41CC0FDB7}" destId="{0912F165-B3BB-47C8-8FFF-6B1ADEA873A2}" srcOrd="1" destOrd="0" presId="urn:microsoft.com/office/officeart/2005/8/layout/orgChart1"/>
    <dgm:cxn modelId="{BBB2B7DD-3BCC-4806-BAF5-F74A3F36AF1C}" type="presParOf" srcId="{0912F165-B3BB-47C8-8FFF-6B1ADEA873A2}" destId="{67D08411-3410-40A3-BEF8-5D55247DF264}" srcOrd="0" destOrd="0" presId="urn:microsoft.com/office/officeart/2005/8/layout/orgChart1"/>
    <dgm:cxn modelId="{F0EFA676-CB32-4DCA-A333-1ACF6B9BBE4D}" type="presParOf" srcId="{0912F165-B3BB-47C8-8FFF-6B1ADEA873A2}" destId="{C6F7030E-CBC0-493E-8C20-DB9739AB0D65}" srcOrd="1" destOrd="0" presId="urn:microsoft.com/office/officeart/2005/8/layout/orgChart1"/>
    <dgm:cxn modelId="{A56A5F4D-3E2E-43A8-94DA-D345E47EA386}" type="presParOf" srcId="{C6F7030E-CBC0-493E-8C20-DB9739AB0D65}" destId="{A738F1A2-2693-44F8-B271-8C77F029C307}" srcOrd="0" destOrd="0" presId="urn:microsoft.com/office/officeart/2005/8/layout/orgChart1"/>
    <dgm:cxn modelId="{CD4370E5-045D-4B5E-BDA1-378CFE735A8B}" type="presParOf" srcId="{A738F1A2-2693-44F8-B271-8C77F029C307}" destId="{BCA4B448-637D-4F60-B4E9-0DA80AB18390}" srcOrd="0" destOrd="0" presId="urn:microsoft.com/office/officeart/2005/8/layout/orgChart1"/>
    <dgm:cxn modelId="{F6D508C4-3634-4EA6-ACFA-B85D8638CBCB}" type="presParOf" srcId="{A738F1A2-2693-44F8-B271-8C77F029C307}" destId="{02C76A6D-EF09-4578-AC6F-9C2FB6B39C8C}" srcOrd="1" destOrd="0" presId="urn:microsoft.com/office/officeart/2005/8/layout/orgChart1"/>
    <dgm:cxn modelId="{2218BDB9-4F61-4FF9-BF0B-CF71028B2E32}" type="presParOf" srcId="{C6F7030E-CBC0-493E-8C20-DB9739AB0D65}" destId="{A3417329-F12A-43DF-B4F7-1CFDF6D12657}" srcOrd="1" destOrd="0" presId="urn:microsoft.com/office/officeart/2005/8/layout/orgChart1"/>
    <dgm:cxn modelId="{07C3F72B-FEA2-4924-AD30-D348E4CE4A11}" type="presParOf" srcId="{C6F7030E-CBC0-493E-8C20-DB9739AB0D65}" destId="{25D6863E-586D-4AB5-8FBE-CC2C9809AB37}" srcOrd="2" destOrd="0" presId="urn:microsoft.com/office/officeart/2005/8/layout/orgChart1"/>
    <dgm:cxn modelId="{4817BF0B-A8B1-4202-86B0-3E7B26CAF4A5}" type="presParOf" srcId="{0E6D6B36-927E-4824-BA58-5CE41CC0FDB7}" destId="{283C1654-9E1F-40B1-AA9F-740FAB8D23D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05AC76-9A98-47EF-A919-203470FFE5BD}">
      <dsp:nvSpPr>
        <dsp:cNvPr id="0" name=""/>
        <dsp:cNvSpPr/>
      </dsp:nvSpPr>
      <dsp:spPr>
        <a:xfrm>
          <a:off x="1107105" y="0"/>
          <a:ext cx="2795939" cy="2237815"/>
        </a:xfrm>
        <a:prstGeom prst="trapezoid">
          <a:avLst>
            <a:gd name="adj" fmla="val 62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PT" sz="1200" b="0" i="0" kern="1200"/>
            <a:t>Objetivo </a:t>
          </a:r>
        </a:p>
        <a:p>
          <a:pPr marL="0" lvl="0" indent="0" algn="ctr" defTabSz="533400">
            <a:lnSpc>
              <a:spcPct val="90000"/>
            </a:lnSpc>
            <a:spcBef>
              <a:spcPct val="0"/>
            </a:spcBef>
            <a:spcAft>
              <a:spcPct val="35000"/>
            </a:spcAft>
            <a:buNone/>
          </a:pPr>
          <a:r>
            <a:rPr lang="pt-PT" sz="1200" b="0" i="0" kern="1200"/>
            <a:t>para nível </a:t>
          </a:r>
        </a:p>
        <a:p>
          <a:pPr marL="0" lvl="0" indent="0" algn="ctr" defTabSz="533400">
            <a:lnSpc>
              <a:spcPct val="90000"/>
            </a:lnSpc>
            <a:spcBef>
              <a:spcPct val="0"/>
            </a:spcBef>
            <a:spcAft>
              <a:spcPct val="35000"/>
            </a:spcAft>
            <a:buNone/>
          </a:pPr>
          <a:r>
            <a:rPr lang="pt-PT" sz="1200" b="0" i="0" kern="1200"/>
            <a:t>de topo: aumentar</a:t>
          </a:r>
        </a:p>
        <a:p>
          <a:pPr marL="0" lvl="0" indent="0" algn="ctr" defTabSz="533400">
            <a:lnSpc>
              <a:spcPct val="90000"/>
            </a:lnSpc>
            <a:spcBef>
              <a:spcPct val="0"/>
            </a:spcBef>
            <a:spcAft>
              <a:spcPct val="35000"/>
            </a:spcAft>
            <a:buNone/>
          </a:pPr>
          <a:r>
            <a:rPr lang="pt-PT" sz="1200" b="0" i="0" kern="1200"/>
            <a:t> o número de escolas</a:t>
          </a:r>
        </a:p>
        <a:p>
          <a:pPr marL="0" lvl="0" indent="0" algn="ctr" defTabSz="533400">
            <a:lnSpc>
              <a:spcPct val="90000"/>
            </a:lnSpc>
            <a:spcBef>
              <a:spcPct val="0"/>
            </a:spcBef>
            <a:spcAft>
              <a:spcPct val="35000"/>
            </a:spcAft>
            <a:buNone/>
          </a:pPr>
          <a:r>
            <a:rPr lang="pt-PT" sz="1200" b="0" i="0" kern="1200"/>
            <a:t> com qual a empresa t</a:t>
          </a:r>
        </a:p>
        <a:p>
          <a:pPr marL="0" lvl="0" indent="0" algn="ctr" defTabSz="533400">
            <a:lnSpc>
              <a:spcPct val="90000"/>
            </a:lnSpc>
            <a:spcBef>
              <a:spcPct val="0"/>
            </a:spcBef>
            <a:spcAft>
              <a:spcPct val="35000"/>
            </a:spcAft>
            <a:buNone/>
          </a:pPr>
          <a:r>
            <a:rPr lang="pt-PT" sz="1200" b="0" i="0" kern="1200"/>
            <a:t>em parceria ate 2025</a:t>
          </a:r>
          <a:endParaRPr lang="pt-PT" sz="1200" kern="1200"/>
        </a:p>
      </dsp:txBody>
      <dsp:txXfrm>
        <a:off x="1107105" y="0"/>
        <a:ext cx="2795939" cy="2237815"/>
      </dsp:txXfrm>
    </dsp:sp>
    <dsp:sp modelId="{7B69A66B-5286-47A9-B52C-55FFA1BE6EF1}">
      <dsp:nvSpPr>
        <dsp:cNvPr id="0" name=""/>
        <dsp:cNvSpPr/>
      </dsp:nvSpPr>
      <dsp:spPr>
        <a:xfrm>
          <a:off x="539640" y="2237815"/>
          <a:ext cx="3930869" cy="908375"/>
        </a:xfrm>
        <a:prstGeom prst="trapezoid">
          <a:avLst>
            <a:gd name="adj" fmla="val 62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PT" sz="1200" b="0" i="0" kern="1200"/>
            <a:t>Objetivo para nível intermédio: aumentar o número de reuniões entre os chefes de cada departamento de forma a haver um maior controlo do progresso</a:t>
          </a:r>
          <a:endParaRPr lang="pt-PT" sz="1200" kern="1200"/>
        </a:p>
      </dsp:txBody>
      <dsp:txXfrm>
        <a:off x="1227542" y="2237815"/>
        <a:ext cx="2555065" cy="908375"/>
      </dsp:txXfrm>
    </dsp:sp>
    <dsp:sp modelId="{456265F2-4711-499D-A575-11DBAF496BA2}">
      <dsp:nvSpPr>
        <dsp:cNvPr id="0" name=""/>
        <dsp:cNvSpPr/>
      </dsp:nvSpPr>
      <dsp:spPr>
        <a:xfrm>
          <a:off x="0" y="3146190"/>
          <a:ext cx="5010149" cy="863834"/>
        </a:xfrm>
        <a:prstGeom prst="trapezoid">
          <a:avLst>
            <a:gd name="adj" fmla="val 62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PT" sz="1200" b="0" i="0" kern="1200"/>
            <a:t>Objetivo para nível operacional: aumentar a produtividade no setor de dessenvolvimento de software através da oferta de formações aos trabalhadores</a:t>
          </a:r>
          <a:endParaRPr lang="pt-PT" sz="1200" kern="1200"/>
        </a:p>
      </dsp:txBody>
      <dsp:txXfrm>
        <a:off x="876776" y="3146190"/>
        <a:ext cx="3256597" cy="8638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2AE070-5EAA-471E-B021-DBEE76E29CCA}">
      <dsp:nvSpPr>
        <dsp:cNvPr id="0" name=""/>
        <dsp:cNvSpPr/>
      </dsp:nvSpPr>
      <dsp:spPr>
        <a:xfrm>
          <a:off x="2613450" y="336392"/>
          <a:ext cx="91440" cy="309229"/>
        </a:xfrm>
        <a:custGeom>
          <a:avLst/>
          <a:gdLst/>
          <a:ahLst/>
          <a:cxnLst/>
          <a:rect l="0" t="0" r="0" b="0"/>
          <a:pathLst>
            <a:path>
              <a:moveTo>
                <a:pt x="45720" y="0"/>
              </a:moveTo>
              <a:lnTo>
                <a:pt x="45720" y="309229"/>
              </a:lnTo>
              <a:lnTo>
                <a:pt x="116304" y="3092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C9BF4-51BC-4ECF-B70D-1FCFEC548814}">
      <dsp:nvSpPr>
        <dsp:cNvPr id="0" name=""/>
        <dsp:cNvSpPr/>
      </dsp:nvSpPr>
      <dsp:spPr>
        <a:xfrm>
          <a:off x="2136161" y="813681"/>
          <a:ext cx="91440" cy="309229"/>
        </a:xfrm>
        <a:custGeom>
          <a:avLst/>
          <a:gdLst/>
          <a:ahLst/>
          <a:cxnLst/>
          <a:rect l="0" t="0" r="0" b="0"/>
          <a:pathLst>
            <a:path>
              <a:moveTo>
                <a:pt x="116304" y="0"/>
              </a:moveTo>
              <a:lnTo>
                <a:pt x="116304" y="309229"/>
              </a:lnTo>
              <a:lnTo>
                <a:pt x="45720" y="3092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78C80-9CCB-4AD1-BE07-64B174FDF52F}">
      <dsp:nvSpPr>
        <dsp:cNvPr id="0" name=""/>
        <dsp:cNvSpPr/>
      </dsp:nvSpPr>
      <dsp:spPr>
        <a:xfrm>
          <a:off x="2542865" y="336392"/>
          <a:ext cx="91440" cy="309229"/>
        </a:xfrm>
        <a:custGeom>
          <a:avLst/>
          <a:gdLst/>
          <a:ahLst/>
          <a:cxnLst/>
          <a:rect l="0" t="0" r="0" b="0"/>
          <a:pathLst>
            <a:path>
              <a:moveTo>
                <a:pt x="116304" y="0"/>
              </a:moveTo>
              <a:lnTo>
                <a:pt x="116304" y="309229"/>
              </a:lnTo>
              <a:lnTo>
                <a:pt x="45720" y="3092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DD27F1-8469-41E6-88FE-AE00BCE4D86F}">
      <dsp:nvSpPr>
        <dsp:cNvPr id="0" name=""/>
        <dsp:cNvSpPr/>
      </dsp:nvSpPr>
      <dsp:spPr>
        <a:xfrm>
          <a:off x="3203683" y="1768259"/>
          <a:ext cx="100835" cy="1263807"/>
        </a:xfrm>
        <a:custGeom>
          <a:avLst/>
          <a:gdLst/>
          <a:ahLst/>
          <a:cxnLst/>
          <a:rect l="0" t="0" r="0" b="0"/>
          <a:pathLst>
            <a:path>
              <a:moveTo>
                <a:pt x="0" y="0"/>
              </a:moveTo>
              <a:lnTo>
                <a:pt x="0" y="1263807"/>
              </a:lnTo>
              <a:lnTo>
                <a:pt x="100835" y="12638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462DCA-C9A0-4433-B119-DB28650204AC}">
      <dsp:nvSpPr>
        <dsp:cNvPr id="0" name=""/>
        <dsp:cNvSpPr/>
      </dsp:nvSpPr>
      <dsp:spPr>
        <a:xfrm>
          <a:off x="3203683" y="1768259"/>
          <a:ext cx="100835" cy="786518"/>
        </a:xfrm>
        <a:custGeom>
          <a:avLst/>
          <a:gdLst/>
          <a:ahLst/>
          <a:cxnLst/>
          <a:rect l="0" t="0" r="0" b="0"/>
          <a:pathLst>
            <a:path>
              <a:moveTo>
                <a:pt x="0" y="0"/>
              </a:moveTo>
              <a:lnTo>
                <a:pt x="0" y="786518"/>
              </a:lnTo>
              <a:lnTo>
                <a:pt x="100835" y="7865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B6AD97-2CC8-48E7-B84F-503600D993EC}">
      <dsp:nvSpPr>
        <dsp:cNvPr id="0" name=""/>
        <dsp:cNvSpPr/>
      </dsp:nvSpPr>
      <dsp:spPr>
        <a:xfrm>
          <a:off x="3203683" y="1768259"/>
          <a:ext cx="100835" cy="309229"/>
        </a:xfrm>
        <a:custGeom>
          <a:avLst/>
          <a:gdLst/>
          <a:ahLst/>
          <a:cxnLst/>
          <a:rect l="0" t="0" r="0" b="0"/>
          <a:pathLst>
            <a:path>
              <a:moveTo>
                <a:pt x="0" y="0"/>
              </a:moveTo>
              <a:lnTo>
                <a:pt x="0" y="309229"/>
              </a:lnTo>
              <a:lnTo>
                <a:pt x="100835" y="3092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95DF2E-9FFE-492B-B244-1C93CB356438}">
      <dsp:nvSpPr>
        <dsp:cNvPr id="0" name=""/>
        <dsp:cNvSpPr/>
      </dsp:nvSpPr>
      <dsp:spPr>
        <a:xfrm>
          <a:off x="2659170" y="336392"/>
          <a:ext cx="813408" cy="1095748"/>
        </a:xfrm>
        <a:custGeom>
          <a:avLst/>
          <a:gdLst/>
          <a:ahLst/>
          <a:cxnLst/>
          <a:rect l="0" t="0" r="0" b="0"/>
          <a:pathLst>
            <a:path>
              <a:moveTo>
                <a:pt x="0" y="0"/>
              </a:moveTo>
              <a:lnTo>
                <a:pt x="0" y="1025163"/>
              </a:lnTo>
              <a:lnTo>
                <a:pt x="813408" y="1025163"/>
              </a:lnTo>
              <a:lnTo>
                <a:pt x="813408" y="1095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5873C0-1293-4E0C-B56B-18EE4B807CBA}">
      <dsp:nvSpPr>
        <dsp:cNvPr id="0" name=""/>
        <dsp:cNvSpPr/>
      </dsp:nvSpPr>
      <dsp:spPr>
        <a:xfrm>
          <a:off x="2390275" y="1768259"/>
          <a:ext cx="100835" cy="309229"/>
        </a:xfrm>
        <a:custGeom>
          <a:avLst/>
          <a:gdLst/>
          <a:ahLst/>
          <a:cxnLst/>
          <a:rect l="0" t="0" r="0" b="0"/>
          <a:pathLst>
            <a:path>
              <a:moveTo>
                <a:pt x="0" y="0"/>
              </a:moveTo>
              <a:lnTo>
                <a:pt x="0" y="309229"/>
              </a:lnTo>
              <a:lnTo>
                <a:pt x="100835" y="3092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9D8934-81FF-4ECF-AD3C-56C5444FF17F}">
      <dsp:nvSpPr>
        <dsp:cNvPr id="0" name=""/>
        <dsp:cNvSpPr/>
      </dsp:nvSpPr>
      <dsp:spPr>
        <a:xfrm>
          <a:off x="2613450" y="336392"/>
          <a:ext cx="91440" cy="1095748"/>
        </a:xfrm>
        <a:custGeom>
          <a:avLst/>
          <a:gdLst/>
          <a:ahLst/>
          <a:cxnLst/>
          <a:rect l="0" t="0" r="0" b="0"/>
          <a:pathLst>
            <a:path>
              <a:moveTo>
                <a:pt x="45720" y="0"/>
              </a:moveTo>
              <a:lnTo>
                <a:pt x="45720" y="1095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FBF04-97EF-4950-A45E-551BD6F008E0}">
      <dsp:nvSpPr>
        <dsp:cNvPr id="0" name=""/>
        <dsp:cNvSpPr/>
      </dsp:nvSpPr>
      <dsp:spPr>
        <a:xfrm>
          <a:off x="1845762" y="336392"/>
          <a:ext cx="813408" cy="1095748"/>
        </a:xfrm>
        <a:custGeom>
          <a:avLst/>
          <a:gdLst/>
          <a:ahLst/>
          <a:cxnLst/>
          <a:rect l="0" t="0" r="0" b="0"/>
          <a:pathLst>
            <a:path>
              <a:moveTo>
                <a:pt x="813408" y="0"/>
              </a:moveTo>
              <a:lnTo>
                <a:pt x="813408" y="1025163"/>
              </a:lnTo>
              <a:lnTo>
                <a:pt x="0" y="1025163"/>
              </a:lnTo>
              <a:lnTo>
                <a:pt x="0" y="1095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6EB5A-FA1D-4D04-91B5-749C2443B5EE}">
      <dsp:nvSpPr>
        <dsp:cNvPr id="0" name=""/>
        <dsp:cNvSpPr/>
      </dsp:nvSpPr>
      <dsp:spPr>
        <a:xfrm>
          <a:off x="2323051" y="273"/>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CEO(Chief Executive Officer)</a:t>
          </a:r>
        </a:p>
      </dsp:txBody>
      <dsp:txXfrm>
        <a:off x="2323051" y="273"/>
        <a:ext cx="672238" cy="336119"/>
      </dsp:txXfrm>
    </dsp:sp>
    <dsp:sp modelId="{5C4CEC23-1F88-40FE-AD34-62CFC09B7951}">
      <dsp:nvSpPr>
        <dsp:cNvPr id="0" name=""/>
        <dsp:cNvSpPr/>
      </dsp:nvSpPr>
      <dsp:spPr>
        <a:xfrm>
          <a:off x="1509643" y="143214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Direção Financeiro</a:t>
          </a:r>
        </a:p>
      </dsp:txBody>
      <dsp:txXfrm>
        <a:off x="1509643" y="1432140"/>
        <a:ext cx="672238" cy="336119"/>
      </dsp:txXfrm>
    </dsp:sp>
    <dsp:sp modelId="{F20E85BA-E5D4-4BCA-9843-A0E062C7F22F}">
      <dsp:nvSpPr>
        <dsp:cNvPr id="0" name=""/>
        <dsp:cNvSpPr/>
      </dsp:nvSpPr>
      <dsp:spPr>
        <a:xfrm>
          <a:off x="2323051" y="143214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Direção de Operações</a:t>
          </a:r>
        </a:p>
      </dsp:txBody>
      <dsp:txXfrm>
        <a:off x="2323051" y="1432140"/>
        <a:ext cx="672238" cy="336119"/>
      </dsp:txXfrm>
    </dsp:sp>
    <dsp:sp modelId="{FD41A85C-D2CD-4BC5-A2FD-C71D9D92F417}">
      <dsp:nvSpPr>
        <dsp:cNvPr id="0" name=""/>
        <dsp:cNvSpPr/>
      </dsp:nvSpPr>
      <dsp:spPr>
        <a:xfrm>
          <a:off x="2491110" y="1909429"/>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Coordenação de Sucesso de clientes</a:t>
          </a:r>
        </a:p>
      </dsp:txBody>
      <dsp:txXfrm>
        <a:off x="2491110" y="1909429"/>
        <a:ext cx="672238" cy="336119"/>
      </dsp:txXfrm>
    </dsp:sp>
    <dsp:sp modelId="{28905A05-78E1-4EE9-9FC4-AD0B465A2D1D}">
      <dsp:nvSpPr>
        <dsp:cNvPr id="0" name=""/>
        <dsp:cNvSpPr/>
      </dsp:nvSpPr>
      <dsp:spPr>
        <a:xfrm>
          <a:off x="3136459" y="143214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CTO(Chief Tecnology Officer)</a:t>
          </a:r>
        </a:p>
      </dsp:txBody>
      <dsp:txXfrm>
        <a:off x="3136459" y="1432140"/>
        <a:ext cx="672238" cy="336119"/>
      </dsp:txXfrm>
    </dsp:sp>
    <dsp:sp modelId="{F6196001-13F8-4276-BC1C-C75A531671EC}">
      <dsp:nvSpPr>
        <dsp:cNvPr id="0" name=""/>
        <dsp:cNvSpPr/>
      </dsp:nvSpPr>
      <dsp:spPr>
        <a:xfrm>
          <a:off x="3304518" y="1909429"/>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Direação de Análise de Qualidade</a:t>
          </a:r>
        </a:p>
      </dsp:txBody>
      <dsp:txXfrm>
        <a:off x="3304518" y="1909429"/>
        <a:ext cx="672238" cy="336119"/>
      </dsp:txXfrm>
    </dsp:sp>
    <dsp:sp modelId="{31F95DEF-9051-4C5D-A6FA-DA0703B7520C}">
      <dsp:nvSpPr>
        <dsp:cNvPr id="0" name=""/>
        <dsp:cNvSpPr/>
      </dsp:nvSpPr>
      <dsp:spPr>
        <a:xfrm>
          <a:off x="3304518" y="2386718"/>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Direção de arquitetura de sistemas</a:t>
          </a:r>
        </a:p>
      </dsp:txBody>
      <dsp:txXfrm>
        <a:off x="3304518" y="2386718"/>
        <a:ext cx="672238" cy="336119"/>
      </dsp:txXfrm>
    </dsp:sp>
    <dsp:sp modelId="{D00C34F8-8EA2-4572-A193-24FBA94298B6}">
      <dsp:nvSpPr>
        <dsp:cNvPr id="0" name=""/>
        <dsp:cNvSpPr/>
      </dsp:nvSpPr>
      <dsp:spPr>
        <a:xfrm>
          <a:off x="3304518" y="2864007"/>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Direção de operação (developers)</a:t>
          </a:r>
        </a:p>
      </dsp:txBody>
      <dsp:txXfrm>
        <a:off x="3304518" y="2864007"/>
        <a:ext cx="672238" cy="336119"/>
      </dsp:txXfrm>
    </dsp:sp>
    <dsp:sp modelId="{7052419E-AB6D-4D31-A794-36A34796069A}">
      <dsp:nvSpPr>
        <dsp:cNvPr id="0" name=""/>
        <dsp:cNvSpPr/>
      </dsp:nvSpPr>
      <dsp:spPr>
        <a:xfrm>
          <a:off x="1916347" y="477562"/>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CIO(Chief Innovation Officer)</a:t>
          </a:r>
        </a:p>
      </dsp:txBody>
      <dsp:txXfrm>
        <a:off x="1916347" y="477562"/>
        <a:ext cx="672238" cy="336119"/>
      </dsp:txXfrm>
    </dsp:sp>
    <dsp:sp modelId="{6E467BC0-1EBC-4C02-A118-4C23D3683ECB}">
      <dsp:nvSpPr>
        <dsp:cNvPr id="0" name=""/>
        <dsp:cNvSpPr/>
      </dsp:nvSpPr>
      <dsp:spPr>
        <a:xfrm>
          <a:off x="1509643" y="954851"/>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Direção de Marketing</a:t>
          </a:r>
        </a:p>
      </dsp:txBody>
      <dsp:txXfrm>
        <a:off x="1509643" y="954851"/>
        <a:ext cx="672238" cy="336119"/>
      </dsp:txXfrm>
    </dsp:sp>
    <dsp:sp modelId="{53A1F27C-53FF-495C-82C1-972249D43878}">
      <dsp:nvSpPr>
        <dsp:cNvPr id="0" name=""/>
        <dsp:cNvSpPr/>
      </dsp:nvSpPr>
      <dsp:spPr>
        <a:xfrm>
          <a:off x="2729755" y="477562"/>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Staff</a:t>
          </a:r>
        </a:p>
      </dsp:txBody>
      <dsp:txXfrm>
        <a:off x="2729755" y="477562"/>
        <a:ext cx="672238" cy="3361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D08411-3410-40A3-BEF8-5D55247DF264}">
      <dsp:nvSpPr>
        <dsp:cNvPr id="0" name=""/>
        <dsp:cNvSpPr/>
      </dsp:nvSpPr>
      <dsp:spPr>
        <a:xfrm>
          <a:off x="1562823"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6FCEA2-09C4-4282-8625-A27D654F19D7}">
      <dsp:nvSpPr>
        <dsp:cNvPr id="0" name=""/>
        <dsp:cNvSpPr/>
      </dsp:nvSpPr>
      <dsp:spPr>
        <a:xfrm>
          <a:off x="2041678" y="479680"/>
          <a:ext cx="723070" cy="440546"/>
        </a:xfrm>
        <a:custGeom>
          <a:avLst/>
          <a:gdLst/>
          <a:ahLst/>
          <a:cxnLst/>
          <a:rect l="0" t="0" r="0" b="0"/>
          <a:pathLst>
            <a:path>
              <a:moveTo>
                <a:pt x="723070" y="0"/>
              </a:moveTo>
              <a:lnTo>
                <a:pt x="723070" y="440546"/>
              </a:lnTo>
              <a:lnTo>
                <a:pt x="0" y="4405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40685A-6762-48EC-A352-E6907B2A0914}">
      <dsp:nvSpPr>
        <dsp:cNvPr id="0" name=""/>
        <dsp:cNvSpPr/>
      </dsp:nvSpPr>
      <dsp:spPr>
        <a:xfrm>
          <a:off x="2764748" y="479680"/>
          <a:ext cx="1158827" cy="1561065"/>
        </a:xfrm>
        <a:custGeom>
          <a:avLst/>
          <a:gdLst/>
          <a:ahLst/>
          <a:cxnLst/>
          <a:rect l="0" t="0" r="0" b="0"/>
          <a:pathLst>
            <a:path>
              <a:moveTo>
                <a:pt x="0" y="0"/>
              </a:moveTo>
              <a:lnTo>
                <a:pt x="0" y="1460506"/>
              </a:lnTo>
              <a:lnTo>
                <a:pt x="1158827" y="1460506"/>
              </a:lnTo>
              <a:lnTo>
                <a:pt x="1158827" y="15610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D7CF7-4E2D-4AE1-9D9E-D8A2F00C5429}">
      <dsp:nvSpPr>
        <dsp:cNvPr id="0" name=""/>
        <dsp:cNvSpPr/>
      </dsp:nvSpPr>
      <dsp:spPr>
        <a:xfrm>
          <a:off x="2381664" y="2519600"/>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033A17-1DF2-408E-9D83-D2D71E96A40D}">
      <dsp:nvSpPr>
        <dsp:cNvPr id="0" name=""/>
        <dsp:cNvSpPr/>
      </dsp:nvSpPr>
      <dsp:spPr>
        <a:xfrm>
          <a:off x="2719028" y="479680"/>
          <a:ext cx="91440" cy="1561065"/>
        </a:xfrm>
        <a:custGeom>
          <a:avLst/>
          <a:gdLst/>
          <a:ahLst/>
          <a:cxnLst/>
          <a:rect l="0" t="0" r="0" b="0"/>
          <a:pathLst>
            <a:path>
              <a:moveTo>
                <a:pt x="45720" y="0"/>
              </a:moveTo>
              <a:lnTo>
                <a:pt x="45720" y="15610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D30638-A8EE-4900-A460-438ACF92D143}">
      <dsp:nvSpPr>
        <dsp:cNvPr id="0" name=""/>
        <dsp:cNvSpPr/>
      </dsp:nvSpPr>
      <dsp:spPr>
        <a:xfrm>
          <a:off x="1605920" y="479680"/>
          <a:ext cx="1158827" cy="1561065"/>
        </a:xfrm>
        <a:custGeom>
          <a:avLst/>
          <a:gdLst/>
          <a:ahLst/>
          <a:cxnLst/>
          <a:rect l="0" t="0" r="0" b="0"/>
          <a:pathLst>
            <a:path>
              <a:moveTo>
                <a:pt x="1158827" y="0"/>
              </a:moveTo>
              <a:lnTo>
                <a:pt x="1158827" y="1460506"/>
              </a:lnTo>
              <a:lnTo>
                <a:pt x="0" y="1460506"/>
              </a:lnTo>
              <a:lnTo>
                <a:pt x="0" y="15610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68ACF9-2EF7-4121-9121-1F19A9171571}">
      <dsp:nvSpPr>
        <dsp:cNvPr id="0" name=""/>
        <dsp:cNvSpPr/>
      </dsp:nvSpPr>
      <dsp:spPr>
        <a:xfrm>
          <a:off x="2285893" y="825"/>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Financeiro</a:t>
          </a:r>
        </a:p>
      </dsp:txBody>
      <dsp:txXfrm>
        <a:off x="2285893" y="825"/>
        <a:ext cx="957708" cy="478854"/>
      </dsp:txXfrm>
    </dsp:sp>
    <dsp:sp modelId="{93D72DCB-F65A-4FAD-903E-5BF2BF944013}">
      <dsp:nvSpPr>
        <dsp:cNvPr id="0" name=""/>
        <dsp:cNvSpPr/>
      </dsp:nvSpPr>
      <dsp:spPr>
        <a:xfrm>
          <a:off x="1127066" y="2040746"/>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vendas</a:t>
          </a:r>
        </a:p>
      </dsp:txBody>
      <dsp:txXfrm>
        <a:off x="1127066" y="2040746"/>
        <a:ext cx="957708" cy="478854"/>
      </dsp:txXfrm>
    </dsp:sp>
    <dsp:sp modelId="{87BEF3E8-E9F5-49F6-A5FB-2FB686D023E8}">
      <dsp:nvSpPr>
        <dsp:cNvPr id="0" name=""/>
        <dsp:cNvSpPr/>
      </dsp:nvSpPr>
      <dsp:spPr>
        <a:xfrm>
          <a:off x="2285893" y="2040746"/>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tecnologia</a:t>
          </a:r>
        </a:p>
      </dsp:txBody>
      <dsp:txXfrm>
        <a:off x="2285893" y="2040746"/>
        <a:ext cx="957708" cy="478854"/>
      </dsp:txXfrm>
    </dsp:sp>
    <dsp:sp modelId="{C20C3B09-CE2A-45CA-A84F-8EBE24E3EA85}">
      <dsp:nvSpPr>
        <dsp:cNvPr id="0" name=""/>
        <dsp:cNvSpPr/>
      </dsp:nvSpPr>
      <dsp:spPr>
        <a:xfrm>
          <a:off x="2525321" y="2720719"/>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qualidade</a:t>
          </a:r>
        </a:p>
      </dsp:txBody>
      <dsp:txXfrm>
        <a:off x="2525321" y="2720719"/>
        <a:ext cx="957708" cy="478854"/>
      </dsp:txXfrm>
    </dsp:sp>
    <dsp:sp modelId="{9A86EE32-CECB-4FEB-A63A-0A168BC9D57E}">
      <dsp:nvSpPr>
        <dsp:cNvPr id="0" name=""/>
        <dsp:cNvSpPr/>
      </dsp:nvSpPr>
      <dsp:spPr>
        <a:xfrm>
          <a:off x="3444721" y="2040746"/>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Operações</a:t>
          </a:r>
        </a:p>
      </dsp:txBody>
      <dsp:txXfrm>
        <a:off x="3444721" y="2040746"/>
        <a:ext cx="957708" cy="478854"/>
      </dsp:txXfrm>
    </dsp:sp>
    <dsp:sp modelId="{B6E9BA6A-3FFA-45EB-BE73-7D84A2C7C744}">
      <dsp:nvSpPr>
        <dsp:cNvPr id="0" name=""/>
        <dsp:cNvSpPr/>
      </dsp:nvSpPr>
      <dsp:spPr>
        <a:xfrm>
          <a:off x="1083969" y="680799"/>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de Inovação</a:t>
          </a:r>
        </a:p>
      </dsp:txBody>
      <dsp:txXfrm>
        <a:off x="1083969" y="680799"/>
        <a:ext cx="957708" cy="478854"/>
      </dsp:txXfrm>
    </dsp:sp>
    <dsp:sp modelId="{BCA4B448-637D-4F60-B4E9-0DA80AB18390}">
      <dsp:nvSpPr>
        <dsp:cNvPr id="0" name=""/>
        <dsp:cNvSpPr/>
      </dsp:nvSpPr>
      <dsp:spPr>
        <a:xfrm>
          <a:off x="1706480" y="1360772"/>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Direção Marketing</a:t>
          </a:r>
        </a:p>
      </dsp:txBody>
      <dsp:txXfrm>
        <a:off x="1706480" y="1360772"/>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278910043EBA4F977BB0A8388FEBB0"/>
        <w:category>
          <w:name w:val="Geral"/>
          <w:gallery w:val="placeholder"/>
        </w:category>
        <w:types>
          <w:type w:val="bbPlcHdr"/>
        </w:types>
        <w:behaviors>
          <w:behavior w:val="content"/>
        </w:behaviors>
        <w:guid w:val="{974F312F-1CAA-5345-BA36-101AF3C727FA}"/>
      </w:docPartPr>
      <w:docPartBody>
        <w:p w:rsidR="00C17AA1" w:rsidRDefault="00C17AA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 serif">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pple-system-fon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AA1"/>
    <w:rsid w:val="00334D64"/>
    <w:rsid w:val="003F1290"/>
    <w:rsid w:val="003F3E0A"/>
    <w:rsid w:val="003F5B88"/>
    <w:rsid w:val="003F71D3"/>
    <w:rsid w:val="004E48E0"/>
    <w:rsid w:val="008206C7"/>
    <w:rsid w:val="008A2841"/>
    <w:rsid w:val="009D158A"/>
    <w:rsid w:val="00A836AE"/>
    <w:rsid w:val="00B555F0"/>
    <w:rsid w:val="00C17AA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965C97-A423-4E33-B2B9-F09F8326C91F}">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622BF758ADA34A9FC9998BF75A6681" ma:contentTypeVersion="2" ma:contentTypeDescription="Create a new document." ma:contentTypeScope="" ma:versionID="cc8d80921f9e512793c37bbd13c2a75d">
  <xsd:schema xmlns:xsd="http://www.w3.org/2001/XMLSchema" xmlns:xs="http://www.w3.org/2001/XMLSchema" xmlns:p="http://schemas.microsoft.com/office/2006/metadata/properties" xmlns:ns2="9b401f12-08b1-4f83-9594-90fdde065f4a" targetNamespace="http://schemas.microsoft.com/office/2006/metadata/properties" ma:root="true" ma:fieldsID="7dfdb3b69ed0025a92850cac3783e4f6" ns2:_="">
    <xsd:import namespace="9b401f12-08b1-4f83-9594-90fdde065f4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401f12-08b1-4f83-9594-90fdde065f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Cod22</b:Tag>
    <b:SourceType>InternetSite</b:SourceType>
    <b:Guid>{A1844FF7-DB8A-4A63-9ABF-3EAC96A2CBB1}</b:Guid>
    <b:Title>e-Schooling</b:Title>
    <b:Year>2022</b:Year>
    <b:Author>
      <b:Author>
        <b:Corporate>Codevision Innovating Education, SA</b:Corporate>
      </b:Author>
    </b:Author>
    <b:InternetSiteTitle>e-Schooling</b:InternetSiteTitle>
    <b:Month>Outubro</b:Month>
    <b:Day>04</b:Day>
    <b:URL>https://e-schooling.com/</b:URL>
    <b:RefOrder>1</b:RefOrder>
  </b:Source>
  <b:Source>
    <b:Tag>Pau15</b:Tag>
    <b:SourceType>InternetSite</b:SourceType>
    <b:Guid>{F88334E5-9ED1-4C84-8C51-A48748A41165}</b:Guid>
    <b:Year>2015</b:Year>
    <b:Author>
      <b:Author>
        <b:NameList>
          <b:Person>
            <b:Last>Paula</b:Last>
            <b:First>Giles</b:First>
            <b:Middle>B.</b:Middle>
          </b:Person>
        </b:NameList>
      </b:Author>
    </b:Author>
    <b:InternetSiteTitle>Treasy</b:InternetSiteTitle>
    <b:Month>Novembro</b:Month>
    <b:Day>8</b:Day>
    <b:URL>https://www.treasy.com.br/blog/5w2h/</b:URL>
    <b:RefOrder>5</b:RefOrder>
  </b:Source>
  <b:Source>
    <b:Tag>Cod21</b:Tag>
    <b:SourceType>Report</b:SourceType>
    <b:Guid>{5AECAD33-BD89-004B-83CA-74EEB0B25B77}</b:Guid>
    <b:Title>Plano de Atividades 2020_2021</b:Title>
    <b:Year>2021</b:Year>
    <b:Author>
      <b:Author>
        <b:Corporate>Codevision Innovating Education, SA</b:Corporate>
      </b:Author>
    </b:Author>
    <b:City>Braga</b:City>
    <b:YearAccessed>2022</b:YearAccessed>
    <b:MonthAccessed>Outubro</b:MonthAccessed>
    <b:DayAccessed>20</b:DayAccessed>
    <b:URL>email de organização</b:URL>
    <b:RefOrder>4</b:RefOrder>
  </b:Source>
  <b:Source>
    <b:Tag>Sab22</b:Tag>
    <b:SourceType>InternetSite</b:SourceType>
    <b:Guid>{D72C8428-E326-40A3-B84C-ED865A1184EC}</b:Guid>
    <b:Author>
      <b:Author>
        <b:Corporate>Sabi</b:Corporate>
      </b:Author>
    </b:Author>
    <b:Title>Sabi</b:Title>
    <b:InternetSiteTitle>Sabi</b:InternetSiteTitle>
    <b:URL>https://sabi.bvdinfo.com/ip</b:URL>
    <b:YearAccessed>2022</b:YearAccessed>
    <b:MonthAccessed>Outubro</b:MonthAccessed>
    <b:DayAccessed>7</b:DayAccessed>
    <b:RefOrder>2</b:RefOrder>
  </b:Source>
  <b:Source>
    <b:Tag>GES221</b:Tag>
    <b:SourceType>ArticleInAPeriodical</b:SourceType>
    <b:Guid>{FF6B3EAD-52E4-46D5-BAC9-F14AEF83B419}</b:Guid>
    <b:Title>Economia Circular</b:Title>
    <b:PeriodicalTitle>Economia Circular</b:PeriodicalTitle>
    <b:Author>
      <b:Author>
        <b:NameList>
          <b:Person>
            <b:Last>GESTA1</b:Last>
          </b:Person>
        </b:NameList>
      </b:Author>
    </b:Author>
    <b:YearAccessed>2022</b:YearAccessed>
    <b:MonthAccessed>Setembro</b:MonthAccessed>
    <b:DayAccessed>27</b:DayAccessed>
    <b:URL>https://moodle.isep.ipp.pt/pluginfile.php/229595/mod_page/content/39/Economia_circular.pdf</b:URL>
    <b:Pages>32</b:Pages>
    <b:RefOrder>3</b:RefOrder>
  </b:Source>
  <b:Source>
    <b:Tag>GET22</b:Tag>
    <b:SourceType>ArticleInAPeriodical</b:SourceType>
    <b:Guid>{38529F7A-6464-46A6-927E-9925AA2157C6}</b:Guid>
    <b:Author>
      <b:Author>
        <b:NameList>
          <b:Person>
            <b:Last>GESTA2</b:Last>
          </b:Person>
        </b:NameList>
      </b:Author>
    </b:Author>
    <b:Title>Função Planeamento</b:Title>
    <b:PeriodicalTitle>Função Planeamento</b:PeriodicalTitle>
    <b:YearAccessed>2022</b:YearAccessed>
    <b:MonthAccessed>Outubro</b:MonthAccessed>
    <b:DayAccessed>4</b:DayAccessed>
    <b:URL>https://moodle.isep.ipp.pt/pluginfile.php/229595/mod_page/content/39/Fun%C3%A7%C3%A3o%20Planeamento.pdf</b:URL>
    <b:Pages>16</b:Pages>
    <b:RefOrder>20</b:RefOrder>
  </b:Source>
  <b:Source>
    <b:Tag>GES22</b:Tag>
    <b:SourceType>ArticleInAPeriodical</b:SourceType>
    <b:Guid>{D0824387-50E2-4D87-A486-26FB178A37CF}</b:Guid>
    <b:Author>
      <b:Author>
        <b:NameList>
          <b:Person>
            <b:Last>GESTA3</b:Last>
          </b:Person>
        </b:NameList>
      </b:Author>
    </b:Author>
    <b:Title>Planeamento Estratégico</b:Title>
    <b:InternetSiteTitle>Moodle</b:InternetSiteTitle>
    <b:URL>https://moodle.isep.ipp.pt/pluginfile.php/229595/mod_page/content/39/Planeamento%20%28gest%C3%A3o%29%20estrat%C3%A9gico.pdf</b:URL>
    <b:YearAccessed>2022</b:YearAccessed>
    <b:MonthAccessed>Outubro</b:MonthAccessed>
    <b:DayAccessed>11</b:DayAccessed>
    <b:PeriodicalTitle>Planeamento Estratégico</b:PeriodicalTitle>
    <b:Pages>20</b:Pages>
    <b:RefOrder>6</b:RefOrder>
  </b:Source>
  <b:Source>
    <b:Tag>GES222</b:Tag>
    <b:SourceType>ArticleInAPeriodical</b:SourceType>
    <b:Guid>{F5C2E073-D0C5-479D-8B57-9568CD382926}</b:Guid>
    <b:Author>
      <b:Author>
        <b:NameList>
          <b:Person>
            <b:Last>GESTA4</b:Last>
          </b:Person>
        </b:NameList>
      </b:Author>
    </b:Author>
    <b:Title>Promoção da produtividade</b:Title>
    <b:PeriodicalTitle>Promoção da produtividade</b:PeriodicalTitle>
    <b:Pages>18</b:Pages>
    <b:YearAccessed>2022</b:YearAccessed>
    <b:MonthAccessed>Setembro</b:MonthAccessed>
    <b:DayAccessed>20</b:DayAccessed>
    <b:URL>https://moodle.isep.ipp.pt/pluginfile.php/229595/mod_page/content/39/Promo%C3%A7%C3%A3o%20da%20produtividade.pdf</b:URL>
    <b:RefOrder>21</b:RefOrder>
  </b:Source>
  <b:Source>
    <b:Tag>GES</b:Tag>
    <b:SourceType>ArticleInAPeriodical</b:SourceType>
    <b:Guid>{F9CF0F7D-94CA-400E-A3EE-7D4363F24772}</b:Guid>
    <b:Author>
      <b:Author>
        <b:NameList>
          <b:Person>
            <b:Last>GESTA5</b:Last>
          </b:Person>
        </b:NameList>
      </b:Author>
    </b:Author>
    <b:Title>Função Organização</b:Title>
    <b:Pages>27</b:Pages>
    <b:PeriodicalTitle>Função Organização</b:PeriodicalTitle>
    <b:RefOrder>7</b:RefOrder>
  </b:Source>
  <b:Source>
    <b:Tag>GES1</b:Tag>
    <b:SourceType>ArticleInAPeriodical</b:SourceType>
    <b:Guid>{8E278B68-BE52-4319-904B-AA130E102CF7}</b:Guid>
    <b:Author>
      <b:Author>
        <b:NameList>
          <b:Person>
            <b:Last>GESTA6</b:Last>
          </b:Person>
        </b:NameList>
      </b:Author>
    </b:Author>
    <b:Title>Função Controlo de Gestão</b:Title>
    <b:PeriodicalTitle>Função Controlo de Gestão</b:PeriodicalTitle>
    <b:Pages>21</b:Pages>
    <b:RefOrder>11</b:RefOrder>
  </b:Source>
  <b:Source>
    <b:Tag>GES2</b:Tag>
    <b:SourceType>ArticleInAPeriodical</b:SourceType>
    <b:Guid>{0AB77002-47EB-4F0F-B236-4BD279CBB390}</b:Guid>
    <b:Author>
      <b:Author>
        <b:NameList>
          <b:Person>
            <b:Last>GESTA7</b:Last>
          </b:Person>
        </b:NameList>
      </b:Author>
    </b:Author>
    <b:Title>Sistemas de Informação para a Gestão</b:Title>
    <b:PeriodicalTitle>Sistemas de Informação para a Gestão</b:PeriodicalTitle>
    <b:Pages>18</b:Pages>
    <b:RefOrder>22</b:RefOrder>
  </b:Source>
  <b:Source>
    <b:Tag>GES3</b:Tag>
    <b:SourceType>ArticleInAPeriodical</b:SourceType>
    <b:Guid>{CD827182-9037-4B55-9600-991558A4CB8F}</b:Guid>
    <b:Author>
      <b:Author>
        <b:NameList>
          <b:Person>
            <b:Last>GESTA8</b:Last>
          </b:Person>
        </b:NameList>
      </b:Author>
    </b:Author>
    <b:Title>Função Direção</b:Title>
    <b:PeriodicalTitle>Função Direção</b:PeriodicalTitle>
    <b:Pages>24</b:Pages>
    <b:RefOrder>23</b:RefOrder>
  </b:Source>
  <b:Source>
    <b:Tag>Cod</b:Tag>
    <b:SourceType>ArticleInAPeriodical</b:SourceType>
    <b:Guid>{8B57DB14-389B-41AF-B5AA-96CE3C3AF4BC}</b:Guid>
    <b:Author>
      <b:Author>
        <b:NameList>
          <b:Person>
            <b:Last>Codevision</b:Last>
          </b:Person>
        </b:NameList>
      </b:Author>
    </b:Author>
    <b:Title>Onboarding Plan (DEV Team)</b:Title>
    <b:PeriodicalTitle>Onboarding Plan (DEV Team)</b:PeriodicalTitle>
    <b:Pages>13</b:Pages>
    <b:RefOrder>17</b:RefOrder>
  </b:Source>
  <b:Source>
    <b:Tag>Gom221</b:Tag>
    <b:SourceType>SoundRecording</b:SourceType>
    <b:Guid>{519837BA-3CD3-4BF7-BDFB-73AC5B3D68C3}</b:Guid>
    <b:Title>Primeira Entrevista Codevision</b:Title>
    <b:Year>Outubro 2022</b:Year>
    <b:Author>
      <b:Composer>
        <b:NameList>
          <b:Person>
            <b:Last>Gomes</b:Last>
            <b:First>Rosa</b:First>
          </b:Person>
          <b:Person>
            <b:Last>Gomes</b:Last>
            <b:First>Manuela</b:First>
          </b:Person>
        </b:NameList>
      </b:Composer>
      <b:Performer>
        <b:NameList>
          <b:Person>
            <b:Last>Grupo3</b:Last>
          </b:Person>
        </b:NameList>
      </b:Performer>
    </b:Author>
    <b:RefOrder>24</b:RefOrder>
  </b:Source>
  <b:Source>
    <b:Tag>Gom22</b:Tag>
    <b:SourceType>SoundRecording</b:SourceType>
    <b:Guid>{5C7ECDE2-4939-4662-BE8E-17EBDC0B7A13}</b:Guid>
    <b:Title>Segunda Entrevista Codevision</b:Title>
    <b:Year>Novembro 2022</b:Year>
    <b:Author>
      <b:Composer>
        <b:NameList>
          <b:Person>
            <b:Last>Gomes</b:Last>
            <b:First>Manuela</b:First>
          </b:Person>
          <b:Person>
            <b:Last>Gomes</b:Last>
            <b:First>Rosa</b:First>
          </b:Person>
        </b:NameList>
      </b:Composer>
      <b:Performer>
        <b:NameList>
          <b:Person>
            <b:Last>Grupo3</b:Last>
          </b:Person>
        </b:NameList>
      </b:Performer>
    </b:Author>
    <b:RefOrder>10</b:RefOrder>
  </b:Source>
  <b:Source>
    <b:Tag>Cod221</b:Tag>
    <b:SourceType>Report</b:SourceType>
    <b:Guid>{315ADDD4-1C6A-4474-9081-64771CF7ABA9}</b:Guid>
    <b:Title>Organograma Codevision</b:Title>
    <b:Year>2022</b:Year>
    <b:Author>
      <b:Author>
        <b:Corporate>Codevision A</b:Corporate>
      </b:Author>
    </b:Author>
    <b:RefOrder>8</b:RefOrder>
  </b:Source>
  <b:Source>
    <b:Tag>htt</b:Tag>
    <b:SourceType>InternetSite</b:SourceType>
    <b:Guid>{FF190AFE-430F-4647-9F9F-F7D935E49857}</b:Guid>
    <b:URL>https://www.ibccoaching.com.br/portal/entenda-o-conceito-de-organizacao-formal-e-informal</b:URL>
    <b:Author>
      <b:Author>
        <b:NameList>
          <b:Person>
            <b:Last>Marques</b:Last>
            <b:First>José</b:First>
            <b:Middle>Roberto</b:Middle>
          </b:Person>
        </b:NameList>
      </b:Author>
    </b:Author>
    <b:Title>Entenda o conceito de organização formal e informal</b:Title>
    <b:InternetSiteTitle>Instituto Brasileiro de Coaching</b:InternetSiteTitle>
    <b:Year>2019</b:Year>
    <b:Month>Agosto</b:Month>
    <b:Day>26</b:Day>
    <b:RefOrder>9</b:RefOrder>
  </b:Source>
  <b:Source>
    <b:Tag>fac</b:Tag>
    <b:SourceType>InternetSite</b:SourceType>
    <b:Guid>{B05FB1B3-9916-455E-AADF-DBB47CBD7E3A}</b:Guid>
    <b:Author>
      <b:Author>
        <b:NameList>
          <b:Person>
            <b:Last>factorial</b:Last>
          </b:Person>
        </b:NameList>
      </b:Author>
    </b:Author>
    <b:Title>factorialhr</b:Title>
    <b:InternetSiteTitle>factorial</b:InternetSiteTitle>
    <b:URL>https://factorialhr.com</b:URL>
    <b:RefOrder>12</b:RefOrder>
  </b:Source>
  <b:Source>
    <b:Tag>beq21</b:Tag>
    <b:SourceType>InternetSite</b:SourceType>
    <b:Guid>{084C9ABB-F1BE-47D4-A1C0-CB6D1CCC9B32}</b:Guid>
    <b:Author>
      <b:Author>
        <b:NameList>
          <b:Person>
            <b:Last>beqom</b:Last>
          </b:Person>
        </b:NameList>
      </b:Author>
    </b:Author>
    <b:Title>"Understanding Compensation Management: Long Term Incentives"</b:Title>
    <b:InternetSiteTitle>beqom</b:InternetSiteTitle>
    <b:Year>2021</b:Year>
    <b:Month>Novembro</b:Month>
    <b:Day>30</b:Day>
    <b:URL>https://www.beqom.com/blog/understanding-compensation-management-long-term-incentives</b:URL>
    <b:RefOrder>16</b:RefOrder>
  </b:Source>
  <b:Source>
    <b:Tag>Cli</b:Tag>
    <b:SourceType>InternetSite</b:SourceType>
    <b:Guid>{4FED5632-68F4-4047-8BAD-0294B7126B77}</b:Guid>
    <b:Author>
      <b:Author>
        <b:NameList>
          <b:Person>
            <b:Last>ClickUp</b:Last>
          </b:Person>
        </b:NameList>
      </b:Author>
    </b:Author>
    <b:Title>About ClickUp</b:Title>
    <b:InternetSiteTitle>ClickUp</b:InternetSiteTitle>
    <b:URL>https://clickup.com/about</b:URL>
    <b:RefOrder>13</b:RefOrder>
  </b:Source>
  <b:Source>
    <b:Tag>Pip</b:Tag>
    <b:SourceType>InternetSite</b:SourceType>
    <b:Guid>{29F91CF1-3227-4E6B-81CA-D33D65F9BD2F}</b:Guid>
    <b:Author>
      <b:Author>
        <b:NameList>
          <b:Person>
            <b:Last>PipeDrive</b:Last>
          </b:Person>
        </b:NameList>
      </b:Author>
    </b:Author>
    <b:Title>Sales System Software</b:Title>
    <b:InternetSiteTitle>PipeDrive</b:InternetSiteTitle>
    <b:URL>https://www.pipedrive.com/en/features/sales-system</b:URL>
    <b:RefOrder>14</b:RefOrder>
  </b:Source>
  <b:Source>
    <b:Tag>Ada22</b:Tag>
    <b:SourceType>InternetSite</b:SourceType>
    <b:Guid>{1206D49A-54F3-41FA-B104-8C3591900486}</b:Guid>
    <b:Author>
      <b:Author>
        <b:NameList>
          <b:Person>
            <b:Last>Hayes</b:Last>
            <b:First>Adam</b:First>
          </b:Person>
        </b:NameList>
      </b:Author>
    </b:Author>
    <b:Title>What Is an Invoice? It's Parts and Why They Are Important</b:Title>
    <b:InternetSiteTitle>Investopedia</b:InternetSiteTitle>
    <b:Year>2022</b:Year>
    <b:Month>Março</b:Month>
    <b:Day>20</b:Day>
    <b:URL>https://www.investopedia.com/terms/i/invoice.asp</b:URL>
    <b:RefOrder>15</b:RefOrder>
  </b:Source>
  <b:Source>
    <b:Tag>Cod211</b:Tag>
    <b:SourceType>Report</b:SourceType>
    <b:Guid>{4CAEFDD7-793B-4832-A6C3-C6A21B9A04EC}</b:Guid>
    <b:Author>
      <b:Author>
        <b:Corporate>Codevision</b:Corporate>
      </b:Author>
    </b:Author>
    <b:Title>RELATÓRIO &amp; CONTAS</b:Title>
    <b:Year>2021</b:Year>
    <b:RefOrder>18</b:RefOrder>
  </b:Source>
  <b:Source>
    <b:Tag>GES4</b:Tag>
    <b:SourceType>Report</b:SourceType>
    <b:Guid>{EAC0DDF1-969E-4BE5-A007-038A748469A0}</b:Guid>
    <b:Author>
      <b:Author>
        <b:NameList>
          <b:Person>
            <b:Last>GESTA9</b:Last>
          </b:Person>
        </b:NameList>
      </b:Author>
    </b:Author>
    <b:Title>Introdução à Função Financeira</b:Title>
    <b:RefOrder>19</b:RefOrder>
  </b:Source>
  <b:Source>
    <b:Tag>GES5</b:Tag>
    <b:SourceType>Report</b:SourceType>
    <b:Guid>{2210A2E7-3611-4E85-AE33-49EF08936EB6}</b:Guid>
    <b:Author>
      <b:Author>
        <b:NameList>
          <b:Person>
            <b:Last>GESTA10</b:Last>
          </b:Person>
        </b:NameList>
      </b:Author>
    </b:Author>
    <b:Title>Valores de referência para indicadores e rácios de análise financeira e económica</b:Title>
    <b:RefOrder>25</b:RefOrder>
  </b:Source>
  <b:Source>
    <b:Tag>GES6</b:Tag>
    <b:SourceType>Report</b:SourceType>
    <b:Guid>{EB97BE34-FFE5-47FF-8C93-BCD2D1947EF4}</b:Guid>
    <b:Author>
      <b:Author>
        <b:NameList>
          <b:Person>
            <b:Last>GESTA11</b:Last>
          </b:Person>
        </b:NameList>
      </b:Author>
    </b:Author>
    <b:Title>Cálculo financeiro e projetos de investimento</b:Title>
    <b:RefOrder>26</b:RefOrder>
  </b:Source>
  <b:Source>
    <b:Tag>GES7</b:Tag>
    <b:SourceType>Report</b:SourceType>
    <b:Guid>{27D17156-BE4C-420F-9B15-1DBA78729598}</b:Guid>
    <b:Author>
      <b:Author>
        <b:NameList>
          <b:Person>
            <b:Last>GESTA12</b:Last>
          </b:Person>
        </b:NameList>
      </b:Author>
    </b:Author>
    <b:Title>Marketing</b:Title>
    <b:RefOrder>27</b:RefOrder>
  </b:Source>
  <b:Source>
    <b:Tag>GES8</b:Tag>
    <b:SourceType>Report</b:SourceType>
    <b:Guid>{A1508BBF-425C-4CB6-B117-7C76A930A8FA}</b:Guid>
    <b:Author>
      <b:Author>
        <b:NameList>
          <b:Person>
            <b:Last>GESTA12</b:Last>
          </b:Person>
        </b:NameList>
      </b:Author>
    </b:Author>
    <b:Title>Gestão de operações de produção e SCM</b:Title>
    <b:RefOrder>28</b:RefOrder>
  </b:Source>
  <b:Source>
    <b:Tag>Gom222</b:Tag>
    <b:SourceType>SoundRecording</b:SourceType>
    <b:Guid>{3B3FAF60-9B7D-473F-9CA9-107C11E33421}</b:Guid>
    <b:Title>Terceira Entrevista Codevision</b:Title>
    <b:Year>Novembro 2022</b:Year>
    <b:Author>
      <b:Composer>
        <b:NameList>
          <b:Person>
            <b:Last>Gomes</b:Last>
            <b:First>Manuela</b:First>
          </b:Person>
          <b:Person>
            <b:Last>Gomes</b:Last>
            <b:First>Rosa</b:First>
          </b:Person>
        </b:NameList>
      </b:Composer>
      <b:Performer>
        <b:NameList>
          <b:Person>
            <b:Last>Grupo3</b:Last>
          </b:Person>
        </b:NameList>
      </b:Performer>
    </b:Author>
    <b:RefOrder>29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CC014D-A057-4B76-A68D-D4C7C92A53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401f12-08b1-4f83-9594-90fdde065f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2BFC7C-7B18-4E0C-8A48-A12E0CAC00FD}">
  <ds:schemaRefs>
    <ds:schemaRef ds:uri="http://schemas.openxmlformats.org/officeDocument/2006/bibliography"/>
  </ds:schemaRefs>
</ds:datastoreItem>
</file>

<file path=customXml/itemProps3.xml><?xml version="1.0" encoding="utf-8"?>
<ds:datastoreItem xmlns:ds="http://schemas.openxmlformats.org/officeDocument/2006/customXml" ds:itemID="{A02BD9CC-6025-4F76-BD90-0F1427CF0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BEE9C3-75AD-4607-B106-1B44B05722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TEMPLATE_RELATORIO</Template>
  <TotalTime>768</TotalTime>
  <Pages>52</Pages>
  <Words>13178</Words>
  <Characters>75117</Characters>
  <Application>Microsoft Office Word</Application>
  <DocSecurity>0</DocSecurity>
  <Lines>625</Lines>
  <Paragraphs>176</Paragraphs>
  <ScaleCrop>false</ScaleCrop>
  <Company>ISEP</Company>
  <LinksUpToDate>false</LinksUpToDate>
  <CharactersWithSpaces>88119</CharactersWithSpaces>
  <SharedDoc>false</SharedDoc>
  <HLinks>
    <vt:vector size="426" baseType="variant">
      <vt:variant>
        <vt:i4>1114168</vt:i4>
      </vt:variant>
      <vt:variant>
        <vt:i4>425</vt:i4>
      </vt:variant>
      <vt:variant>
        <vt:i4>0</vt:i4>
      </vt:variant>
      <vt:variant>
        <vt:i4>5</vt:i4>
      </vt:variant>
      <vt:variant>
        <vt:lpwstr/>
      </vt:variant>
      <vt:variant>
        <vt:lpwstr>_Toc119756564</vt:lpwstr>
      </vt:variant>
      <vt:variant>
        <vt:i4>1114168</vt:i4>
      </vt:variant>
      <vt:variant>
        <vt:i4>419</vt:i4>
      </vt:variant>
      <vt:variant>
        <vt:i4>0</vt:i4>
      </vt:variant>
      <vt:variant>
        <vt:i4>5</vt:i4>
      </vt:variant>
      <vt:variant>
        <vt:lpwstr/>
      </vt:variant>
      <vt:variant>
        <vt:lpwstr>_Toc119756563</vt:lpwstr>
      </vt:variant>
      <vt:variant>
        <vt:i4>1114168</vt:i4>
      </vt:variant>
      <vt:variant>
        <vt:i4>413</vt:i4>
      </vt:variant>
      <vt:variant>
        <vt:i4>0</vt:i4>
      </vt:variant>
      <vt:variant>
        <vt:i4>5</vt:i4>
      </vt:variant>
      <vt:variant>
        <vt:lpwstr/>
      </vt:variant>
      <vt:variant>
        <vt:lpwstr>_Toc119756562</vt:lpwstr>
      </vt:variant>
      <vt:variant>
        <vt:i4>1114168</vt:i4>
      </vt:variant>
      <vt:variant>
        <vt:i4>407</vt:i4>
      </vt:variant>
      <vt:variant>
        <vt:i4>0</vt:i4>
      </vt:variant>
      <vt:variant>
        <vt:i4>5</vt:i4>
      </vt:variant>
      <vt:variant>
        <vt:lpwstr/>
      </vt:variant>
      <vt:variant>
        <vt:lpwstr>_Toc119756561</vt:lpwstr>
      </vt:variant>
      <vt:variant>
        <vt:i4>1114162</vt:i4>
      </vt:variant>
      <vt:variant>
        <vt:i4>398</vt:i4>
      </vt:variant>
      <vt:variant>
        <vt:i4>0</vt:i4>
      </vt:variant>
      <vt:variant>
        <vt:i4>5</vt:i4>
      </vt:variant>
      <vt:variant>
        <vt:lpwstr/>
      </vt:variant>
      <vt:variant>
        <vt:lpwstr>_Toc122190853</vt:lpwstr>
      </vt:variant>
      <vt:variant>
        <vt:i4>1114162</vt:i4>
      </vt:variant>
      <vt:variant>
        <vt:i4>392</vt:i4>
      </vt:variant>
      <vt:variant>
        <vt:i4>0</vt:i4>
      </vt:variant>
      <vt:variant>
        <vt:i4>5</vt:i4>
      </vt:variant>
      <vt:variant>
        <vt:lpwstr/>
      </vt:variant>
      <vt:variant>
        <vt:lpwstr>_Toc122190852</vt:lpwstr>
      </vt:variant>
      <vt:variant>
        <vt:i4>1114162</vt:i4>
      </vt:variant>
      <vt:variant>
        <vt:i4>386</vt:i4>
      </vt:variant>
      <vt:variant>
        <vt:i4>0</vt:i4>
      </vt:variant>
      <vt:variant>
        <vt:i4>5</vt:i4>
      </vt:variant>
      <vt:variant>
        <vt:lpwstr/>
      </vt:variant>
      <vt:variant>
        <vt:lpwstr>_Toc122190851</vt:lpwstr>
      </vt:variant>
      <vt:variant>
        <vt:i4>1114162</vt:i4>
      </vt:variant>
      <vt:variant>
        <vt:i4>380</vt:i4>
      </vt:variant>
      <vt:variant>
        <vt:i4>0</vt:i4>
      </vt:variant>
      <vt:variant>
        <vt:i4>5</vt:i4>
      </vt:variant>
      <vt:variant>
        <vt:lpwstr/>
      </vt:variant>
      <vt:variant>
        <vt:lpwstr>_Toc122190850</vt:lpwstr>
      </vt:variant>
      <vt:variant>
        <vt:i4>1048626</vt:i4>
      </vt:variant>
      <vt:variant>
        <vt:i4>374</vt:i4>
      </vt:variant>
      <vt:variant>
        <vt:i4>0</vt:i4>
      </vt:variant>
      <vt:variant>
        <vt:i4>5</vt:i4>
      </vt:variant>
      <vt:variant>
        <vt:lpwstr/>
      </vt:variant>
      <vt:variant>
        <vt:lpwstr>_Toc122190849</vt:lpwstr>
      </vt:variant>
      <vt:variant>
        <vt:i4>1048626</vt:i4>
      </vt:variant>
      <vt:variant>
        <vt:i4>368</vt:i4>
      </vt:variant>
      <vt:variant>
        <vt:i4>0</vt:i4>
      </vt:variant>
      <vt:variant>
        <vt:i4>5</vt:i4>
      </vt:variant>
      <vt:variant>
        <vt:lpwstr/>
      </vt:variant>
      <vt:variant>
        <vt:lpwstr>_Toc122190848</vt:lpwstr>
      </vt:variant>
      <vt:variant>
        <vt:i4>1048626</vt:i4>
      </vt:variant>
      <vt:variant>
        <vt:i4>362</vt:i4>
      </vt:variant>
      <vt:variant>
        <vt:i4>0</vt:i4>
      </vt:variant>
      <vt:variant>
        <vt:i4>5</vt:i4>
      </vt:variant>
      <vt:variant>
        <vt:lpwstr/>
      </vt:variant>
      <vt:variant>
        <vt:lpwstr>_Toc122190847</vt:lpwstr>
      </vt:variant>
      <vt:variant>
        <vt:i4>1048626</vt:i4>
      </vt:variant>
      <vt:variant>
        <vt:i4>356</vt:i4>
      </vt:variant>
      <vt:variant>
        <vt:i4>0</vt:i4>
      </vt:variant>
      <vt:variant>
        <vt:i4>5</vt:i4>
      </vt:variant>
      <vt:variant>
        <vt:lpwstr/>
      </vt:variant>
      <vt:variant>
        <vt:lpwstr>_Toc122190846</vt:lpwstr>
      </vt:variant>
      <vt:variant>
        <vt:i4>1048626</vt:i4>
      </vt:variant>
      <vt:variant>
        <vt:i4>350</vt:i4>
      </vt:variant>
      <vt:variant>
        <vt:i4>0</vt:i4>
      </vt:variant>
      <vt:variant>
        <vt:i4>5</vt:i4>
      </vt:variant>
      <vt:variant>
        <vt:lpwstr/>
      </vt:variant>
      <vt:variant>
        <vt:lpwstr>_Toc122190845</vt:lpwstr>
      </vt:variant>
      <vt:variant>
        <vt:i4>1048626</vt:i4>
      </vt:variant>
      <vt:variant>
        <vt:i4>344</vt:i4>
      </vt:variant>
      <vt:variant>
        <vt:i4>0</vt:i4>
      </vt:variant>
      <vt:variant>
        <vt:i4>5</vt:i4>
      </vt:variant>
      <vt:variant>
        <vt:lpwstr/>
      </vt:variant>
      <vt:variant>
        <vt:lpwstr>_Toc122190844</vt:lpwstr>
      </vt:variant>
      <vt:variant>
        <vt:i4>1048626</vt:i4>
      </vt:variant>
      <vt:variant>
        <vt:i4>338</vt:i4>
      </vt:variant>
      <vt:variant>
        <vt:i4>0</vt:i4>
      </vt:variant>
      <vt:variant>
        <vt:i4>5</vt:i4>
      </vt:variant>
      <vt:variant>
        <vt:lpwstr/>
      </vt:variant>
      <vt:variant>
        <vt:lpwstr>_Toc122190843</vt:lpwstr>
      </vt:variant>
      <vt:variant>
        <vt:i4>1048626</vt:i4>
      </vt:variant>
      <vt:variant>
        <vt:i4>332</vt:i4>
      </vt:variant>
      <vt:variant>
        <vt:i4>0</vt:i4>
      </vt:variant>
      <vt:variant>
        <vt:i4>5</vt:i4>
      </vt:variant>
      <vt:variant>
        <vt:lpwstr/>
      </vt:variant>
      <vt:variant>
        <vt:lpwstr>_Toc122190842</vt:lpwstr>
      </vt:variant>
      <vt:variant>
        <vt:i4>1048626</vt:i4>
      </vt:variant>
      <vt:variant>
        <vt:i4>326</vt:i4>
      </vt:variant>
      <vt:variant>
        <vt:i4>0</vt:i4>
      </vt:variant>
      <vt:variant>
        <vt:i4>5</vt:i4>
      </vt:variant>
      <vt:variant>
        <vt:lpwstr/>
      </vt:variant>
      <vt:variant>
        <vt:lpwstr>_Toc122190841</vt:lpwstr>
      </vt:variant>
      <vt:variant>
        <vt:i4>1048626</vt:i4>
      </vt:variant>
      <vt:variant>
        <vt:i4>320</vt:i4>
      </vt:variant>
      <vt:variant>
        <vt:i4>0</vt:i4>
      </vt:variant>
      <vt:variant>
        <vt:i4>5</vt:i4>
      </vt:variant>
      <vt:variant>
        <vt:lpwstr/>
      </vt:variant>
      <vt:variant>
        <vt:lpwstr>_Toc122190840</vt:lpwstr>
      </vt:variant>
      <vt:variant>
        <vt:i4>1507378</vt:i4>
      </vt:variant>
      <vt:variant>
        <vt:i4>314</vt:i4>
      </vt:variant>
      <vt:variant>
        <vt:i4>0</vt:i4>
      </vt:variant>
      <vt:variant>
        <vt:i4>5</vt:i4>
      </vt:variant>
      <vt:variant>
        <vt:lpwstr/>
      </vt:variant>
      <vt:variant>
        <vt:lpwstr>_Toc122190839</vt:lpwstr>
      </vt:variant>
      <vt:variant>
        <vt:i4>1507378</vt:i4>
      </vt:variant>
      <vt:variant>
        <vt:i4>308</vt:i4>
      </vt:variant>
      <vt:variant>
        <vt:i4>0</vt:i4>
      </vt:variant>
      <vt:variant>
        <vt:i4>5</vt:i4>
      </vt:variant>
      <vt:variant>
        <vt:lpwstr/>
      </vt:variant>
      <vt:variant>
        <vt:lpwstr>_Toc122190838</vt:lpwstr>
      </vt:variant>
      <vt:variant>
        <vt:i4>1507378</vt:i4>
      </vt:variant>
      <vt:variant>
        <vt:i4>302</vt:i4>
      </vt:variant>
      <vt:variant>
        <vt:i4>0</vt:i4>
      </vt:variant>
      <vt:variant>
        <vt:i4>5</vt:i4>
      </vt:variant>
      <vt:variant>
        <vt:lpwstr/>
      </vt:variant>
      <vt:variant>
        <vt:lpwstr>_Toc122190837</vt:lpwstr>
      </vt:variant>
      <vt:variant>
        <vt:i4>1507378</vt:i4>
      </vt:variant>
      <vt:variant>
        <vt:i4>296</vt:i4>
      </vt:variant>
      <vt:variant>
        <vt:i4>0</vt:i4>
      </vt:variant>
      <vt:variant>
        <vt:i4>5</vt:i4>
      </vt:variant>
      <vt:variant>
        <vt:lpwstr/>
      </vt:variant>
      <vt:variant>
        <vt:lpwstr>_Toc122190836</vt:lpwstr>
      </vt:variant>
      <vt:variant>
        <vt:i4>1507378</vt:i4>
      </vt:variant>
      <vt:variant>
        <vt:i4>290</vt:i4>
      </vt:variant>
      <vt:variant>
        <vt:i4>0</vt:i4>
      </vt:variant>
      <vt:variant>
        <vt:i4>5</vt:i4>
      </vt:variant>
      <vt:variant>
        <vt:lpwstr/>
      </vt:variant>
      <vt:variant>
        <vt:lpwstr>_Toc122190835</vt:lpwstr>
      </vt:variant>
      <vt:variant>
        <vt:i4>1507378</vt:i4>
      </vt:variant>
      <vt:variant>
        <vt:i4>284</vt:i4>
      </vt:variant>
      <vt:variant>
        <vt:i4>0</vt:i4>
      </vt:variant>
      <vt:variant>
        <vt:i4>5</vt:i4>
      </vt:variant>
      <vt:variant>
        <vt:lpwstr/>
      </vt:variant>
      <vt:variant>
        <vt:lpwstr>_Toc122190834</vt:lpwstr>
      </vt:variant>
      <vt:variant>
        <vt:i4>1507378</vt:i4>
      </vt:variant>
      <vt:variant>
        <vt:i4>278</vt:i4>
      </vt:variant>
      <vt:variant>
        <vt:i4>0</vt:i4>
      </vt:variant>
      <vt:variant>
        <vt:i4>5</vt:i4>
      </vt:variant>
      <vt:variant>
        <vt:lpwstr/>
      </vt:variant>
      <vt:variant>
        <vt:lpwstr>_Toc122190833</vt:lpwstr>
      </vt:variant>
      <vt:variant>
        <vt:i4>1507378</vt:i4>
      </vt:variant>
      <vt:variant>
        <vt:i4>272</vt:i4>
      </vt:variant>
      <vt:variant>
        <vt:i4>0</vt:i4>
      </vt:variant>
      <vt:variant>
        <vt:i4>5</vt:i4>
      </vt:variant>
      <vt:variant>
        <vt:lpwstr/>
      </vt:variant>
      <vt:variant>
        <vt:lpwstr>_Toc122190832</vt:lpwstr>
      </vt:variant>
      <vt:variant>
        <vt:i4>1507378</vt:i4>
      </vt:variant>
      <vt:variant>
        <vt:i4>266</vt:i4>
      </vt:variant>
      <vt:variant>
        <vt:i4>0</vt:i4>
      </vt:variant>
      <vt:variant>
        <vt:i4>5</vt:i4>
      </vt:variant>
      <vt:variant>
        <vt:lpwstr/>
      </vt:variant>
      <vt:variant>
        <vt:lpwstr>_Toc122190831</vt:lpwstr>
      </vt:variant>
      <vt:variant>
        <vt:i4>1507378</vt:i4>
      </vt:variant>
      <vt:variant>
        <vt:i4>260</vt:i4>
      </vt:variant>
      <vt:variant>
        <vt:i4>0</vt:i4>
      </vt:variant>
      <vt:variant>
        <vt:i4>5</vt:i4>
      </vt:variant>
      <vt:variant>
        <vt:lpwstr/>
      </vt:variant>
      <vt:variant>
        <vt:lpwstr>_Toc122190830</vt:lpwstr>
      </vt:variant>
      <vt:variant>
        <vt:i4>1441842</vt:i4>
      </vt:variant>
      <vt:variant>
        <vt:i4>254</vt:i4>
      </vt:variant>
      <vt:variant>
        <vt:i4>0</vt:i4>
      </vt:variant>
      <vt:variant>
        <vt:i4>5</vt:i4>
      </vt:variant>
      <vt:variant>
        <vt:lpwstr/>
      </vt:variant>
      <vt:variant>
        <vt:lpwstr>_Toc122190829</vt:lpwstr>
      </vt:variant>
      <vt:variant>
        <vt:i4>1441842</vt:i4>
      </vt:variant>
      <vt:variant>
        <vt:i4>248</vt:i4>
      </vt:variant>
      <vt:variant>
        <vt:i4>0</vt:i4>
      </vt:variant>
      <vt:variant>
        <vt:i4>5</vt:i4>
      </vt:variant>
      <vt:variant>
        <vt:lpwstr/>
      </vt:variant>
      <vt:variant>
        <vt:lpwstr>_Toc122190828</vt:lpwstr>
      </vt:variant>
      <vt:variant>
        <vt:i4>1441842</vt:i4>
      </vt:variant>
      <vt:variant>
        <vt:i4>242</vt:i4>
      </vt:variant>
      <vt:variant>
        <vt:i4>0</vt:i4>
      </vt:variant>
      <vt:variant>
        <vt:i4>5</vt:i4>
      </vt:variant>
      <vt:variant>
        <vt:lpwstr/>
      </vt:variant>
      <vt:variant>
        <vt:lpwstr>_Toc122190827</vt:lpwstr>
      </vt:variant>
      <vt:variant>
        <vt:i4>1441842</vt:i4>
      </vt:variant>
      <vt:variant>
        <vt:i4>236</vt:i4>
      </vt:variant>
      <vt:variant>
        <vt:i4>0</vt:i4>
      </vt:variant>
      <vt:variant>
        <vt:i4>5</vt:i4>
      </vt:variant>
      <vt:variant>
        <vt:lpwstr/>
      </vt:variant>
      <vt:variant>
        <vt:lpwstr>_Toc122190826</vt:lpwstr>
      </vt:variant>
      <vt:variant>
        <vt:i4>1441842</vt:i4>
      </vt:variant>
      <vt:variant>
        <vt:i4>230</vt:i4>
      </vt:variant>
      <vt:variant>
        <vt:i4>0</vt:i4>
      </vt:variant>
      <vt:variant>
        <vt:i4>5</vt:i4>
      </vt:variant>
      <vt:variant>
        <vt:lpwstr/>
      </vt:variant>
      <vt:variant>
        <vt:lpwstr>_Toc122190825</vt:lpwstr>
      </vt:variant>
      <vt:variant>
        <vt:i4>1441842</vt:i4>
      </vt:variant>
      <vt:variant>
        <vt:i4>224</vt:i4>
      </vt:variant>
      <vt:variant>
        <vt:i4>0</vt:i4>
      </vt:variant>
      <vt:variant>
        <vt:i4>5</vt:i4>
      </vt:variant>
      <vt:variant>
        <vt:lpwstr/>
      </vt:variant>
      <vt:variant>
        <vt:lpwstr>_Toc122190824</vt:lpwstr>
      </vt:variant>
      <vt:variant>
        <vt:i4>1441842</vt:i4>
      </vt:variant>
      <vt:variant>
        <vt:i4>218</vt:i4>
      </vt:variant>
      <vt:variant>
        <vt:i4>0</vt:i4>
      </vt:variant>
      <vt:variant>
        <vt:i4>5</vt:i4>
      </vt:variant>
      <vt:variant>
        <vt:lpwstr/>
      </vt:variant>
      <vt:variant>
        <vt:lpwstr>_Toc122190823</vt:lpwstr>
      </vt:variant>
      <vt:variant>
        <vt:i4>1441842</vt:i4>
      </vt:variant>
      <vt:variant>
        <vt:i4>212</vt:i4>
      </vt:variant>
      <vt:variant>
        <vt:i4>0</vt:i4>
      </vt:variant>
      <vt:variant>
        <vt:i4>5</vt:i4>
      </vt:variant>
      <vt:variant>
        <vt:lpwstr/>
      </vt:variant>
      <vt:variant>
        <vt:lpwstr>_Toc122190822</vt:lpwstr>
      </vt:variant>
      <vt:variant>
        <vt:i4>1441842</vt:i4>
      </vt:variant>
      <vt:variant>
        <vt:i4>206</vt:i4>
      </vt:variant>
      <vt:variant>
        <vt:i4>0</vt:i4>
      </vt:variant>
      <vt:variant>
        <vt:i4>5</vt:i4>
      </vt:variant>
      <vt:variant>
        <vt:lpwstr/>
      </vt:variant>
      <vt:variant>
        <vt:lpwstr>_Toc122190821</vt:lpwstr>
      </vt:variant>
      <vt:variant>
        <vt:i4>1441842</vt:i4>
      </vt:variant>
      <vt:variant>
        <vt:i4>200</vt:i4>
      </vt:variant>
      <vt:variant>
        <vt:i4>0</vt:i4>
      </vt:variant>
      <vt:variant>
        <vt:i4>5</vt:i4>
      </vt:variant>
      <vt:variant>
        <vt:lpwstr/>
      </vt:variant>
      <vt:variant>
        <vt:lpwstr>_Toc122190820</vt:lpwstr>
      </vt:variant>
      <vt:variant>
        <vt:i4>1376306</vt:i4>
      </vt:variant>
      <vt:variant>
        <vt:i4>194</vt:i4>
      </vt:variant>
      <vt:variant>
        <vt:i4>0</vt:i4>
      </vt:variant>
      <vt:variant>
        <vt:i4>5</vt:i4>
      </vt:variant>
      <vt:variant>
        <vt:lpwstr/>
      </vt:variant>
      <vt:variant>
        <vt:lpwstr>_Toc122190819</vt:lpwstr>
      </vt:variant>
      <vt:variant>
        <vt:i4>1376306</vt:i4>
      </vt:variant>
      <vt:variant>
        <vt:i4>188</vt:i4>
      </vt:variant>
      <vt:variant>
        <vt:i4>0</vt:i4>
      </vt:variant>
      <vt:variant>
        <vt:i4>5</vt:i4>
      </vt:variant>
      <vt:variant>
        <vt:lpwstr/>
      </vt:variant>
      <vt:variant>
        <vt:lpwstr>_Toc122190818</vt:lpwstr>
      </vt:variant>
      <vt:variant>
        <vt:i4>1376306</vt:i4>
      </vt:variant>
      <vt:variant>
        <vt:i4>182</vt:i4>
      </vt:variant>
      <vt:variant>
        <vt:i4>0</vt:i4>
      </vt:variant>
      <vt:variant>
        <vt:i4>5</vt:i4>
      </vt:variant>
      <vt:variant>
        <vt:lpwstr/>
      </vt:variant>
      <vt:variant>
        <vt:lpwstr>_Toc122190817</vt:lpwstr>
      </vt:variant>
      <vt:variant>
        <vt:i4>1376306</vt:i4>
      </vt:variant>
      <vt:variant>
        <vt:i4>176</vt:i4>
      </vt:variant>
      <vt:variant>
        <vt:i4>0</vt:i4>
      </vt:variant>
      <vt:variant>
        <vt:i4>5</vt:i4>
      </vt:variant>
      <vt:variant>
        <vt:lpwstr/>
      </vt:variant>
      <vt:variant>
        <vt:lpwstr>_Toc122190816</vt:lpwstr>
      </vt:variant>
      <vt:variant>
        <vt:i4>1376306</vt:i4>
      </vt:variant>
      <vt:variant>
        <vt:i4>170</vt:i4>
      </vt:variant>
      <vt:variant>
        <vt:i4>0</vt:i4>
      </vt:variant>
      <vt:variant>
        <vt:i4>5</vt:i4>
      </vt:variant>
      <vt:variant>
        <vt:lpwstr/>
      </vt:variant>
      <vt:variant>
        <vt:lpwstr>_Toc122190815</vt:lpwstr>
      </vt:variant>
      <vt:variant>
        <vt:i4>1376306</vt:i4>
      </vt:variant>
      <vt:variant>
        <vt:i4>164</vt:i4>
      </vt:variant>
      <vt:variant>
        <vt:i4>0</vt:i4>
      </vt:variant>
      <vt:variant>
        <vt:i4>5</vt:i4>
      </vt:variant>
      <vt:variant>
        <vt:lpwstr/>
      </vt:variant>
      <vt:variant>
        <vt:lpwstr>_Toc122190814</vt:lpwstr>
      </vt:variant>
      <vt:variant>
        <vt:i4>1376306</vt:i4>
      </vt:variant>
      <vt:variant>
        <vt:i4>158</vt:i4>
      </vt:variant>
      <vt:variant>
        <vt:i4>0</vt:i4>
      </vt:variant>
      <vt:variant>
        <vt:i4>5</vt:i4>
      </vt:variant>
      <vt:variant>
        <vt:lpwstr/>
      </vt:variant>
      <vt:variant>
        <vt:lpwstr>_Toc122190813</vt:lpwstr>
      </vt:variant>
      <vt:variant>
        <vt:i4>1376306</vt:i4>
      </vt:variant>
      <vt:variant>
        <vt:i4>152</vt:i4>
      </vt:variant>
      <vt:variant>
        <vt:i4>0</vt:i4>
      </vt:variant>
      <vt:variant>
        <vt:i4>5</vt:i4>
      </vt:variant>
      <vt:variant>
        <vt:lpwstr/>
      </vt:variant>
      <vt:variant>
        <vt:lpwstr>_Toc122190812</vt:lpwstr>
      </vt:variant>
      <vt:variant>
        <vt:i4>1376306</vt:i4>
      </vt:variant>
      <vt:variant>
        <vt:i4>146</vt:i4>
      </vt:variant>
      <vt:variant>
        <vt:i4>0</vt:i4>
      </vt:variant>
      <vt:variant>
        <vt:i4>5</vt:i4>
      </vt:variant>
      <vt:variant>
        <vt:lpwstr/>
      </vt:variant>
      <vt:variant>
        <vt:lpwstr>_Toc122190811</vt:lpwstr>
      </vt:variant>
      <vt:variant>
        <vt:i4>1376306</vt:i4>
      </vt:variant>
      <vt:variant>
        <vt:i4>140</vt:i4>
      </vt:variant>
      <vt:variant>
        <vt:i4>0</vt:i4>
      </vt:variant>
      <vt:variant>
        <vt:i4>5</vt:i4>
      </vt:variant>
      <vt:variant>
        <vt:lpwstr/>
      </vt:variant>
      <vt:variant>
        <vt:lpwstr>_Toc122190810</vt:lpwstr>
      </vt:variant>
      <vt:variant>
        <vt:i4>1310770</vt:i4>
      </vt:variant>
      <vt:variant>
        <vt:i4>134</vt:i4>
      </vt:variant>
      <vt:variant>
        <vt:i4>0</vt:i4>
      </vt:variant>
      <vt:variant>
        <vt:i4>5</vt:i4>
      </vt:variant>
      <vt:variant>
        <vt:lpwstr/>
      </vt:variant>
      <vt:variant>
        <vt:lpwstr>_Toc122190809</vt:lpwstr>
      </vt:variant>
      <vt:variant>
        <vt:i4>1310770</vt:i4>
      </vt:variant>
      <vt:variant>
        <vt:i4>128</vt:i4>
      </vt:variant>
      <vt:variant>
        <vt:i4>0</vt:i4>
      </vt:variant>
      <vt:variant>
        <vt:i4>5</vt:i4>
      </vt:variant>
      <vt:variant>
        <vt:lpwstr/>
      </vt:variant>
      <vt:variant>
        <vt:lpwstr>_Toc122190808</vt:lpwstr>
      </vt:variant>
      <vt:variant>
        <vt:i4>1310770</vt:i4>
      </vt:variant>
      <vt:variant>
        <vt:i4>122</vt:i4>
      </vt:variant>
      <vt:variant>
        <vt:i4>0</vt:i4>
      </vt:variant>
      <vt:variant>
        <vt:i4>5</vt:i4>
      </vt:variant>
      <vt:variant>
        <vt:lpwstr/>
      </vt:variant>
      <vt:variant>
        <vt:lpwstr>_Toc122190807</vt:lpwstr>
      </vt:variant>
      <vt:variant>
        <vt:i4>1310770</vt:i4>
      </vt:variant>
      <vt:variant>
        <vt:i4>116</vt:i4>
      </vt:variant>
      <vt:variant>
        <vt:i4>0</vt:i4>
      </vt:variant>
      <vt:variant>
        <vt:i4>5</vt:i4>
      </vt:variant>
      <vt:variant>
        <vt:lpwstr/>
      </vt:variant>
      <vt:variant>
        <vt:lpwstr>_Toc122190806</vt:lpwstr>
      </vt:variant>
      <vt:variant>
        <vt:i4>1310770</vt:i4>
      </vt:variant>
      <vt:variant>
        <vt:i4>110</vt:i4>
      </vt:variant>
      <vt:variant>
        <vt:i4>0</vt:i4>
      </vt:variant>
      <vt:variant>
        <vt:i4>5</vt:i4>
      </vt:variant>
      <vt:variant>
        <vt:lpwstr/>
      </vt:variant>
      <vt:variant>
        <vt:lpwstr>_Toc122190805</vt:lpwstr>
      </vt:variant>
      <vt:variant>
        <vt:i4>1310770</vt:i4>
      </vt:variant>
      <vt:variant>
        <vt:i4>104</vt:i4>
      </vt:variant>
      <vt:variant>
        <vt:i4>0</vt:i4>
      </vt:variant>
      <vt:variant>
        <vt:i4>5</vt:i4>
      </vt:variant>
      <vt:variant>
        <vt:lpwstr/>
      </vt:variant>
      <vt:variant>
        <vt:lpwstr>_Toc122190804</vt:lpwstr>
      </vt:variant>
      <vt:variant>
        <vt:i4>1310770</vt:i4>
      </vt:variant>
      <vt:variant>
        <vt:i4>98</vt:i4>
      </vt:variant>
      <vt:variant>
        <vt:i4>0</vt:i4>
      </vt:variant>
      <vt:variant>
        <vt:i4>5</vt:i4>
      </vt:variant>
      <vt:variant>
        <vt:lpwstr/>
      </vt:variant>
      <vt:variant>
        <vt:lpwstr>_Toc122190803</vt:lpwstr>
      </vt:variant>
      <vt:variant>
        <vt:i4>1310770</vt:i4>
      </vt:variant>
      <vt:variant>
        <vt:i4>92</vt:i4>
      </vt:variant>
      <vt:variant>
        <vt:i4>0</vt:i4>
      </vt:variant>
      <vt:variant>
        <vt:i4>5</vt:i4>
      </vt:variant>
      <vt:variant>
        <vt:lpwstr/>
      </vt:variant>
      <vt:variant>
        <vt:lpwstr>_Toc122190802</vt:lpwstr>
      </vt:variant>
      <vt:variant>
        <vt:i4>1310770</vt:i4>
      </vt:variant>
      <vt:variant>
        <vt:i4>86</vt:i4>
      </vt:variant>
      <vt:variant>
        <vt:i4>0</vt:i4>
      </vt:variant>
      <vt:variant>
        <vt:i4>5</vt:i4>
      </vt:variant>
      <vt:variant>
        <vt:lpwstr/>
      </vt:variant>
      <vt:variant>
        <vt:lpwstr>_Toc122190801</vt:lpwstr>
      </vt:variant>
      <vt:variant>
        <vt:i4>1310770</vt:i4>
      </vt:variant>
      <vt:variant>
        <vt:i4>80</vt:i4>
      </vt:variant>
      <vt:variant>
        <vt:i4>0</vt:i4>
      </vt:variant>
      <vt:variant>
        <vt:i4>5</vt:i4>
      </vt:variant>
      <vt:variant>
        <vt:lpwstr/>
      </vt:variant>
      <vt:variant>
        <vt:lpwstr>_Toc122190800</vt:lpwstr>
      </vt:variant>
      <vt:variant>
        <vt:i4>1900605</vt:i4>
      </vt:variant>
      <vt:variant>
        <vt:i4>74</vt:i4>
      </vt:variant>
      <vt:variant>
        <vt:i4>0</vt:i4>
      </vt:variant>
      <vt:variant>
        <vt:i4>5</vt:i4>
      </vt:variant>
      <vt:variant>
        <vt:lpwstr/>
      </vt:variant>
      <vt:variant>
        <vt:lpwstr>_Toc122190799</vt:lpwstr>
      </vt:variant>
      <vt:variant>
        <vt:i4>1900605</vt:i4>
      </vt:variant>
      <vt:variant>
        <vt:i4>68</vt:i4>
      </vt:variant>
      <vt:variant>
        <vt:i4>0</vt:i4>
      </vt:variant>
      <vt:variant>
        <vt:i4>5</vt:i4>
      </vt:variant>
      <vt:variant>
        <vt:lpwstr/>
      </vt:variant>
      <vt:variant>
        <vt:lpwstr>_Toc122190798</vt:lpwstr>
      </vt:variant>
      <vt:variant>
        <vt:i4>1900605</vt:i4>
      </vt:variant>
      <vt:variant>
        <vt:i4>62</vt:i4>
      </vt:variant>
      <vt:variant>
        <vt:i4>0</vt:i4>
      </vt:variant>
      <vt:variant>
        <vt:i4>5</vt:i4>
      </vt:variant>
      <vt:variant>
        <vt:lpwstr/>
      </vt:variant>
      <vt:variant>
        <vt:lpwstr>_Toc122190797</vt:lpwstr>
      </vt:variant>
      <vt:variant>
        <vt:i4>1900605</vt:i4>
      </vt:variant>
      <vt:variant>
        <vt:i4>56</vt:i4>
      </vt:variant>
      <vt:variant>
        <vt:i4>0</vt:i4>
      </vt:variant>
      <vt:variant>
        <vt:i4>5</vt:i4>
      </vt:variant>
      <vt:variant>
        <vt:lpwstr/>
      </vt:variant>
      <vt:variant>
        <vt:lpwstr>_Toc122190796</vt:lpwstr>
      </vt:variant>
      <vt:variant>
        <vt:i4>1900605</vt:i4>
      </vt:variant>
      <vt:variant>
        <vt:i4>50</vt:i4>
      </vt:variant>
      <vt:variant>
        <vt:i4>0</vt:i4>
      </vt:variant>
      <vt:variant>
        <vt:i4>5</vt:i4>
      </vt:variant>
      <vt:variant>
        <vt:lpwstr/>
      </vt:variant>
      <vt:variant>
        <vt:lpwstr>_Toc122190795</vt:lpwstr>
      </vt:variant>
      <vt:variant>
        <vt:i4>1900605</vt:i4>
      </vt:variant>
      <vt:variant>
        <vt:i4>44</vt:i4>
      </vt:variant>
      <vt:variant>
        <vt:i4>0</vt:i4>
      </vt:variant>
      <vt:variant>
        <vt:i4>5</vt:i4>
      </vt:variant>
      <vt:variant>
        <vt:lpwstr/>
      </vt:variant>
      <vt:variant>
        <vt:lpwstr>_Toc122190794</vt:lpwstr>
      </vt:variant>
      <vt:variant>
        <vt:i4>1900605</vt:i4>
      </vt:variant>
      <vt:variant>
        <vt:i4>38</vt:i4>
      </vt:variant>
      <vt:variant>
        <vt:i4>0</vt:i4>
      </vt:variant>
      <vt:variant>
        <vt:i4>5</vt:i4>
      </vt:variant>
      <vt:variant>
        <vt:lpwstr/>
      </vt:variant>
      <vt:variant>
        <vt:lpwstr>_Toc122190793</vt:lpwstr>
      </vt:variant>
      <vt:variant>
        <vt:i4>1900605</vt:i4>
      </vt:variant>
      <vt:variant>
        <vt:i4>32</vt:i4>
      </vt:variant>
      <vt:variant>
        <vt:i4>0</vt:i4>
      </vt:variant>
      <vt:variant>
        <vt:i4>5</vt:i4>
      </vt:variant>
      <vt:variant>
        <vt:lpwstr/>
      </vt:variant>
      <vt:variant>
        <vt:lpwstr>_Toc122190792</vt:lpwstr>
      </vt:variant>
      <vt:variant>
        <vt:i4>1900605</vt:i4>
      </vt:variant>
      <vt:variant>
        <vt:i4>26</vt:i4>
      </vt:variant>
      <vt:variant>
        <vt:i4>0</vt:i4>
      </vt:variant>
      <vt:variant>
        <vt:i4>5</vt:i4>
      </vt:variant>
      <vt:variant>
        <vt:lpwstr/>
      </vt:variant>
      <vt:variant>
        <vt:lpwstr>_Toc122190791</vt:lpwstr>
      </vt:variant>
      <vt:variant>
        <vt:i4>1900605</vt:i4>
      </vt:variant>
      <vt:variant>
        <vt:i4>20</vt:i4>
      </vt:variant>
      <vt:variant>
        <vt:i4>0</vt:i4>
      </vt:variant>
      <vt:variant>
        <vt:i4>5</vt:i4>
      </vt:variant>
      <vt:variant>
        <vt:lpwstr/>
      </vt:variant>
      <vt:variant>
        <vt:lpwstr>_Toc122190790</vt:lpwstr>
      </vt:variant>
      <vt:variant>
        <vt:i4>1835069</vt:i4>
      </vt:variant>
      <vt:variant>
        <vt:i4>14</vt:i4>
      </vt:variant>
      <vt:variant>
        <vt:i4>0</vt:i4>
      </vt:variant>
      <vt:variant>
        <vt:i4>5</vt:i4>
      </vt:variant>
      <vt:variant>
        <vt:lpwstr/>
      </vt:variant>
      <vt:variant>
        <vt:lpwstr>_Toc122190789</vt:lpwstr>
      </vt:variant>
      <vt:variant>
        <vt:i4>1835069</vt:i4>
      </vt:variant>
      <vt:variant>
        <vt:i4>8</vt:i4>
      </vt:variant>
      <vt:variant>
        <vt:i4>0</vt:i4>
      </vt:variant>
      <vt:variant>
        <vt:i4>5</vt:i4>
      </vt:variant>
      <vt:variant>
        <vt:lpwstr/>
      </vt:variant>
      <vt:variant>
        <vt:lpwstr>_Toc122190788</vt:lpwstr>
      </vt:variant>
      <vt:variant>
        <vt:i4>1835069</vt:i4>
      </vt:variant>
      <vt:variant>
        <vt:i4>2</vt:i4>
      </vt:variant>
      <vt:variant>
        <vt:i4>0</vt:i4>
      </vt:variant>
      <vt:variant>
        <vt:i4>5</vt:i4>
      </vt:variant>
      <vt:variant>
        <vt:lpwstr/>
      </vt:variant>
      <vt:variant>
        <vt:lpwstr>_Toc122190787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Araújo</dc:creator>
  <cp:keywords/>
  <cp:lastModifiedBy>Luís Araújo</cp:lastModifiedBy>
  <cp:revision>1258</cp:revision>
  <cp:lastPrinted>2020-09-24T02:56:00Z</cp:lastPrinted>
  <dcterms:created xsi:type="dcterms:W3CDTF">2021-10-09T08:26:00Z</dcterms:created>
  <dcterms:modified xsi:type="dcterms:W3CDTF">2022-12-20T15:34:00Z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TC100763239990</vt:lpwstr>
  </property>
  <property fmtid="{D5CDD505-2E9C-101B-9397-08002B2CF9AE}" pid="3" name="ContentTypeId">
    <vt:lpwstr>0x0101007C622BF758ADA34A9FC9998BF75A6681</vt:lpwstr>
  </property>
  <property fmtid="{D5CDD505-2E9C-101B-9397-08002B2CF9AE}" pid="4" name="Mendeley Document_1">
    <vt:lpwstr>True</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2093b9c3-6e0c-33b5-a86a-678119b64f23</vt:lpwstr>
  </property>
</Properties>
</file>